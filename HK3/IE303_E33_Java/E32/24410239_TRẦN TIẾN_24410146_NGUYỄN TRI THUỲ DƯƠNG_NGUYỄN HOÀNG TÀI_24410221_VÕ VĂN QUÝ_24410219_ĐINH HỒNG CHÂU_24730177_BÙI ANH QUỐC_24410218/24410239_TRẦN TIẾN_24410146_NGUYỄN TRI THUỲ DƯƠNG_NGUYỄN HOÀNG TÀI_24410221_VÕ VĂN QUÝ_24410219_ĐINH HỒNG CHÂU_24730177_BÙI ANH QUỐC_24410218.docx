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678B5" w14:textId="77777777" w:rsidR="006F3120" w:rsidRPr="006D4348" w:rsidRDefault="006F3120" w:rsidP="006F3120">
      <w:pPr>
        <w:jc w:val="center"/>
        <w:rPr>
          <w:ins w:id="0" w:author="Bùi Anh Quốc" w:date="2025-08-02T15:29:00Z"/>
          <w:rFonts w:ascii="Times New Roman" w:eastAsia="Times New Roman" w:hAnsi="Times New Roman" w:cs="Times New Roman"/>
          <w:b/>
          <w:bCs/>
          <w:sz w:val="32"/>
          <w:szCs w:val="32"/>
        </w:rPr>
      </w:pPr>
      <w:ins w:id="1" w:author="Bùi Anh Quốc" w:date="2025-08-02T15:29:00Z">
        <w:r w:rsidRPr="006D4348">
          <w:rPr>
            <w:rFonts w:ascii="Times New Roman" w:eastAsia="Times New Roman" w:hAnsi="Times New Roman" w:cs="Times New Roman"/>
            <w:b/>
            <w:bCs/>
            <w:sz w:val="32"/>
            <w:szCs w:val="32"/>
          </w:rPr>
          <w:t xml:space="preserve">CỘNG HÒA XÃ HỘI CHỦ NGHĨA VIỆT NAM  </w:t>
        </w:r>
      </w:ins>
    </w:p>
    <w:p w14:paraId="0D02C03C" w14:textId="1847A662" w:rsidR="006F3120" w:rsidRPr="006D4348" w:rsidRDefault="006F3120" w:rsidP="006F3120">
      <w:pPr>
        <w:jc w:val="center"/>
        <w:rPr>
          <w:ins w:id="2" w:author="Bùi Anh Quốc" w:date="2025-08-02T15:29:00Z"/>
          <w:rFonts w:ascii="Times New Roman" w:eastAsia="Times New Roman" w:hAnsi="Times New Roman" w:cs="Times New Roman"/>
          <w:b/>
          <w:bCs/>
          <w:sz w:val="32"/>
          <w:szCs w:val="32"/>
          <w:u w:val="single"/>
          <w:rPrChange w:id="3" w:author="Bùi Anh Quốc" w:date="2025-08-02T15:45:00Z">
            <w:rPr>
              <w:ins w:id="4" w:author="Bùi Anh Quốc" w:date="2025-08-02T15:29:00Z"/>
              <w:rFonts w:ascii="Times New Roman" w:eastAsia="Times New Roman" w:hAnsi="Times New Roman" w:cs="Times New Roman"/>
              <w:b/>
              <w:bCs/>
              <w:sz w:val="32"/>
              <w:szCs w:val="32"/>
            </w:rPr>
          </w:rPrChange>
        </w:rPr>
      </w:pPr>
      <w:ins w:id="5" w:author="Bùi Anh Quốc" w:date="2025-08-02T15:29:00Z">
        <w:r w:rsidRPr="006D4348">
          <w:rPr>
            <w:rFonts w:ascii="Times New Roman" w:eastAsia="Times New Roman" w:hAnsi="Times New Roman" w:cs="Times New Roman"/>
            <w:b/>
            <w:bCs/>
            <w:sz w:val="32"/>
            <w:szCs w:val="32"/>
            <w:u w:val="single"/>
            <w:rPrChange w:id="6" w:author="Bùi Anh Quốc" w:date="2025-08-02T15:45:00Z">
              <w:rPr>
                <w:rFonts w:ascii="Times New Roman" w:eastAsia="Times New Roman" w:hAnsi="Times New Roman" w:cs="Times New Roman"/>
                <w:b/>
                <w:bCs/>
                <w:sz w:val="32"/>
                <w:szCs w:val="32"/>
              </w:rPr>
            </w:rPrChange>
          </w:rPr>
          <w:t>Độc lập – Tự do – Hạnh phúc</w:t>
        </w:r>
      </w:ins>
    </w:p>
    <w:p w14:paraId="0FC6CCCE" w14:textId="77777777" w:rsidR="006F3120" w:rsidRPr="006D4348" w:rsidRDefault="006F3120" w:rsidP="006F3120">
      <w:pPr>
        <w:jc w:val="center"/>
        <w:rPr>
          <w:ins w:id="7" w:author="Bùi Anh Quốc" w:date="2025-08-02T15:29:00Z"/>
          <w:rFonts w:ascii="Times New Roman" w:eastAsia="Times New Roman" w:hAnsi="Times New Roman" w:cs="Times New Roman"/>
          <w:b/>
          <w:bCs/>
          <w:sz w:val="32"/>
          <w:szCs w:val="32"/>
        </w:rPr>
      </w:pPr>
    </w:p>
    <w:p w14:paraId="63DC923F" w14:textId="7D24EF71" w:rsidR="005437A2" w:rsidRPr="006D4348" w:rsidRDefault="005437A2">
      <w:pPr>
        <w:jc w:val="center"/>
        <w:rPr>
          <w:ins w:id="8" w:author="Bùi Anh Quốc" w:date="2025-08-02T15:16:00Z"/>
          <w:rFonts w:ascii="Times New Roman" w:eastAsia="Times New Roman" w:hAnsi="Times New Roman" w:cs="Times New Roman"/>
          <w:b/>
          <w:bCs/>
          <w:sz w:val="32"/>
          <w:szCs w:val="32"/>
          <w:rPrChange w:id="9" w:author="Bùi Anh Quốc" w:date="2025-08-02T15:45:00Z">
            <w:rPr>
              <w:ins w:id="10" w:author="Bùi Anh Quốc" w:date="2025-08-02T15:16:00Z"/>
              <w:rFonts w:eastAsia="Times New Roman"/>
            </w:rPr>
          </w:rPrChange>
        </w:rPr>
        <w:pPrChange w:id="11" w:author="Bùi Anh Quốc" w:date="2025-08-02T15:19:00Z">
          <w:pPr>
            <w:pStyle w:val="Heading1"/>
            <w:spacing w:after="0" w:line="360" w:lineRule="auto"/>
            <w:jc w:val="both"/>
          </w:pPr>
        </w:pPrChange>
      </w:pPr>
      <w:ins w:id="12" w:author="Bùi Anh Quốc" w:date="2025-08-02T15:16:00Z">
        <w:r w:rsidRPr="006D4348">
          <w:rPr>
            <w:rFonts w:ascii="Times New Roman" w:eastAsia="Times New Roman" w:hAnsi="Times New Roman" w:cs="Times New Roman"/>
            <w:b/>
            <w:bCs/>
            <w:sz w:val="32"/>
            <w:szCs w:val="32"/>
            <w:rPrChange w:id="13" w:author="Bùi Anh Quốc" w:date="2025-08-02T15:45:00Z">
              <w:rPr>
                <w:rFonts w:eastAsia="Times New Roman"/>
              </w:rPr>
            </w:rPrChange>
          </w:rPr>
          <w:t>ĐẠI HỌC QUỐC GIA TP. HỒ CHÍ MINH</w:t>
        </w:r>
      </w:ins>
    </w:p>
    <w:p w14:paraId="1FE35D6B" w14:textId="2CABA5D7" w:rsidR="005437A2" w:rsidRPr="006D4348" w:rsidRDefault="005437A2">
      <w:pPr>
        <w:jc w:val="center"/>
        <w:rPr>
          <w:ins w:id="14" w:author="Bùi Anh Quốc" w:date="2025-08-02T15:16:00Z"/>
          <w:rFonts w:ascii="Times New Roman" w:eastAsia="Times New Roman" w:hAnsi="Times New Roman" w:cs="Times New Roman"/>
          <w:b/>
          <w:bCs/>
          <w:sz w:val="32"/>
          <w:szCs w:val="32"/>
          <w:rPrChange w:id="15" w:author="Bùi Anh Quốc" w:date="2025-08-02T15:45:00Z">
            <w:rPr>
              <w:ins w:id="16" w:author="Bùi Anh Quốc" w:date="2025-08-02T15:16:00Z"/>
              <w:rFonts w:eastAsia="Times New Roman"/>
            </w:rPr>
          </w:rPrChange>
        </w:rPr>
        <w:pPrChange w:id="17" w:author="Bùi Anh Quốc" w:date="2025-08-02T15:19:00Z">
          <w:pPr>
            <w:pStyle w:val="Heading1"/>
            <w:spacing w:after="0" w:line="360" w:lineRule="auto"/>
            <w:jc w:val="both"/>
          </w:pPr>
        </w:pPrChange>
      </w:pPr>
      <w:ins w:id="18" w:author="Bùi Anh Quốc" w:date="2025-08-02T15:16:00Z">
        <w:r w:rsidRPr="006D4348">
          <w:rPr>
            <w:rFonts w:ascii="Times New Roman" w:eastAsia="Times New Roman" w:hAnsi="Times New Roman" w:cs="Times New Roman"/>
            <w:b/>
            <w:bCs/>
            <w:sz w:val="32"/>
            <w:szCs w:val="32"/>
            <w:rPrChange w:id="19" w:author="Bùi Anh Quốc" w:date="2025-08-02T15:45:00Z">
              <w:rPr>
                <w:rFonts w:eastAsia="Times New Roman"/>
              </w:rPr>
            </w:rPrChange>
          </w:rPr>
          <w:t>TRƯỜNG ĐẠI HỌC CÔNG NGHỆ THÔNG TIN</w:t>
        </w:r>
      </w:ins>
    </w:p>
    <w:p w14:paraId="7083A63D" w14:textId="5005E8F2" w:rsidR="005437A2" w:rsidRPr="006D4348" w:rsidRDefault="005437A2">
      <w:pPr>
        <w:jc w:val="center"/>
        <w:rPr>
          <w:ins w:id="20" w:author="Bùi Anh Quốc" w:date="2025-08-02T15:16:00Z"/>
          <w:rFonts w:ascii="Times New Roman" w:eastAsia="Times New Roman" w:hAnsi="Times New Roman" w:cs="Times New Roman"/>
          <w:rPrChange w:id="21" w:author="Bùi Anh Quốc" w:date="2025-08-02T15:45:00Z">
            <w:rPr>
              <w:ins w:id="22" w:author="Bùi Anh Quốc" w:date="2025-08-02T15:16:00Z"/>
              <w:rFonts w:eastAsia="Times New Roman"/>
            </w:rPr>
          </w:rPrChange>
        </w:rPr>
        <w:pPrChange w:id="23" w:author="Bùi Anh Quốc" w:date="2025-08-02T15:19:00Z">
          <w:pPr>
            <w:pStyle w:val="Heading1"/>
            <w:spacing w:after="0" w:line="360" w:lineRule="auto"/>
            <w:jc w:val="both"/>
          </w:pPr>
        </w:pPrChange>
      </w:pPr>
      <w:ins w:id="24" w:author="Bùi Anh Quốc" w:date="2025-08-02T15:16:00Z">
        <w:r w:rsidRPr="006D4348">
          <w:rPr>
            <w:rFonts w:ascii="Times New Roman" w:eastAsia="Times New Roman" w:hAnsi="Times New Roman" w:cs="Times New Roman"/>
            <w:b/>
            <w:bCs/>
            <w:sz w:val="32"/>
            <w:szCs w:val="32"/>
            <w:rPrChange w:id="25" w:author="Bùi Anh Quốc" w:date="2025-08-02T15:45:00Z">
              <w:rPr>
                <w:rFonts w:eastAsia="Times New Roman"/>
              </w:rPr>
            </w:rPrChange>
          </w:rPr>
          <w:t>KHOA CÔNG NGHỆ THÔNG TIN</w:t>
        </w:r>
      </w:ins>
    </w:p>
    <w:p w14:paraId="058D603C" w14:textId="77777777" w:rsidR="005437A2" w:rsidRPr="006D4348" w:rsidRDefault="005437A2">
      <w:pPr>
        <w:rPr>
          <w:ins w:id="26" w:author="Bùi Anh Quốc" w:date="2025-08-02T15:16:00Z"/>
          <w:rFonts w:ascii="Times New Roman" w:eastAsia="Times New Roman" w:hAnsi="Times New Roman" w:cs="Times New Roman"/>
          <w:rPrChange w:id="27" w:author="Bùi Anh Quốc" w:date="2025-08-02T15:45:00Z">
            <w:rPr>
              <w:ins w:id="28" w:author="Bùi Anh Quốc" w:date="2025-08-02T15:16:00Z"/>
              <w:rFonts w:eastAsia="Times New Roman"/>
            </w:rPr>
          </w:rPrChange>
        </w:rPr>
        <w:pPrChange w:id="29" w:author="Bùi Anh Quốc" w:date="2025-08-02T15:17:00Z">
          <w:pPr>
            <w:pStyle w:val="Heading1"/>
            <w:spacing w:after="0" w:line="360" w:lineRule="auto"/>
            <w:jc w:val="both"/>
          </w:pPr>
        </w:pPrChange>
      </w:pPr>
    </w:p>
    <w:p w14:paraId="1AA81198" w14:textId="467A8AD6" w:rsidR="006F3120" w:rsidRPr="006D4348" w:rsidRDefault="005437A2">
      <w:pPr>
        <w:rPr>
          <w:ins w:id="30" w:author="Bùi Anh Quốc" w:date="2025-08-02T15:23:00Z"/>
          <w:rFonts w:ascii="Times New Roman" w:eastAsia="Times New Roman" w:hAnsi="Times New Roman" w:cs="Times New Roman"/>
          <w:rPrChange w:id="31" w:author="Bùi Anh Quốc" w:date="2025-08-02T15:45:00Z">
            <w:rPr>
              <w:ins w:id="32" w:author="Bùi Anh Quốc" w:date="2025-08-02T15:23:00Z"/>
              <w:rFonts w:ascii="Times New Roman" w:eastAsia="Times New Roman" w:hAnsi="Times New Roman" w:cs="Times New Roman"/>
              <w:b/>
              <w:bCs/>
              <w:sz w:val="26"/>
              <w:szCs w:val="26"/>
            </w:rPr>
          </w:rPrChange>
        </w:rPr>
        <w:pPrChange w:id="33" w:author="Bùi Anh Quốc" w:date="2025-08-02T15:29:00Z">
          <w:pPr>
            <w:jc w:val="center"/>
          </w:pPr>
        </w:pPrChange>
      </w:pPr>
      <w:ins w:id="34" w:author="Bùi Anh Quốc" w:date="2025-08-02T15:17:00Z">
        <w:r w:rsidRPr="006D4348">
          <w:rPr>
            <w:rFonts w:ascii="Times New Roman" w:eastAsia="Times New Roman" w:hAnsi="Times New Roman" w:cs="Times New Roman"/>
            <w:rPrChange w:id="35" w:author="Bùi Anh Quốc" w:date="2025-08-02T15:45:00Z">
              <w:rPr>
                <w:rFonts w:eastAsia="Times New Roman"/>
              </w:rPr>
            </w:rPrChange>
          </w:rPr>
          <w:t xml:space="preserve">         </w:t>
        </w:r>
      </w:ins>
    </w:p>
    <w:p w14:paraId="6EBA118A" w14:textId="77777777" w:rsidR="006F3120" w:rsidRPr="006D4348" w:rsidRDefault="006F3120" w:rsidP="006F3120">
      <w:pPr>
        <w:jc w:val="center"/>
        <w:rPr>
          <w:ins w:id="36" w:author="Bùi Anh Quốc" w:date="2025-08-02T15:23:00Z"/>
          <w:rFonts w:ascii="Times New Roman" w:eastAsia="Times New Roman" w:hAnsi="Times New Roman" w:cs="Times New Roman"/>
          <w:b/>
          <w:bCs/>
          <w:sz w:val="26"/>
          <w:szCs w:val="26"/>
        </w:rPr>
      </w:pPr>
    </w:p>
    <w:p w14:paraId="743B091B" w14:textId="4639DFC6" w:rsidR="002E13C1" w:rsidRPr="006D4348" w:rsidRDefault="002E13C1">
      <w:pPr>
        <w:ind w:left="426"/>
        <w:rPr>
          <w:ins w:id="37" w:author="Bùi Anh Quốc" w:date="2025-08-02T15:34:00Z"/>
          <w:rFonts w:ascii="Times New Roman" w:eastAsia="Times New Roman" w:hAnsi="Times New Roman" w:cs="Times New Roman"/>
          <w:b/>
          <w:bCs/>
          <w:sz w:val="26"/>
          <w:szCs w:val="26"/>
        </w:rPr>
        <w:pPrChange w:id="38" w:author="Bùi Anh Quốc" w:date="2025-08-02T15:36:00Z">
          <w:pPr/>
        </w:pPrChange>
      </w:pPr>
      <w:ins w:id="39" w:author="Bùi Anh Quốc" w:date="2025-08-02T15:34:00Z">
        <w:r w:rsidRPr="006D4348">
          <w:rPr>
            <w:rFonts w:ascii="Times New Roman" w:eastAsia="Times New Roman" w:hAnsi="Times New Roman" w:cs="Times New Roman"/>
            <w:b/>
            <w:bCs/>
            <w:sz w:val="26"/>
            <w:szCs w:val="26"/>
          </w:rPr>
          <w:t xml:space="preserve">TRẦN TIẾN            </w:t>
        </w:r>
        <w:r w:rsidRPr="006D4348">
          <w:rPr>
            <w:rFonts w:ascii="Times New Roman" w:eastAsia="Times New Roman" w:hAnsi="Times New Roman" w:cs="Times New Roman"/>
            <w:b/>
            <w:bCs/>
            <w:sz w:val="26"/>
            <w:szCs w:val="26"/>
          </w:rPr>
          <w:tab/>
        </w:r>
        <w:r w:rsidRPr="006D4348">
          <w:rPr>
            <w:rFonts w:ascii="Times New Roman" w:eastAsia="Times New Roman" w:hAnsi="Times New Roman" w:cs="Times New Roman"/>
            <w:b/>
            <w:bCs/>
            <w:sz w:val="26"/>
            <w:szCs w:val="26"/>
          </w:rPr>
          <w:tab/>
        </w:r>
        <w:r w:rsidRPr="006D4348">
          <w:rPr>
            <w:rFonts w:ascii="Times New Roman" w:eastAsia="Times New Roman" w:hAnsi="Times New Roman" w:cs="Times New Roman"/>
            <w:b/>
            <w:bCs/>
            <w:sz w:val="26"/>
            <w:szCs w:val="26"/>
          </w:rPr>
          <w:tab/>
        </w:r>
      </w:ins>
      <w:ins w:id="40" w:author="Bùi Anh Quốc" w:date="2025-08-02T15:36:00Z">
        <w:r w:rsidRPr="006D4348">
          <w:rPr>
            <w:rFonts w:ascii="Times New Roman" w:eastAsia="Times New Roman" w:hAnsi="Times New Roman" w:cs="Times New Roman"/>
            <w:b/>
            <w:bCs/>
            <w:sz w:val="26"/>
            <w:szCs w:val="26"/>
          </w:rPr>
          <w:tab/>
        </w:r>
      </w:ins>
      <w:ins w:id="41" w:author="Bùi Anh Quốc" w:date="2025-08-02T15:34:00Z">
        <w:r w:rsidRPr="006D4348">
          <w:rPr>
            <w:rFonts w:ascii="Times New Roman" w:eastAsia="Times New Roman" w:hAnsi="Times New Roman" w:cs="Times New Roman"/>
            <w:b/>
            <w:bCs/>
            <w:sz w:val="26"/>
            <w:szCs w:val="26"/>
          </w:rPr>
          <w:t>24410239</w:t>
        </w:r>
      </w:ins>
    </w:p>
    <w:p w14:paraId="17D95536" w14:textId="706BBA69" w:rsidR="002E13C1" w:rsidRPr="006D4348" w:rsidRDefault="002E13C1">
      <w:pPr>
        <w:ind w:left="426"/>
        <w:rPr>
          <w:ins w:id="42" w:author="Bùi Anh Quốc" w:date="2025-08-02T15:34:00Z"/>
          <w:rFonts w:ascii="Times New Roman" w:eastAsia="Times New Roman" w:hAnsi="Times New Roman" w:cs="Times New Roman"/>
          <w:b/>
          <w:bCs/>
          <w:sz w:val="26"/>
          <w:szCs w:val="26"/>
        </w:rPr>
        <w:pPrChange w:id="43" w:author="Bùi Anh Quốc" w:date="2025-08-02T15:36:00Z">
          <w:pPr/>
        </w:pPrChange>
      </w:pPr>
      <w:ins w:id="44" w:author="Bùi Anh Quốc" w:date="2025-08-02T15:34:00Z">
        <w:r w:rsidRPr="006D4348">
          <w:rPr>
            <w:rFonts w:ascii="Times New Roman" w:eastAsia="Times New Roman" w:hAnsi="Times New Roman" w:cs="Times New Roman"/>
            <w:b/>
            <w:bCs/>
            <w:sz w:val="26"/>
            <w:szCs w:val="26"/>
          </w:rPr>
          <w:t>NGUYỄN TRI THUỶ DƯƠNG</w:t>
        </w:r>
        <w:r w:rsidRPr="006D4348">
          <w:rPr>
            <w:rFonts w:ascii="Times New Roman" w:eastAsia="Times New Roman" w:hAnsi="Times New Roman" w:cs="Times New Roman"/>
            <w:b/>
            <w:bCs/>
            <w:sz w:val="26"/>
            <w:szCs w:val="26"/>
          </w:rPr>
          <w:tab/>
          <w:t xml:space="preserve"> </w:t>
        </w:r>
      </w:ins>
      <w:ins w:id="45" w:author="Bùi Anh Quốc" w:date="2025-08-02T15:35:00Z">
        <w:r w:rsidRPr="006D4348">
          <w:rPr>
            <w:rFonts w:ascii="Times New Roman" w:eastAsia="Times New Roman" w:hAnsi="Times New Roman" w:cs="Times New Roman"/>
            <w:b/>
            <w:bCs/>
            <w:sz w:val="26"/>
            <w:szCs w:val="26"/>
          </w:rPr>
          <w:tab/>
        </w:r>
      </w:ins>
      <w:ins w:id="46" w:author="Bùi Anh Quốc" w:date="2025-08-02T15:34:00Z">
        <w:r w:rsidRPr="006D4348">
          <w:rPr>
            <w:rFonts w:ascii="Times New Roman" w:eastAsia="Times New Roman" w:hAnsi="Times New Roman" w:cs="Times New Roman"/>
            <w:b/>
            <w:bCs/>
            <w:sz w:val="26"/>
            <w:szCs w:val="26"/>
          </w:rPr>
          <w:t>24410146</w:t>
        </w:r>
      </w:ins>
    </w:p>
    <w:p w14:paraId="07A6AA99" w14:textId="354A7CA2" w:rsidR="002E13C1" w:rsidRPr="006D4348" w:rsidRDefault="002E13C1">
      <w:pPr>
        <w:ind w:left="426"/>
        <w:rPr>
          <w:ins w:id="47" w:author="Bùi Anh Quốc" w:date="2025-08-02T15:34:00Z"/>
          <w:rFonts w:ascii="Times New Roman" w:eastAsia="Times New Roman" w:hAnsi="Times New Roman" w:cs="Times New Roman"/>
          <w:b/>
          <w:bCs/>
          <w:sz w:val="26"/>
          <w:szCs w:val="26"/>
        </w:rPr>
        <w:pPrChange w:id="48" w:author="Bùi Anh Quốc" w:date="2025-08-02T15:36:00Z">
          <w:pPr/>
        </w:pPrChange>
      </w:pPr>
      <w:ins w:id="49" w:author="Bùi Anh Quốc" w:date="2025-08-02T15:34:00Z">
        <w:r w:rsidRPr="006D4348">
          <w:rPr>
            <w:rFonts w:ascii="Times New Roman" w:eastAsia="Times New Roman" w:hAnsi="Times New Roman" w:cs="Times New Roman"/>
            <w:b/>
            <w:bCs/>
            <w:sz w:val="26"/>
            <w:szCs w:val="26"/>
          </w:rPr>
          <w:t xml:space="preserve">NGUYỄN HOÀNG TÀI      </w:t>
        </w:r>
        <w:r w:rsidRPr="006D4348">
          <w:rPr>
            <w:rFonts w:ascii="Times New Roman" w:eastAsia="Times New Roman" w:hAnsi="Times New Roman" w:cs="Times New Roman"/>
            <w:b/>
            <w:bCs/>
            <w:sz w:val="26"/>
            <w:szCs w:val="26"/>
          </w:rPr>
          <w:tab/>
        </w:r>
        <w:r w:rsidRPr="006D4348">
          <w:rPr>
            <w:rFonts w:ascii="Times New Roman" w:eastAsia="Times New Roman" w:hAnsi="Times New Roman" w:cs="Times New Roman"/>
            <w:b/>
            <w:bCs/>
            <w:sz w:val="26"/>
            <w:szCs w:val="26"/>
          </w:rPr>
          <w:tab/>
        </w:r>
      </w:ins>
      <w:ins w:id="50" w:author="Bùi Anh Quốc" w:date="2025-08-02T15:36:00Z">
        <w:r w:rsidRPr="006D4348">
          <w:rPr>
            <w:rFonts w:ascii="Times New Roman" w:eastAsia="Times New Roman" w:hAnsi="Times New Roman" w:cs="Times New Roman"/>
            <w:b/>
            <w:bCs/>
            <w:sz w:val="26"/>
            <w:szCs w:val="26"/>
          </w:rPr>
          <w:tab/>
        </w:r>
      </w:ins>
      <w:ins w:id="51" w:author="Bùi Anh Quốc" w:date="2025-08-02T15:34:00Z">
        <w:r w:rsidRPr="006D4348">
          <w:rPr>
            <w:rFonts w:ascii="Times New Roman" w:eastAsia="Times New Roman" w:hAnsi="Times New Roman" w:cs="Times New Roman"/>
            <w:b/>
            <w:bCs/>
            <w:sz w:val="26"/>
            <w:szCs w:val="26"/>
          </w:rPr>
          <w:t>24410221</w:t>
        </w:r>
      </w:ins>
    </w:p>
    <w:p w14:paraId="1FEB68FB" w14:textId="059C1431" w:rsidR="002E13C1" w:rsidRPr="006D4348" w:rsidRDefault="002E13C1">
      <w:pPr>
        <w:ind w:left="426"/>
        <w:rPr>
          <w:ins w:id="52" w:author="Bùi Anh Quốc" w:date="2025-08-02T15:34:00Z"/>
          <w:rFonts w:ascii="Times New Roman" w:eastAsia="Times New Roman" w:hAnsi="Times New Roman" w:cs="Times New Roman"/>
          <w:b/>
          <w:bCs/>
          <w:sz w:val="26"/>
          <w:szCs w:val="26"/>
        </w:rPr>
        <w:pPrChange w:id="53" w:author="Bùi Anh Quốc" w:date="2025-08-02T15:36:00Z">
          <w:pPr/>
        </w:pPrChange>
      </w:pPr>
      <w:ins w:id="54" w:author="Bùi Anh Quốc" w:date="2025-08-02T15:34:00Z">
        <w:r w:rsidRPr="006D4348">
          <w:rPr>
            <w:rFonts w:ascii="Times New Roman" w:eastAsia="Times New Roman" w:hAnsi="Times New Roman" w:cs="Times New Roman"/>
            <w:b/>
            <w:bCs/>
            <w:sz w:val="26"/>
            <w:szCs w:val="26"/>
          </w:rPr>
          <w:t xml:space="preserve">VÕ VĂN QUÝ            </w:t>
        </w:r>
        <w:r w:rsidRPr="006D4348">
          <w:rPr>
            <w:rFonts w:ascii="Times New Roman" w:eastAsia="Times New Roman" w:hAnsi="Times New Roman" w:cs="Times New Roman"/>
            <w:b/>
            <w:bCs/>
            <w:sz w:val="26"/>
            <w:szCs w:val="26"/>
          </w:rPr>
          <w:tab/>
        </w:r>
        <w:r w:rsidRPr="006D4348">
          <w:rPr>
            <w:rFonts w:ascii="Times New Roman" w:eastAsia="Times New Roman" w:hAnsi="Times New Roman" w:cs="Times New Roman"/>
            <w:b/>
            <w:bCs/>
            <w:sz w:val="26"/>
            <w:szCs w:val="26"/>
          </w:rPr>
          <w:tab/>
        </w:r>
        <w:r w:rsidRPr="006D4348">
          <w:rPr>
            <w:rFonts w:ascii="Times New Roman" w:eastAsia="Times New Roman" w:hAnsi="Times New Roman" w:cs="Times New Roman"/>
            <w:b/>
            <w:bCs/>
            <w:sz w:val="26"/>
            <w:szCs w:val="26"/>
          </w:rPr>
          <w:tab/>
        </w:r>
      </w:ins>
      <w:ins w:id="55" w:author="Bùi Anh Quốc" w:date="2025-08-02T15:36:00Z">
        <w:r w:rsidRPr="006D4348">
          <w:rPr>
            <w:rFonts w:ascii="Times New Roman" w:eastAsia="Times New Roman" w:hAnsi="Times New Roman" w:cs="Times New Roman"/>
            <w:b/>
            <w:bCs/>
            <w:sz w:val="26"/>
            <w:szCs w:val="26"/>
          </w:rPr>
          <w:tab/>
        </w:r>
      </w:ins>
      <w:ins w:id="56" w:author="Bùi Anh Quốc" w:date="2025-08-02T15:34:00Z">
        <w:r w:rsidRPr="006D4348">
          <w:rPr>
            <w:rFonts w:ascii="Times New Roman" w:eastAsia="Times New Roman" w:hAnsi="Times New Roman" w:cs="Times New Roman"/>
            <w:b/>
            <w:bCs/>
            <w:sz w:val="26"/>
            <w:szCs w:val="26"/>
          </w:rPr>
          <w:t>24410219</w:t>
        </w:r>
      </w:ins>
    </w:p>
    <w:p w14:paraId="25271DE8" w14:textId="6AA3D747" w:rsidR="002E13C1" w:rsidRPr="006D4348" w:rsidRDefault="002E13C1">
      <w:pPr>
        <w:ind w:left="426"/>
        <w:rPr>
          <w:ins w:id="57" w:author="Bùi Anh Quốc" w:date="2025-08-02T15:34:00Z"/>
          <w:rFonts w:ascii="Times New Roman" w:eastAsia="Times New Roman" w:hAnsi="Times New Roman" w:cs="Times New Roman"/>
          <w:b/>
          <w:bCs/>
          <w:sz w:val="26"/>
          <w:szCs w:val="26"/>
        </w:rPr>
        <w:pPrChange w:id="58" w:author="Bùi Anh Quốc" w:date="2025-08-02T15:36:00Z">
          <w:pPr/>
        </w:pPrChange>
      </w:pPr>
      <w:ins w:id="59" w:author="Bùi Anh Quốc" w:date="2025-08-02T15:34:00Z">
        <w:r w:rsidRPr="006D4348">
          <w:rPr>
            <w:rFonts w:ascii="Times New Roman" w:eastAsia="Times New Roman" w:hAnsi="Times New Roman" w:cs="Times New Roman"/>
            <w:b/>
            <w:bCs/>
            <w:sz w:val="26"/>
            <w:szCs w:val="26"/>
          </w:rPr>
          <w:t xml:space="preserve">ĐINH HỒNG CHÂU       </w:t>
        </w:r>
        <w:r w:rsidRPr="006D4348">
          <w:rPr>
            <w:rFonts w:ascii="Times New Roman" w:eastAsia="Times New Roman" w:hAnsi="Times New Roman" w:cs="Times New Roman"/>
            <w:b/>
            <w:bCs/>
            <w:sz w:val="26"/>
            <w:szCs w:val="26"/>
          </w:rPr>
          <w:tab/>
        </w:r>
        <w:r w:rsidRPr="006D4348">
          <w:rPr>
            <w:rFonts w:ascii="Times New Roman" w:eastAsia="Times New Roman" w:hAnsi="Times New Roman" w:cs="Times New Roman"/>
            <w:b/>
            <w:bCs/>
            <w:sz w:val="26"/>
            <w:szCs w:val="26"/>
          </w:rPr>
          <w:tab/>
          <w:t xml:space="preserve"> </w:t>
        </w:r>
      </w:ins>
      <w:ins w:id="60" w:author="Bùi Anh Quốc" w:date="2025-08-02T15:35:00Z">
        <w:r w:rsidRPr="006D4348">
          <w:rPr>
            <w:rFonts w:ascii="Times New Roman" w:eastAsia="Times New Roman" w:hAnsi="Times New Roman" w:cs="Times New Roman"/>
            <w:b/>
            <w:bCs/>
            <w:sz w:val="26"/>
            <w:szCs w:val="26"/>
          </w:rPr>
          <w:tab/>
        </w:r>
      </w:ins>
      <w:ins w:id="61" w:author="Bùi Anh Quốc" w:date="2025-08-02T15:34:00Z">
        <w:r w:rsidRPr="006D4348">
          <w:rPr>
            <w:rFonts w:ascii="Times New Roman" w:eastAsia="Times New Roman" w:hAnsi="Times New Roman" w:cs="Times New Roman"/>
            <w:b/>
            <w:bCs/>
            <w:sz w:val="26"/>
            <w:szCs w:val="26"/>
          </w:rPr>
          <w:t>24730177</w:t>
        </w:r>
      </w:ins>
    </w:p>
    <w:p w14:paraId="3CDAFA48" w14:textId="2A86BC39" w:rsidR="005437A2" w:rsidRPr="006D4348" w:rsidRDefault="002E13C1">
      <w:pPr>
        <w:ind w:left="426"/>
        <w:rPr>
          <w:ins w:id="62" w:author="Bùi Anh Quốc" w:date="2025-08-02T15:17:00Z"/>
          <w:rFonts w:ascii="Times New Roman" w:eastAsia="Times New Roman" w:hAnsi="Times New Roman" w:cs="Times New Roman"/>
          <w:rPrChange w:id="63" w:author="Bùi Anh Quốc" w:date="2025-08-02T15:45:00Z">
            <w:rPr>
              <w:ins w:id="64" w:author="Bùi Anh Quốc" w:date="2025-08-02T15:17:00Z"/>
              <w:rFonts w:eastAsia="Times New Roman"/>
            </w:rPr>
          </w:rPrChange>
        </w:rPr>
        <w:pPrChange w:id="65" w:author="Bùi Anh Quốc" w:date="2025-08-02T15:36:00Z">
          <w:pPr/>
        </w:pPrChange>
      </w:pPr>
      <w:ins w:id="66" w:author="Bùi Anh Quốc" w:date="2025-08-02T15:34:00Z">
        <w:r w:rsidRPr="006D4348">
          <w:rPr>
            <w:rFonts w:ascii="Times New Roman" w:eastAsia="Times New Roman" w:hAnsi="Times New Roman" w:cs="Times New Roman"/>
            <w:b/>
            <w:bCs/>
            <w:sz w:val="26"/>
            <w:szCs w:val="26"/>
          </w:rPr>
          <w:t xml:space="preserve">BÙI ANH QUỐC          </w:t>
        </w:r>
      </w:ins>
      <w:ins w:id="67" w:author="Bùi Anh Quốc" w:date="2025-08-02T15:35:00Z">
        <w:r w:rsidRPr="006D4348">
          <w:rPr>
            <w:rFonts w:ascii="Times New Roman" w:eastAsia="Times New Roman" w:hAnsi="Times New Roman" w:cs="Times New Roman"/>
            <w:b/>
            <w:bCs/>
            <w:sz w:val="26"/>
            <w:szCs w:val="26"/>
          </w:rPr>
          <w:tab/>
        </w:r>
        <w:r w:rsidRPr="006D4348">
          <w:rPr>
            <w:rFonts w:ascii="Times New Roman" w:eastAsia="Times New Roman" w:hAnsi="Times New Roman" w:cs="Times New Roman"/>
            <w:b/>
            <w:bCs/>
            <w:sz w:val="26"/>
            <w:szCs w:val="26"/>
          </w:rPr>
          <w:tab/>
        </w:r>
        <w:r w:rsidRPr="006D4348">
          <w:rPr>
            <w:rFonts w:ascii="Times New Roman" w:eastAsia="Times New Roman" w:hAnsi="Times New Roman" w:cs="Times New Roman"/>
            <w:b/>
            <w:bCs/>
            <w:sz w:val="26"/>
            <w:szCs w:val="26"/>
          </w:rPr>
          <w:tab/>
        </w:r>
      </w:ins>
      <w:ins w:id="68" w:author="Bùi Anh Quốc" w:date="2025-08-02T15:34:00Z">
        <w:r w:rsidRPr="006D4348">
          <w:rPr>
            <w:rFonts w:ascii="Times New Roman" w:eastAsia="Times New Roman" w:hAnsi="Times New Roman" w:cs="Times New Roman"/>
            <w:b/>
            <w:bCs/>
            <w:sz w:val="26"/>
            <w:szCs w:val="26"/>
          </w:rPr>
          <w:t>24410218</w:t>
        </w:r>
      </w:ins>
    </w:p>
    <w:p w14:paraId="77DD0512" w14:textId="77777777" w:rsidR="005437A2" w:rsidRPr="006D4348" w:rsidRDefault="005437A2" w:rsidP="005437A2">
      <w:pPr>
        <w:rPr>
          <w:ins w:id="69" w:author="Bùi Anh Quốc" w:date="2025-08-02T15:17:00Z"/>
          <w:rFonts w:ascii="Times New Roman" w:eastAsia="Times New Roman" w:hAnsi="Times New Roman" w:cs="Times New Roman"/>
          <w:rPrChange w:id="70" w:author="Bùi Anh Quốc" w:date="2025-08-02T15:45:00Z">
            <w:rPr>
              <w:ins w:id="71" w:author="Bùi Anh Quốc" w:date="2025-08-02T15:17:00Z"/>
              <w:rFonts w:eastAsia="Times New Roman"/>
            </w:rPr>
          </w:rPrChange>
        </w:rPr>
      </w:pPr>
    </w:p>
    <w:p w14:paraId="1B81C2F7" w14:textId="77777777" w:rsidR="005437A2" w:rsidRPr="006D4348" w:rsidRDefault="005437A2">
      <w:pPr>
        <w:rPr>
          <w:ins w:id="72" w:author="Bùi Anh Quốc" w:date="2025-08-02T15:16:00Z"/>
          <w:rFonts w:ascii="Times New Roman" w:eastAsia="Times New Roman" w:hAnsi="Times New Roman" w:cs="Times New Roman"/>
          <w:rPrChange w:id="73" w:author="Bùi Anh Quốc" w:date="2025-08-02T15:45:00Z">
            <w:rPr>
              <w:ins w:id="74" w:author="Bùi Anh Quốc" w:date="2025-08-02T15:16:00Z"/>
              <w:rFonts w:eastAsia="Times New Roman"/>
            </w:rPr>
          </w:rPrChange>
        </w:rPr>
        <w:pPrChange w:id="75" w:author="Bùi Anh Quốc" w:date="2025-08-02T15:17:00Z">
          <w:pPr>
            <w:pStyle w:val="Heading1"/>
            <w:spacing w:after="0" w:line="360" w:lineRule="auto"/>
            <w:jc w:val="both"/>
          </w:pPr>
        </w:pPrChange>
      </w:pPr>
    </w:p>
    <w:p w14:paraId="7559349A" w14:textId="77777777" w:rsidR="006F3120" w:rsidRPr="006D4348" w:rsidRDefault="006F3120" w:rsidP="00117F99">
      <w:pPr>
        <w:jc w:val="center"/>
        <w:rPr>
          <w:ins w:id="76" w:author="Bùi Anh Quốc" w:date="2025-08-02T15:22:00Z"/>
          <w:rFonts w:ascii="Times New Roman" w:eastAsia="Times New Roman" w:hAnsi="Times New Roman" w:cs="Times New Roman"/>
          <w:b/>
          <w:bCs/>
          <w:sz w:val="26"/>
          <w:szCs w:val="26"/>
          <w:rPrChange w:id="77" w:author="Bùi Anh Quốc" w:date="2025-08-02T15:45:00Z">
            <w:rPr>
              <w:ins w:id="78" w:author="Bùi Anh Quốc" w:date="2025-08-02T15:22:00Z"/>
              <w:rFonts w:ascii="Times New Roman" w:eastAsia="Times New Roman" w:hAnsi="Times New Roman" w:cs="Times New Roman"/>
              <w:b/>
              <w:bCs/>
            </w:rPr>
          </w:rPrChange>
        </w:rPr>
      </w:pPr>
      <w:ins w:id="79" w:author="Bùi Anh Quốc" w:date="2025-08-02T15:16:00Z">
        <w:r w:rsidRPr="006D4348">
          <w:rPr>
            <w:rFonts w:ascii="Times New Roman" w:eastAsia="Times New Roman" w:hAnsi="Times New Roman" w:cs="Times New Roman"/>
            <w:b/>
            <w:bCs/>
            <w:sz w:val="26"/>
            <w:szCs w:val="26"/>
            <w:rPrChange w:id="80" w:author="Bùi Anh Quốc" w:date="2025-08-02T15:45:00Z">
              <w:rPr>
                <w:rFonts w:ascii="Times New Roman" w:eastAsia="Times New Roman" w:hAnsi="Times New Roman" w:cs="Times New Roman"/>
                <w:b/>
                <w:bCs/>
              </w:rPr>
            </w:rPrChange>
          </w:rPr>
          <w:t>ĐỒ ÁN</w:t>
        </w:r>
      </w:ins>
      <w:ins w:id="81" w:author="Bùi Anh Quốc" w:date="2025-08-02T15:22:00Z">
        <w:r w:rsidRPr="006D4348">
          <w:rPr>
            <w:rFonts w:ascii="Times New Roman" w:eastAsia="Times New Roman" w:hAnsi="Times New Roman" w:cs="Times New Roman"/>
            <w:b/>
            <w:bCs/>
            <w:sz w:val="26"/>
            <w:szCs w:val="26"/>
            <w:rPrChange w:id="82" w:author="Bùi Anh Quốc" w:date="2025-08-02T15:45:00Z">
              <w:rPr>
                <w:rFonts w:ascii="Times New Roman" w:eastAsia="Times New Roman" w:hAnsi="Times New Roman" w:cs="Times New Roman"/>
                <w:b/>
                <w:bCs/>
              </w:rPr>
            </w:rPrChange>
          </w:rPr>
          <w:t xml:space="preserve"> </w:t>
        </w:r>
      </w:ins>
    </w:p>
    <w:p w14:paraId="3B900D3B" w14:textId="2389B7B4" w:rsidR="00117F99" w:rsidRPr="006D4348" w:rsidRDefault="006F3120" w:rsidP="00117F99">
      <w:pPr>
        <w:jc w:val="center"/>
        <w:rPr>
          <w:ins w:id="83" w:author="Bùi Anh Quốc" w:date="2025-08-02T15:20:00Z"/>
          <w:rFonts w:ascii="Times New Roman" w:eastAsia="Times New Roman" w:hAnsi="Times New Roman" w:cs="Times New Roman"/>
          <w:b/>
          <w:bCs/>
          <w:sz w:val="26"/>
          <w:szCs w:val="26"/>
          <w:rPrChange w:id="84" w:author="Bùi Anh Quốc" w:date="2025-08-02T15:45:00Z">
            <w:rPr>
              <w:ins w:id="85" w:author="Bùi Anh Quốc" w:date="2025-08-02T15:20:00Z"/>
              <w:rFonts w:ascii="Times New Roman" w:eastAsia="Times New Roman" w:hAnsi="Times New Roman" w:cs="Times New Roman"/>
              <w:b/>
              <w:bCs/>
            </w:rPr>
          </w:rPrChange>
        </w:rPr>
      </w:pPr>
      <w:ins w:id="86" w:author="Bùi Anh Quốc" w:date="2025-08-02T15:22:00Z">
        <w:r w:rsidRPr="006D4348">
          <w:rPr>
            <w:rFonts w:ascii="Times New Roman" w:eastAsia="Times New Roman" w:hAnsi="Times New Roman" w:cs="Times New Roman"/>
            <w:b/>
            <w:bCs/>
            <w:sz w:val="26"/>
            <w:szCs w:val="26"/>
            <w:rPrChange w:id="87" w:author="Bùi Anh Quốc" w:date="2025-08-02T15:45:00Z">
              <w:rPr>
                <w:rFonts w:ascii="Times New Roman" w:eastAsia="Times New Roman" w:hAnsi="Times New Roman" w:cs="Times New Roman"/>
                <w:b/>
                <w:bCs/>
              </w:rPr>
            </w:rPrChange>
          </w:rPr>
          <w:t>TÌM HIỂU HỆ THỐNG QUY TRÌNH NGHIỆP VỤ</w:t>
        </w:r>
      </w:ins>
    </w:p>
    <w:p w14:paraId="10841310" w14:textId="5C9B80E0" w:rsidR="005437A2" w:rsidRPr="006D4348" w:rsidRDefault="006F3120" w:rsidP="00117F99">
      <w:pPr>
        <w:jc w:val="center"/>
        <w:rPr>
          <w:ins w:id="88" w:author="Bùi Anh Quốc" w:date="2025-08-02T15:20:00Z"/>
          <w:rFonts w:ascii="Times New Roman" w:eastAsia="Times New Roman" w:hAnsi="Times New Roman" w:cs="Times New Roman"/>
          <w:b/>
          <w:bCs/>
          <w:sz w:val="26"/>
          <w:szCs w:val="26"/>
          <w:rPrChange w:id="89" w:author="Bùi Anh Quốc" w:date="2025-08-02T15:45:00Z">
            <w:rPr>
              <w:ins w:id="90" w:author="Bùi Anh Quốc" w:date="2025-08-02T15:20:00Z"/>
              <w:rFonts w:ascii="Times New Roman" w:eastAsia="Times New Roman" w:hAnsi="Times New Roman" w:cs="Times New Roman"/>
              <w:b/>
              <w:bCs/>
            </w:rPr>
          </w:rPrChange>
        </w:rPr>
      </w:pPr>
      <w:ins w:id="91" w:author="Bùi Anh Quốc" w:date="2025-08-02T15:20:00Z">
        <w:r w:rsidRPr="006D4348">
          <w:rPr>
            <w:rFonts w:ascii="Times New Roman" w:eastAsia="Times New Roman" w:hAnsi="Times New Roman" w:cs="Times New Roman"/>
            <w:b/>
            <w:bCs/>
            <w:sz w:val="26"/>
            <w:szCs w:val="26"/>
            <w:rPrChange w:id="92" w:author="Bùi Anh Quốc" w:date="2025-08-02T15:45:00Z">
              <w:rPr>
                <w:rFonts w:ascii="Times New Roman" w:eastAsia="Times New Roman" w:hAnsi="Times New Roman" w:cs="Times New Roman"/>
                <w:b/>
                <w:bCs/>
              </w:rPr>
            </w:rPrChange>
          </w:rPr>
          <w:t>CÔNG TY: CÔNG TY CỔ PHẦN THƯƠNG MẠI - DỊCH VỤ PHONG VŨ</w:t>
        </w:r>
      </w:ins>
    </w:p>
    <w:p w14:paraId="1082EB55" w14:textId="63F4EED0" w:rsidR="006F3120" w:rsidRPr="006D4348" w:rsidRDefault="006F3120" w:rsidP="006F3120">
      <w:pPr>
        <w:jc w:val="center"/>
        <w:rPr>
          <w:ins w:id="93" w:author="Bùi Anh Quốc" w:date="2025-08-02T15:23:00Z"/>
          <w:rFonts w:ascii="Times New Roman" w:eastAsia="Times New Roman" w:hAnsi="Times New Roman" w:cs="Times New Roman"/>
          <w:b/>
          <w:bCs/>
        </w:rPr>
      </w:pPr>
      <w:ins w:id="94" w:author="Bùi Anh Quốc" w:date="2025-08-02T15:20:00Z">
        <w:r w:rsidRPr="006D4348">
          <w:rPr>
            <w:rFonts w:ascii="Times New Roman" w:eastAsia="Times New Roman" w:hAnsi="Times New Roman" w:cs="Times New Roman"/>
            <w:b/>
            <w:bCs/>
            <w:sz w:val="26"/>
            <w:szCs w:val="26"/>
            <w:rPrChange w:id="95" w:author="Bùi Anh Quốc" w:date="2025-08-02T15:45:00Z">
              <w:rPr>
                <w:rFonts w:ascii="Times New Roman" w:eastAsia="Times New Roman" w:hAnsi="Times New Roman" w:cs="Times New Roman"/>
                <w:b/>
                <w:bCs/>
              </w:rPr>
            </w:rPrChange>
          </w:rPr>
          <w:t>L</w:t>
        </w:r>
      </w:ins>
      <w:ins w:id="96" w:author="Bùi Anh Quốc" w:date="2025-08-02T15:21:00Z">
        <w:r w:rsidRPr="006D4348">
          <w:rPr>
            <w:rFonts w:ascii="Times New Roman" w:eastAsia="Times New Roman" w:hAnsi="Times New Roman" w:cs="Times New Roman"/>
            <w:b/>
            <w:bCs/>
            <w:sz w:val="26"/>
            <w:szCs w:val="26"/>
            <w:rPrChange w:id="97" w:author="Bùi Anh Quốc" w:date="2025-08-02T15:45:00Z">
              <w:rPr>
                <w:rFonts w:ascii="Times New Roman" w:eastAsia="Times New Roman" w:hAnsi="Times New Roman" w:cs="Times New Roman"/>
                <w:b/>
                <w:bCs/>
              </w:rPr>
            </w:rPrChange>
          </w:rPr>
          <w:t>ĨNH VỰC: BÁN LẺ CÁC SẢN PHẨM CÔNG NGHỆ THÔNG TIN</w:t>
        </w:r>
      </w:ins>
    </w:p>
    <w:p w14:paraId="3007A7CA" w14:textId="77777777" w:rsidR="006F3120" w:rsidRPr="006D4348" w:rsidRDefault="006F3120" w:rsidP="006F3120">
      <w:pPr>
        <w:jc w:val="center"/>
        <w:rPr>
          <w:ins w:id="98" w:author="Bùi Anh Quốc" w:date="2025-08-02T15:23:00Z"/>
          <w:rFonts w:ascii="Times New Roman" w:eastAsia="Times New Roman" w:hAnsi="Times New Roman" w:cs="Times New Roman"/>
          <w:b/>
          <w:bCs/>
        </w:rPr>
      </w:pPr>
    </w:p>
    <w:p w14:paraId="5284C276" w14:textId="77777777" w:rsidR="006F3120" w:rsidRPr="006D4348" w:rsidRDefault="006F3120" w:rsidP="006F3120">
      <w:pPr>
        <w:jc w:val="center"/>
        <w:rPr>
          <w:ins w:id="99" w:author="Bùi Anh Quốc" w:date="2025-08-02T15:23:00Z"/>
          <w:rFonts w:ascii="Times New Roman" w:eastAsia="Times New Roman" w:hAnsi="Times New Roman" w:cs="Times New Roman"/>
          <w:b/>
          <w:bCs/>
        </w:rPr>
      </w:pPr>
    </w:p>
    <w:p w14:paraId="7B900E99" w14:textId="77777777" w:rsidR="002E13C1" w:rsidRPr="006D4348" w:rsidRDefault="002E13C1" w:rsidP="006F3120">
      <w:pPr>
        <w:jc w:val="center"/>
        <w:rPr>
          <w:ins w:id="100" w:author="Bùi Anh Quốc" w:date="2025-08-02T15:37:00Z"/>
          <w:rFonts w:ascii="Times New Roman" w:eastAsia="Times New Roman" w:hAnsi="Times New Roman" w:cs="Times New Roman"/>
          <w:b/>
          <w:bCs/>
        </w:rPr>
      </w:pPr>
    </w:p>
    <w:p w14:paraId="14E91A85" w14:textId="608CF0C0" w:rsidR="005437A2" w:rsidRPr="006D4348" w:rsidRDefault="005437A2">
      <w:pPr>
        <w:jc w:val="center"/>
        <w:rPr>
          <w:ins w:id="101" w:author="Bùi Anh Quốc" w:date="2025-08-02T15:15:00Z"/>
          <w:rFonts w:ascii="Times New Roman" w:eastAsia="Times New Roman" w:hAnsi="Times New Roman" w:cs="Times New Roman"/>
          <w:rPrChange w:id="102" w:author="Bùi Anh Quốc" w:date="2025-08-02T15:45:00Z">
            <w:rPr>
              <w:ins w:id="103" w:author="Bùi Anh Quốc" w:date="2025-08-02T15:15:00Z"/>
              <w:rFonts w:ascii="Times New Roman" w:eastAsia="Times New Roman" w:hAnsi="Times New Roman" w:cs="Times New Roman"/>
              <w:b/>
              <w:bCs/>
              <w:sz w:val="40"/>
              <w:szCs w:val="40"/>
            </w:rPr>
          </w:rPrChange>
        </w:rPr>
        <w:pPrChange w:id="104" w:author="Bùi Anh Quốc" w:date="2025-08-02T15:23:00Z">
          <w:pPr/>
        </w:pPrChange>
      </w:pPr>
      <w:ins w:id="105" w:author="Bùi Anh Quốc" w:date="2025-08-02T15:16:00Z">
        <w:r w:rsidRPr="006D4348">
          <w:rPr>
            <w:rFonts w:ascii="Times New Roman" w:eastAsia="Times New Roman" w:hAnsi="Times New Roman" w:cs="Times New Roman"/>
            <w:b/>
            <w:bCs/>
            <w:rPrChange w:id="106" w:author="Bùi Anh Quốc" w:date="2025-08-02T15:45:00Z">
              <w:rPr>
                <w:rFonts w:eastAsia="Times New Roman"/>
              </w:rPr>
            </w:rPrChange>
          </w:rPr>
          <w:t>TP. HỒ CHÍ MINH, 2025</w:t>
        </w:r>
      </w:ins>
    </w:p>
    <w:customXmlInsRangeStart w:id="107" w:author="Bùi Anh Quốc" w:date="2025-08-02T15:44:00Z"/>
    <w:sdt>
      <w:sdtPr>
        <w:rPr>
          <w:rFonts w:ascii="Times New Roman" w:eastAsiaTheme="minorEastAsia" w:hAnsi="Times New Roman" w:cs="Times New Roman"/>
          <w:color w:val="auto"/>
          <w:sz w:val="24"/>
          <w:szCs w:val="24"/>
          <w:lang w:eastAsia="ja-JP"/>
        </w:rPr>
        <w:id w:val="-1143653606"/>
        <w:docPartObj>
          <w:docPartGallery w:val="Table of Contents"/>
          <w:docPartUnique/>
        </w:docPartObj>
      </w:sdtPr>
      <w:sdtEndPr>
        <w:rPr>
          <w:b/>
          <w:bCs/>
          <w:noProof/>
        </w:rPr>
      </w:sdtEndPr>
      <w:sdtContent>
        <w:customXmlInsRangeEnd w:id="107"/>
        <w:p w14:paraId="6FB4CEED" w14:textId="28CCE806" w:rsidR="006D4348" w:rsidRPr="00157A75" w:rsidRDefault="006D4348">
          <w:pPr>
            <w:pStyle w:val="TOCHeading"/>
            <w:jc w:val="center"/>
            <w:rPr>
              <w:ins w:id="108" w:author="Bùi Anh Quốc" w:date="2025-08-02T15:44:00Z"/>
              <w:rFonts w:ascii="Times New Roman" w:hAnsi="Times New Roman" w:cs="Times New Roman"/>
              <w:b/>
              <w:bCs/>
              <w:color w:val="auto"/>
              <w:sz w:val="26"/>
              <w:szCs w:val="26"/>
              <w:rPrChange w:id="109" w:author="Bùi Anh Quốc" w:date="2025-08-02T15:48:00Z">
                <w:rPr>
                  <w:ins w:id="110" w:author="Bùi Anh Quốc" w:date="2025-08-02T15:44:00Z"/>
                </w:rPr>
              </w:rPrChange>
            </w:rPr>
            <w:pPrChange w:id="111" w:author="Bùi Anh Quốc" w:date="2025-08-02T15:45:00Z">
              <w:pPr>
                <w:pStyle w:val="TOCHeading"/>
              </w:pPr>
            </w:pPrChange>
          </w:pPr>
          <w:ins w:id="112" w:author="Bùi Anh Quốc" w:date="2025-08-02T15:44:00Z">
            <w:r w:rsidRPr="00157A75">
              <w:rPr>
                <w:rFonts w:ascii="Times New Roman" w:hAnsi="Times New Roman" w:cs="Times New Roman"/>
                <w:b/>
                <w:bCs/>
                <w:color w:val="auto"/>
                <w:sz w:val="26"/>
                <w:szCs w:val="26"/>
                <w:rPrChange w:id="113" w:author="Bùi Anh Quốc" w:date="2025-08-02T15:48:00Z">
                  <w:rPr/>
                </w:rPrChange>
              </w:rPr>
              <w:t>Mục Lục</w:t>
            </w:r>
          </w:ins>
        </w:p>
        <w:p w14:paraId="316109A5" w14:textId="5F86758D" w:rsidR="00EE1F8D" w:rsidRDefault="006D4348">
          <w:pPr>
            <w:pStyle w:val="TOC1"/>
            <w:tabs>
              <w:tab w:val="right" w:leader="dot" w:pos="9350"/>
            </w:tabs>
            <w:rPr>
              <w:ins w:id="114" w:author="Bùi Anh Quốc" w:date="2025-08-03T10:12:00Z"/>
              <w:rFonts w:cstheme="minorBidi"/>
              <w:noProof/>
            </w:rPr>
          </w:pPr>
          <w:ins w:id="115" w:author="Bùi Anh Quốc" w:date="2025-08-02T15:44:00Z">
            <w:r w:rsidRPr="00157A75">
              <w:rPr>
                <w:rFonts w:ascii="Times New Roman" w:hAnsi="Times New Roman"/>
                <w:sz w:val="26"/>
                <w:szCs w:val="26"/>
                <w:rPrChange w:id="116" w:author="Bùi Anh Quốc" w:date="2025-08-02T15:48:00Z">
                  <w:rPr/>
                </w:rPrChange>
              </w:rPr>
              <w:fldChar w:fldCharType="begin"/>
            </w:r>
            <w:r w:rsidRPr="00157A75">
              <w:rPr>
                <w:rFonts w:ascii="Times New Roman" w:hAnsi="Times New Roman"/>
                <w:sz w:val="26"/>
                <w:szCs w:val="26"/>
                <w:rPrChange w:id="117" w:author="Bùi Anh Quốc" w:date="2025-08-02T15:48:00Z">
                  <w:rPr/>
                </w:rPrChange>
              </w:rPr>
              <w:instrText xml:space="preserve"> TOC \o "1-3" \h \z \u </w:instrText>
            </w:r>
            <w:r w:rsidRPr="00157A75">
              <w:rPr>
                <w:rFonts w:ascii="Times New Roman" w:hAnsi="Times New Roman"/>
                <w:sz w:val="26"/>
                <w:szCs w:val="26"/>
                <w:rPrChange w:id="118" w:author="Bùi Anh Quốc" w:date="2025-08-02T15:48:00Z">
                  <w:rPr>
                    <w:rFonts w:cstheme="minorBidi"/>
                    <w:b/>
                    <w:bCs/>
                    <w:noProof/>
                    <w:sz w:val="24"/>
                    <w:szCs w:val="24"/>
                    <w:lang w:eastAsia="ja-JP"/>
                  </w:rPr>
                </w:rPrChange>
              </w:rPr>
              <w:fldChar w:fldCharType="separate"/>
            </w:r>
          </w:ins>
          <w:ins w:id="119" w:author="Bùi Anh Quốc" w:date="2025-08-03T10:12:00Z">
            <w:r w:rsidR="00EE1F8D" w:rsidRPr="007B7367">
              <w:rPr>
                <w:rStyle w:val="Hyperlink"/>
                <w:noProof/>
              </w:rPr>
              <w:fldChar w:fldCharType="begin"/>
            </w:r>
            <w:r w:rsidR="00EE1F8D" w:rsidRPr="007B7367">
              <w:rPr>
                <w:rStyle w:val="Hyperlink"/>
                <w:noProof/>
              </w:rPr>
              <w:instrText xml:space="preserve"> </w:instrText>
            </w:r>
            <w:r w:rsidR="00EE1F8D">
              <w:rPr>
                <w:noProof/>
              </w:rPr>
              <w:instrText>HYPERLINK \l "_Toc205108387"</w:instrText>
            </w:r>
            <w:r w:rsidR="00EE1F8D" w:rsidRPr="007B7367">
              <w:rPr>
                <w:rStyle w:val="Hyperlink"/>
                <w:noProof/>
              </w:rPr>
              <w:instrText xml:space="preserve"> </w:instrText>
            </w:r>
            <w:r w:rsidR="00EE1F8D" w:rsidRPr="007B7367">
              <w:rPr>
                <w:rStyle w:val="Hyperlink"/>
                <w:noProof/>
              </w:rPr>
            </w:r>
            <w:r w:rsidR="00EE1F8D" w:rsidRPr="007B7367">
              <w:rPr>
                <w:rStyle w:val="Hyperlink"/>
                <w:noProof/>
              </w:rPr>
              <w:fldChar w:fldCharType="separate"/>
            </w:r>
            <w:r w:rsidR="00EE1F8D" w:rsidRPr="007B7367">
              <w:rPr>
                <w:rStyle w:val="Hyperlink"/>
                <w:rFonts w:ascii="Times New Roman" w:eastAsia="Times New Roman" w:hAnsi="Times New Roman"/>
                <w:b/>
                <w:bCs/>
                <w:noProof/>
              </w:rPr>
              <w:t>CHƯƠNG 1. GIỚI THIỆU CÔNG TY CỔ PHẦN THƯƠNG MẠI – DỊCH VỤ PHONG VŨ</w:t>
            </w:r>
            <w:r w:rsidR="00EE1F8D">
              <w:rPr>
                <w:noProof/>
                <w:webHidden/>
              </w:rPr>
              <w:tab/>
            </w:r>
            <w:r w:rsidR="00EE1F8D">
              <w:rPr>
                <w:noProof/>
                <w:webHidden/>
              </w:rPr>
              <w:fldChar w:fldCharType="begin"/>
            </w:r>
            <w:r w:rsidR="00EE1F8D">
              <w:rPr>
                <w:noProof/>
                <w:webHidden/>
              </w:rPr>
              <w:instrText xml:space="preserve"> PAGEREF _Toc205108387 \h </w:instrText>
            </w:r>
            <w:r w:rsidR="00EE1F8D">
              <w:rPr>
                <w:noProof/>
                <w:webHidden/>
              </w:rPr>
            </w:r>
          </w:ins>
          <w:r w:rsidR="00EE1F8D">
            <w:rPr>
              <w:noProof/>
              <w:webHidden/>
            </w:rPr>
            <w:fldChar w:fldCharType="separate"/>
          </w:r>
          <w:ins w:id="120" w:author="Bùi Anh Quốc" w:date="2025-08-03T10:12:00Z">
            <w:r w:rsidR="00EE1F8D">
              <w:rPr>
                <w:noProof/>
                <w:webHidden/>
              </w:rPr>
              <w:t>1</w:t>
            </w:r>
            <w:r w:rsidR="00EE1F8D">
              <w:rPr>
                <w:noProof/>
                <w:webHidden/>
              </w:rPr>
              <w:fldChar w:fldCharType="end"/>
            </w:r>
            <w:r w:rsidR="00EE1F8D" w:rsidRPr="007B7367">
              <w:rPr>
                <w:rStyle w:val="Hyperlink"/>
                <w:noProof/>
              </w:rPr>
              <w:fldChar w:fldCharType="end"/>
            </w:r>
          </w:ins>
        </w:p>
        <w:p w14:paraId="72BBDACD" w14:textId="0F00C459" w:rsidR="00EE1F8D" w:rsidRDefault="00EE1F8D">
          <w:pPr>
            <w:pStyle w:val="TOC2"/>
            <w:tabs>
              <w:tab w:val="right" w:leader="dot" w:pos="9350"/>
            </w:tabs>
            <w:rPr>
              <w:ins w:id="121" w:author="Bùi Anh Quốc" w:date="2025-08-03T10:12:00Z"/>
              <w:rFonts w:cstheme="minorBidi"/>
              <w:noProof/>
            </w:rPr>
          </w:pPr>
          <w:ins w:id="122"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"_Toc205108388"</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1.1. Giới thiệu tổng quan về Doanh nghiệp:</w:t>
            </w:r>
            <w:r>
              <w:rPr>
                <w:noProof/>
                <w:webHidden/>
              </w:rPr>
              <w:tab/>
            </w:r>
            <w:r>
              <w:rPr>
                <w:noProof/>
                <w:webHidden/>
              </w:rPr>
              <w:fldChar w:fldCharType="begin"/>
            </w:r>
            <w:r>
              <w:rPr>
                <w:noProof/>
                <w:webHidden/>
              </w:rPr>
              <w:instrText xml:space="preserve"> PAGEREF _Toc205108388 \h </w:instrText>
            </w:r>
            <w:r>
              <w:rPr>
                <w:noProof/>
                <w:webHidden/>
              </w:rPr>
            </w:r>
          </w:ins>
          <w:r>
            <w:rPr>
              <w:noProof/>
              <w:webHidden/>
            </w:rPr>
            <w:fldChar w:fldCharType="separate"/>
          </w:r>
          <w:ins w:id="123" w:author="Bùi Anh Quốc" w:date="2025-08-03T10:12:00Z">
            <w:r>
              <w:rPr>
                <w:noProof/>
                <w:webHidden/>
              </w:rPr>
              <w:t>1</w:t>
            </w:r>
            <w:r>
              <w:rPr>
                <w:noProof/>
                <w:webHidden/>
              </w:rPr>
              <w:fldChar w:fldCharType="end"/>
            </w:r>
            <w:r w:rsidRPr="007B7367">
              <w:rPr>
                <w:rStyle w:val="Hyperlink"/>
                <w:noProof/>
              </w:rPr>
              <w:fldChar w:fldCharType="end"/>
            </w:r>
          </w:ins>
        </w:p>
        <w:p w14:paraId="2BC5DED6" w14:textId="29E33DD0" w:rsidR="00EE1F8D" w:rsidRDefault="00EE1F8D">
          <w:pPr>
            <w:pStyle w:val="TOC3"/>
            <w:tabs>
              <w:tab w:val="right" w:leader="dot" w:pos="9350"/>
            </w:tabs>
            <w:rPr>
              <w:ins w:id="124" w:author="Bùi Anh Quốc" w:date="2025-08-03T10:12:00Z"/>
              <w:rFonts w:cstheme="minorBidi"/>
              <w:noProof/>
            </w:rPr>
          </w:pPr>
          <w:ins w:id="125"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"_Toc205108389"</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1.1.1. Lịch sử hình thành Doanh nghiệp:</w:t>
            </w:r>
            <w:r>
              <w:rPr>
                <w:noProof/>
                <w:webHidden/>
              </w:rPr>
              <w:tab/>
            </w:r>
            <w:r>
              <w:rPr>
                <w:noProof/>
                <w:webHidden/>
              </w:rPr>
              <w:fldChar w:fldCharType="begin"/>
            </w:r>
            <w:r>
              <w:rPr>
                <w:noProof/>
                <w:webHidden/>
              </w:rPr>
              <w:instrText xml:space="preserve"> PAGEREF _Toc205108389 \h </w:instrText>
            </w:r>
            <w:r>
              <w:rPr>
                <w:noProof/>
                <w:webHidden/>
              </w:rPr>
            </w:r>
          </w:ins>
          <w:r>
            <w:rPr>
              <w:noProof/>
              <w:webHidden/>
            </w:rPr>
            <w:fldChar w:fldCharType="separate"/>
          </w:r>
          <w:ins w:id="126" w:author="Bùi Anh Quốc" w:date="2025-08-03T10:12:00Z">
            <w:r>
              <w:rPr>
                <w:noProof/>
                <w:webHidden/>
              </w:rPr>
              <w:t>1</w:t>
            </w:r>
            <w:r>
              <w:rPr>
                <w:noProof/>
                <w:webHidden/>
              </w:rPr>
              <w:fldChar w:fldCharType="end"/>
            </w:r>
            <w:r w:rsidRPr="007B7367">
              <w:rPr>
                <w:rStyle w:val="Hyperlink"/>
                <w:noProof/>
              </w:rPr>
              <w:fldChar w:fldCharType="end"/>
            </w:r>
          </w:ins>
        </w:p>
        <w:p w14:paraId="61029507" w14:textId="6FC04F0B" w:rsidR="00EE1F8D" w:rsidRDefault="00EE1F8D">
          <w:pPr>
            <w:pStyle w:val="TOC3"/>
            <w:tabs>
              <w:tab w:val="right" w:leader="dot" w:pos="9350"/>
            </w:tabs>
            <w:rPr>
              <w:ins w:id="127" w:author="Bùi Anh Quốc" w:date="2025-08-03T10:12:00Z"/>
              <w:rFonts w:cstheme="minorBidi"/>
              <w:noProof/>
            </w:rPr>
          </w:pPr>
          <w:ins w:id="128"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"_Toc205108390"</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1.1.2. Quy mô hoạt động kinh doanh của Doanh nghiệp:</w:t>
            </w:r>
            <w:r>
              <w:rPr>
                <w:noProof/>
                <w:webHidden/>
              </w:rPr>
              <w:tab/>
            </w:r>
            <w:r>
              <w:rPr>
                <w:noProof/>
                <w:webHidden/>
              </w:rPr>
              <w:fldChar w:fldCharType="begin"/>
            </w:r>
            <w:r>
              <w:rPr>
                <w:noProof/>
                <w:webHidden/>
              </w:rPr>
              <w:instrText xml:space="preserve"> PAGEREF _Toc205108390 \h </w:instrText>
            </w:r>
            <w:r>
              <w:rPr>
                <w:noProof/>
                <w:webHidden/>
              </w:rPr>
            </w:r>
          </w:ins>
          <w:r>
            <w:rPr>
              <w:noProof/>
              <w:webHidden/>
            </w:rPr>
            <w:fldChar w:fldCharType="separate"/>
          </w:r>
          <w:ins w:id="129" w:author="Bùi Anh Quốc" w:date="2025-08-03T10:12:00Z">
            <w:r>
              <w:rPr>
                <w:noProof/>
                <w:webHidden/>
              </w:rPr>
              <w:t>2</w:t>
            </w:r>
            <w:r>
              <w:rPr>
                <w:noProof/>
                <w:webHidden/>
              </w:rPr>
              <w:fldChar w:fldCharType="end"/>
            </w:r>
            <w:r w:rsidRPr="007B7367">
              <w:rPr>
                <w:rStyle w:val="Hyperlink"/>
                <w:noProof/>
              </w:rPr>
              <w:fldChar w:fldCharType="end"/>
            </w:r>
          </w:ins>
        </w:p>
        <w:p w14:paraId="3B1C0CDA" w14:textId="45B2F9C9" w:rsidR="00EE1F8D" w:rsidRDefault="00EE1F8D">
          <w:pPr>
            <w:pStyle w:val="TOC3"/>
            <w:tabs>
              <w:tab w:val="right" w:leader="dot" w:pos="9350"/>
            </w:tabs>
            <w:rPr>
              <w:ins w:id="130" w:author="Bùi Anh Quốc" w:date="2025-08-03T10:12:00Z"/>
              <w:rFonts w:cstheme="minorBidi"/>
              <w:noProof/>
            </w:rPr>
          </w:pPr>
          <w:ins w:id="131"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"_Toc205108391"</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1.1.3. Thành tựu nổi bật</w:t>
            </w:r>
            <w:r w:rsidRPr="007B7367">
              <w:rPr>
                <w:rStyle w:val="Hyperlink"/>
                <w:rFonts w:ascii="Times New Roman" w:eastAsia="Times New Roman" w:hAnsi="Times New Roman"/>
                <w:noProof/>
              </w:rPr>
              <w:t>:</w:t>
            </w:r>
            <w:r>
              <w:rPr>
                <w:noProof/>
                <w:webHidden/>
              </w:rPr>
              <w:tab/>
            </w:r>
            <w:r>
              <w:rPr>
                <w:noProof/>
                <w:webHidden/>
              </w:rPr>
              <w:fldChar w:fldCharType="begin"/>
            </w:r>
            <w:r>
              <w:rPr>
                <w:noProof/>
                <w:webHidden/>
              </w:rPr>
              <w:instrText xml:space="preserve"> PAGEREF _Toc205108391 \h </w:instrText>
            </w:r>
            <w:r>
              <w:rPr>
                <w:noProof/>
                <w:webHidden/>
              </w:rPr>
            </w:r>
          </w:ins>
          <w:r>
            <w:rPr>
              <w:noProof/>
              <w:webHidden/>
            </w:rPr>
            <w:fldChar w:fldCharType="separate"/>
          </w:r>
          <w:ins w:id="132" w:author="Bùi Anh Quốc" w:date="2025-08-03T10:12:00Z">
            <w:r>
              <w:rPr>
                <w:noProof/>
                <w:webHidden/>
              </w:rPr>
              <w:t>3</w:t>
            </w:r>
            <w:r>
              <w:rPr>
                <w:noProof/>
                <w:webHidden/>
              </w:rPr>
              <w:fldChar w:fldCharType="end"/>
            </w:r>
            <w:r w:rsidRPr="007B7367">
              <w:rPr>
                <w:rStyle w:val="Hyperlink"/>
                <w:noProof/>
              </w:rPr>
              <w:fldChar w:fldCharType="end"/>
            </w:r>
          </w:ins>
        </w:p>
        <w:p w14:paraId="3E25E2D5" w14:textId="5798A124" w:rsidR="00EE1F8D" w:rsidRDefault="00EE1F8D">
          <w:pPr>
            <w:pStyle w:val="TOC2"/>
            <w:tabs>
              <w:tab w:val="right" w:leader="dot" w:pos="9350"/>
            </w:tabs>
            <w:rPr>
              <w:ins w:id="133" w:author="Bùi Anh Quốc" w:date="2025-08-03T10:12:00Z"/>
              <w:rFonts w:cstheme="minorBidi"/>
              <w:noProof/>
            </w:rPr>
          </w:pPr>
          <w:ins w:id="134"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"_Toc205108392"</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1.2. Cơ cấu tổ chức và hoạt động kinh doanh của Doanh nghiệp:</w:t>
            </w:r>
            <w:r>
              <w:rPr>
                <w:noProof/>
                <w:webHidden/>
              </w:rPr>
              <w:tab/>
            </w:r>
            <w:r>
              <w:rPr>
                <w:noProof/>
                <w:webHidden/>
              </w:rPr>
              <w:fldChar w:fldCharType="begin"/>
            </w:r>
            <w:r>
              <w:rPr>
                <w:noProof/>
                <w:webHidden/>
              </w:rPr>
              <w:instrText xml:space="preserve"> PAGEREF _Toc205108392 \h </w:instrText>
            </w:r>
            <w:r>
              <w:rPr>
                <w:noProof/>
                <w:webHidden/>
              </w:rPr>
            </w:r>
          </w:ins>
          <w:r>
            <w:rPr>
              <w:noProof/>
              <w:webHidden/>
            </w:rPr>
            <w:fldChar w:fldCharType="separate"/>
          </w:r>
          <w:ins w:id="135" w:author="Bùi Anh Quốc" w:date="2025-08-03T10:12:00Z">
            <w:r>
              <w:rPr>
                <w:noProof/>
                <w:webHidden/>
              </w:rPr>
              <w:t>4</w:t>
            </w:r>
            <w:r>
              <w:rPr>
                <w:noProof/>
                <w:webHidden/>
              </w:rPr>
              <w:fldChar w:fldCharType="end"/>
            </w:r>
            <w:r w:rsidRPr="007B7367">
              <w:rPr>
                <w:rStyle w:val="Hyperlink"/>
                <w:noProof/>
              </w:rPr>
              <w:fldChar w:fldCharType="end"/>
            </w:r>
          </w:ins>
        </w:p>
        <w:p w14:paraId="4E7BE4D6" w14:textId="370C53C1" w:rsidR="00EE1F8D" w:rsidRDefault="00EE1F8D">
          <w:pPr>
            <w:pStyle w:val="TOC3"/>
            <w:tabs>
              <w:tab w:val="right" w:leader="dot" w:pos="9350"/>
            </w:tabs>
            <w:rPr>
              <w:ins w:id="136" w:author="Bùi Anh Quốc" w:date="2025-08-03T10:12:00Z"/>
              <w:rFonts w:cstheme="minorBidi"/>
              <w:noProof/>
            </w:rPr>
          </w:pPr>
          <w:ins w:id="137"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"_Toc205108393"</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1.2.1. Cơ cấu tổ chức:</w:t>
            </w:r>
            <w:r>
              <w:rPr>
                <w:noProof/>
                <w:webHidden/>
              </w:rPr>
              <w:tab/>
            </w:r>
            <w:r>
              <w:rPr>
                <w:noProof/>
                <w:webHidden/>
              </w:rPr>
              <w:fldChar w:fldCharType="begin"/>
            </w:r>
            <w:r>
              <w:rPr>
                <w:noProof/>
                <w:webHidden/>
              </w:rPr>
              <w:instrText xml:space="preserve"> PAGEREF _Toc205108393 \h </w:instrText>
            </w:r>
            <w:r>
              <w:rPr>
                <w:noProof/>
                <w:webHidden/>
              </w:rPr>
            </w:r>
          </w:ins>
          <w:r>
            <w:rPr>
              <w:noProof/>
              <w:webHidden/>
            </w:rPr>
            <w:fldChar w:fldCharType="separate"/>
          </w:r>
          <w:ins w:id="138" w:author="Bùi Anh Quốc" w:date="2025-08-03T10:12:00Z">
            <w:r>
              <w:rPr>
                <w:noProof/>
                <w:webHidden/>
              </w:rPr>
              <w:t>4</w:t>
            </w:r>
            <w:r>
              <w:rPr>
                <w:noProof/>
                <w:webHidden/>
              </w:rPr>
              <w:fldChar w:fldCharType="end"/>
            </w:r>
            <w:r w:rsidRPr="007B7367">
              <w:rPr>
                <w:rStyle w:val="Hyperlink"/>
                <w:noProof/>
              </w:rPr>
              <w:fldChar w:fldCharType="end"/>
            </w:r>
          </w:ins>
        </w:p>
        <w:p w14:paraId="0206CF52" w14:textId="6AF5FAD6" w:rsidR="00EE1F8D" w:rsidRDefault="00EE1F8D">
          <w:pPr>
            <w:pStyle w:val="TOC3"/>
            <w:tabs>
              <w:tab w:val="right" w:leader="dot" w:pos="9350"/>
            </w:tabs>
            <w:rPr>
              <w:ins w:id="139" w:author="Bùi Anh Quốc" w:date="2025-08-03T10:12:00Z"/>
              <w:rFonts w:cstheme="minorBidi"/>
              <w:noProof/>
            </w:rPr>
          </w:pPr>
          <w:ins w:id="140"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"_Toc205108394"</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1.2.2. Hoạt động kinh doanh:</w:t>
            </w:r>
            <w:r>
              <w:rPr>
                <w:noProof/>
                <w:webHidden/>
              </w:rPr>
              <w:tab/>
            </w:r>
            <w:r>
              <w:rPr>
                <w:noProof/>
                <w:webHidden/>
              </w:rPr>
              <w:fldChar w:fldCharType="begin"/>
            </w:r>
            <w:r>
              <w:rPr>
                <w:noProof/>
                <w:webHidden/>
              </w:rPr>
              <w:instrText xml:space="preserve"> PAGEREF _Toc205108394 \h </w:instrText>
            </w:r>
            <w:r>
              <w:rPr>
                <w:noProof/>
                <w:webHidden/>
              </w:rPr>
            </w:r>
          </w:ins>
          <w:r>
            <w:rPr>
              <w:noProof/>
              <w:webHidden/>
            </w:rPr>
            <w:fldChar w:fldCharType="separate"/>
          </w:r>
          <w:ins w:id="141" w:author="Bùi Anh Quốc" w:date="2025-08-03T10:12:00Z">
            <w:r>
              <w:rPr>
                <w:noProof/>
                <w:webHidden/>
              </w:rPr>
              <w:t>7</w:t>
            </w:r>
            <w:r>
              <w:rPr>
                <w:noProof/>
                <w:webHidden/>
              </w:rPr>
              <w:fldChar w:fldCharType="end"/>
            </w:r>
            <w:r w:rsidRPr="007B7367">
              <w:rPr>
                <w:rStyle w:val="Hyperlink"/>
                <w:noProof/>
              </w:rPr>
              <w:fldChar w:fldCharType="end"/>
            </w:r>
          </w:ins>
        </w:p>
        <w:p w14:paraId="5A4C2DA4" w14:textId="716C6AAC" w:rsidR="00EE1F8D" w:rsidRDefault="00EE1F8D">
          <w:pPr>
            <w:pStyle w:val="TOC1"/>
            <w:tabs>
              <w:tab w:val="right" w:leader="dot" w:pos="9350"/>
            </w:tabs>
            <w:rPr>
              <w:ins w:id="142" w:author="Bùi Anh Quốc" w:date="2025-08-03T10:12:00Z"/>
              <w:rFonts w:cstheme="minorBidi"/>
              <w:noProof/>
            </w:rPr>
          </w:pPr>
          <w:ins w:id="143"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"_Toc205108395"</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CHƯƠNG 2. HỆ THỐNG QUY TRÌNH NGHIỆP VỤ</w:t>
            </w:r>
            <w:r>
              <w:rPr>
                <w:noProof/>
                <w:webHidden/>
              </w:rPr>
              <w:tab/>
            </w:r>
            <w:r>
              <w:rPr>
                <w:noProof/>
                <w:webHidden/>
              </w:rPr>
              <w:fldChar w:fldCharType="begin"/>
            </w:r>
            <w:r>
              <w:rPr>
                <w:noProof/>
                <w:webHidden/>
              </w:rPr>
              <w:instrText xml:space="preserve"> PAGEREF _Toc205108395 \h </w:instrText>
            </w:r>
            <w:r>
              <w:rPr>
                <w:noProof/>
                <w:webHidden/>
              </w:rPr>
            </w:r>
          </w:ins>
          <w:r>
            <w:rPr>
              <w:noProof/>
              <w:webHidden/>
            </w:rPr>
            <w:fldChar w:fldCharType="separate"/>
          </w:r>
          <w:ins w:id="144" w:author="Bùi Anh Quốc" w:date="2025-08-03T10:12:00Z">
            <w:r>
              <w:rPr>
                <w:noProof/>
                <w:webHidden/>
              </w:rPr>
              <w:t>8</w:t>
            </w:r>
            <w:r>
              <w:rPr>
                <w:noProof/>
                <w:webHidden/>
              </w:rPr>
              <w:fldChar w:fldCharType="end"/>
            </w:r>
            <w:r w:rsidRPr="007B7367">
              <w:rPr>
                <w:rStyle w:val="Hyperlink"/>
                <w:noProof/>
              </w:rPr>
              <w:fldChar w:fldCharType="end"/>
            </w:r>
          </w:ins>
        </w:p>
        <w:p w14:paraId="377FD6E8" w14:textId="6083F771" w:rsidR="00EE1F8D" w:rsidRDefault="00EE1F8D">
          <w:pPr>
            <w:pStyle w:val="TOC2"/>
            <w:tabs>
              <w:tab w:val="right" w:leader="dot" w:pos="9350"/>
            </w:tabs>
            <w:rPr>
              <w:ins w:id="145" w:author="Bùi Anh Quốc" w:date="2025-08-03T10:12:00Z"/>
              <w:rFonts w:cstheme="minorBidi"/>
              <w:noProof/>
            </w:rPr>
          </w:pPr>
          <w:ins w:id="146"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"_Toc205108396"</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2.1. Kiến trúc quy trình nghiệp vụ của Phong Vũ</w:t>
            </w:r>
            <w:r>
              <w:rPr>
                <w:noProof/>
                <w:webHidden/>
              </w:rPr>
              <w:tab/>
            </w:r>
            <w:r>
              <w:rPr>
                <w:noProof/>
                <w:webHidden/>
              </w:rPr>
              <w:fldChar w:fldCharType="begin"/>
            </w:r>
            <w:r>
              <w:rPr>
                <w:noProof/>
                <w:webHidden/>
              </w:rPr>
              <w:instrText xml:space="preserve"> PAGEREF _Toc205108396 \h </w:instrText>
            </w:r>
            <w:r>
              <w:rPr>
                <w:noProof/>
                <w:webHidden/>
              </w:rPr>
            </w:r>
          </w:ins>
          <w:r>
            <w:rPr>
              <w:noProof/>
              <w:webHidden/>
            </w:rPr>
            <w:fldChar w:fldCharType="separate"/>
          </w:r>
          <w:ins w:id="147" w:author="Bùi Anh Quốc" w:date="2025-08-03T10:12:00Z">
            <w:r>
              <w:rPr>
                <w:noProof/>
                <w:webHidden/>
              </w:rPr>
              <w:t>8</w:t>
            </w:r>
            <w:r>
              <w:rPr>
                <w:noProof/>
                <w:webHidden/>
              </w:rPr>
              <w:fldChar w:fldCharType="end"/>
            </w:r>
            <w:r w:rsidRPr="007B7367">
              <w:rPr>
                <w:rStyle w:val="Hyperlink"/>
                <w:noProof/>
              </w:rPr>
              <w:fldChar w:fldCharType="end"/>
            </w:r>
          </w:ins>
        </w:p>
        <w:p w14:paraId="3E644318" w14:textId="06A363D3" w:rsidR="00EE1F8D" w:rsidRDefault="00EE1F8D">
          <w:pPr>
            <w:pStyle w:val="TOC1"/>
            <w:tabs>
              <w:tab w:val="right" w:leader="dot" w:pos="9350"/>
            </w:tabs>
            <w:rPr>
              <w:ins w:id="148" w:author="Bùi Anh Quốc" w:date="2025-08-03T10:12:00Z"/>
              <w:rFonts w:cstheme="minorBidi"/>
              <w:noProof/>
            </w:rPr>
          </w:pPr>
          <w:ins w:id="149"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"_Toc205108397"</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CHƯƠNG 3. MÔ HÌNH HÓA CHI TIẾT BẰNG BPMN VÀ PHÂN TÍCH CÁC QUY TRÌNH</w:t>
            </w:r>
            <w:r>
              <w:rPr>
                <w:noProof/>
                <w:webHidden/>
              </w:rPr>
              <w:tab/>
            </w:r>
            <w:r>
              <w:rPr>
                <w:noProof/>
                <w:webHidden/>
              </w:rPr>
              <w:fldChar w:fldCharType="begin"/>
            </w:r>
            <w:r>
              <w:rPr>
                <w:noProof/>
                <w:webHidden/>
              </w:rPr>
              <w:instrText xml:space="preserve"> PAGEREF _Toc205108397 \h </w:instrText>
            </w:r>
            <w:r>
              <w:rPr>
                <w:noProof/>
                <w:webHidden/>
              </w:rPr>
            </w:r>
          </w:ins>
          <w:r>
            <w:rPr>
              <w:noProof/>
              <w:webHidden/>
            </w:rPr>
            <w:fldChar w:fldCharType="separate"/>
          </w:r>
          <w:ins w:id="150" w:author="Bùi Anh Quốc" w:date="2025-08-03T10:12:00Z">
            <w:r>
              <w:rPr>
                <w:noProof/>
                <w:webHidden/>
              </w:rPr>
              <w:t>11</w:t>
            </w:r>
            <w:r>
              <w:rPr>
                <w:noProof/>
                <w:webHidden/>
              </w:rPr>
              <w:fldChar w:fldCharType="end"/>
            </w:r>
            <w:r w:rsidRPr="007B7367">
              <w:rPr>
                <w:rStyle w:val="Hyperlink"/>
                <w:noProof/>
              </w:rPr>
              <w:fldChar w:fldCharType="end"/>
            </w:r>
          </w:ins>
        </w:p>
        <w:p w14:paraId="276ECE21" w14:textId="446F521C" w:rsidR="00EE1F8D" w:rsidRDefault="00EE1F8D">
          <w:pPr>
            <w:pStyle w:val="TOC2"/>
            <w:tabs>
              <w:tab w:val="right" w:leader="dot" w:pos="9350"/>
            </w:tabs>
            <w:rPr>
              <w:ins w:id="151" w:author="Bùi Anh Quốc" w:date="2025-08-03T10:12:00Z"/>
              <w:rFonts w:cstheme="minorBidi"/>
              <w:noProof/>
            </w:rPr>
          </w:pPr>
          <w:ins w:id="152"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"_Toc205108398"</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3.1 Quy Trình Chi Tiết Bán Hàng Online</w:t>
            </w:r>
            <w:r>
              <w:rPr>
                <w:noProof/>
                <w:webHidden/>
              </w:rPr>
              <w:tab/>
            </w:r>
            <w:r>
              <w:rPr>
                <w:noProof/>
                <w:webHidden/>
              </w:rPr>
              <w:fldChar w:fldCharType="begin"/>
            </w:r>
            <w:r>
              <w:rPr>
                <w:noProof/>
                <w:webHidden/>
              </w:rPr>
              <w:instrText xml:space="preserve"> PAGEREF _Toc205108398 \h </w:instrText>
            </w:r>
            <w:r>
              <w:rPr>
                <w:noProof/>
                <w:webHidden/>
              </w:rPr>
            </w:r>
          </w:ins>
          <w:r>
            <w:rPr>
              <w:noProof/>
              <w:webHidden/>
            </w:rPr>
            <w:fldChar w:fldCharType="separate"/>
          </w:r>
          <w:ins w:id="153" w:author="Bùi Anh Quốc" w:date="2025-08-03T10:12:00Z">
            <w:r>
              <w:rPr>
                <w:noProof/>
                <w:webHidden/>
              </w:rPr>
              <w:t>11</w:t>
            </w:r>
            <w:r>
              <w:rPr>
                <w:noProof/>
                <w:webHidden/>
              </w:rPr>
              <w:fldChar w:fldCharType="end"/>
            </w:r>
            <w:r w:rsidRPr="007B7367">
              <w:rPr>
                <w:rStyle w:val="Hyperlink"/>
                <w:noProof/>
              </w:rPr>
              <w:fldChar w:fldCharType="end"/>
            </w:r>
          </w:ins>
        </w:p>
        <w:p w14:paraId="60E69CBB" w14:textId="16825585" w:rsidR="00EE1F8D" w:rsidRDefault="00EE1F8D">
          <w:pPr>
            <w:pStyle w:val="TOC3"/>
            <w:tabs>
              <w:tab w:val="right" w:leader="dot" w:pos="9350"/>
            </w:tabs>
            <w:rPr>
              <w:ins w:id="154" w:author="Bùi Anh Quốc" w:date="2025-08-03T10:12:00Z"/>
              <w:rFonts w:cstheme="minorBidi"/>
              <w:noProof/>
            </w:rPr>
          </w:pPr>
          <w:ins w:id="155"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"_Toc205108399"</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3.1.1 Mô tả quy trình</w:t>
            </w:r>
            <w:r>
              <w:rPr>
                <w:noProof/>
                <w:webHidden/>
              </w:rPr>
              <w:tab/>
            </w:r>
            <w:r>
              <w:rPr>
                <w:noProof/>
                <w:webHidden/>
              </w:rPr>
              <w:fldChar w:fldCharType="begin"/>
            </w:r>
            <w:r>
              <w:rPr>
                <w:noProof/>
                <w:webHidden/>
              </w:rPr>
              <w:instrText xml:space="preserve"> PAGEREF _Toc205108399 \h </w:instrText>
            </w:r>
            <w:r>
              <w:rPr>
                <w:noProof/>
                <w:webHidden/>
              </w:rPr>
            </w:r>
          </w:ins>
          <w:r>
            <w:rPr>
              <w:noProof/>
              <w:webHidden/>
            </w:rPr>
            <w:fldChar w:fldCharType="separate"/>
          </w:r>
          <w:ins w:id="156" w:author="Bùi Anh Quốc" w:date="2025-08-03T10:12:00Z">
            <w:r>
              <w:rPr>
                <w:noProof/>
                <w:webHidden/>
              </w:rPr>
              <w:t>11</w:t>
            </w:r>
            <w:r>
              <w:rPr>
                <w:noProof/>
                <w:webHidden/>
              </w:rPr>
              <w:fldChar w:fldCharType="end"/>
            </w:r>
            <w:r w:rsidRPr="007B7367">
              <w:rPr>
                <w:rStyle w:val="Hyperlink"/>
                <w:noProof/>
              </w:rPr>
              <w:fldChar w:fldCharType="end"/>
            </w:r>
          </w:ins>
        </w:p>
        <w:p w14:paraId="0A179C7C" w14:textId="2E7FD7DE" w:rsidR="00EE1F8D" w:rsidRDefault="00EE1F8D">
          <w:pPr>
            <w:pStyle w:val="TOC3"/>
            <w:tabs>
              <w:tab w:val="right" w:leader="dot" w:pos="9350"/>
            </w:tabs>
            <w:rPr>
              <w:ins w:id="157" w:author="Bùi Anh Quốc" w:date="2025-08-03T10:12:00Z"/>
              <w:rFonts w:cstheme="minorBidi"/>
              <w:noProof/>
            </w:rPr>
          </w:pPr>
          <w:ins w:id="158"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"_Toc205108400"</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3.1.2 Phương pháp thực hiện</w:t>
            </w:r>
            <w:r>
              <w:rPr>
                <w:noProof/>
                <w:webHidden/>
              </w:rPr>
              <w:tab/>
            </w:r>
            <w:r>
              <w:rPr>
                <w:noProof/>
                <w:webHidden/>
              </w:rPr>
              <w:fldChar w:fldCharType="begin"/>
            </w:r>
            <w:r>
              <w:rPr>
                <w:noProof/>
                <w:webHidden/>
              </w:rPr>
              <w:instrText xml:space="preserve"> PAGEREF _Toc205108400 \h </w:instrText>
            </w:r>
            <w:r>
              <w:rPr>
                <w:noProof/>
                <w:webHidden/>
              </w:rPr>
            </w:r>
          </w:ins>
          <w:r>
            <w:rPr>
              <w:noProof/>
              <w:webHidden/>
            </w:rPr>
            <w:fldChar w:fldCharType="separate"/>
          </w:r>
          <w:ins w:id="159" w:author="Bùi Anh Quốc" w:date="2025-08-03T10:12:00Z">
            <w:r>
              <w:rPr>
                <w:noProof/>
                <w:webHidden/>
              </w:rPr>
              <w:t>13</w:t>
            </w:r>
            <w:r>
              <w:rPr>
                <w:noProof/>
                <w:webHidden/>
              </w:rPr>
              <w:fldChar w:fldCharType="end"/>
            </w:r>
            <w:r w:rsidRPr="007B7367">
              <w:rPr>
                <w:rStyle w:val="Hyperlink"/>
                <w:noProof/>
              </w:rPr>
              <w:fldChar w:fldCharType="end"/>
            </w:r>
          </w:ins>
        </w:p>
        <w:p w14:paraId="46DAFFC3" w14:textId="0DD87C8A" w:rsidR="00EE1F8D" w:rsidRDefault="00EE1F8D">
          <w:pPr>
            <w:pStyle w:val="TOC3"/>
            <w:tabs>
              <w:tab w:val="right" w:leader="dot" w:pos="9350"/>
            </w:tabs>
            <w:rPr>
              <w:ins w:id="160" w:author="Bùi Anh Quốc" w:date="2025-08-03T10:12:00Z"/>
              <w:rFonts w:cstheme="minorBidi"/>
              <w:noProof/>
            </w:rPr>
          </w:pPr>
          <w:ins w:id="161"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"_Toc205108401"</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3.1.3. Phân tích quy trình</w:t>
            </w:r>
            <w:r>
              <w:rPr>
                <w:noProof/>
                <w:webHidden/>
              </w:rPr>
              <w:tab/>
            </w:r>
            <w:r>
              <w:rPr>
                <w:noProof/>
                <w:webHidden/>
              </w:rPr>
              <w:fldChar w:fldCharType="begin"/>
            </w:r>
            <w:r>
              <w:rPr>
                <w:noProof/>
                <w:webHidden/>
              </w:rPr>
              <w:instrText xml:space="preserve"> PAGEREF _Toc205108401 \h </w:instrText>
            </w:r>
            <w:r>
              <w:rPr>
                <w:noProof/>
                <w:webHidden/>
              </w:rPr>
            </w:r>
          </w:ins>
          <w:r>
            <w:rPr>
              <w:noProof/>
              <w:webHidden/>
            </w:rPr>
            <w:fldChar w:fldCharType="separate"/>
          </w:r>
          <w:ins w:id="162" w:author="Bùi Anh Quốc" w:date="2025-08-03T10:12:00Z">
            <w:r>
              <w:rPr>
                <w:noProof/>
                <w:webHidden/>
              </w:rPr>
              <w:t>16</w:t>
            </w:r>
            <w:r>
              <w:rPr>
                <w:noProof/>
                <w:webHidden/>
              </w:rPr>
              <w:fldChar w:fldCharType="end"/>
            </w:r>
            <w:r w:rsidRPr="007B7367">
              <w:rPr>
                <w:rStyle w:val="Hyperlink"/>
                <w:noProof/>
              </w:rPr>
              <w:fldChar w:fldCharType="end"/>
            </w:r>
          </w:ins>
        </w:p>
        <w:p w14:paraId="5A92B6F4" w14:textId="1439D3DD" w:rsidR="00EE1F8D" w:rsidRDefault="00EE1F8D">
          <w:pPr>
            <w:pStyle w:val="TOC3"/>
            <w:tabs>
              <w:tab w:val="right" w:leader="dot" w:pos="9350"/>
            </w:tabs>
            <w:rPr>
              <w:ins w:id="163" w:author="Bùi Anh Quốc" w:date="2025-08-03T10:12:00Z"/>
              <w:rFonts w:cstheme="minorBidi"/>
              <w:noProof/>
            </w:rPr>
          </w:pPr>
          <w:ins w:id="164"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"_Toc205108402"</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3.1.4 Phân tích định tính</w:t>
            </w:r>
            <w:r>
              <w:rPr>
                <w:noProof/>
                <w:webHidden/>
              </w:rPr>
              <w:tab/>
            </w:r>
            <w:r>
              <w:rPr>
                <w:noProof/>
                <w:webHidden/>
              </w:rPr>
              <w:fldChar w:fldCharType="begin"/>
            </w:r>
            <w:r>
              <w:rPr>
                <w:noProof/>
                <w:webHidden/>
              </w:rPr>
              <w:instrText xml:space="preserve"> PAGEREF _Toc205108402 \h </w:instrText>
            </w:r>
            <w:r>
              <w:rPr>
                <w:noProof/>
                <w:webHidden/>
              </w:rPr>
            </w:r>
          </w:ins>
          <w:r>
            <w:rPr>
              <w:noProof/>
              <w:webHidden/>
            </w:rPr>
            <w:fldChar w:fldCharType="separate"/>
          </w:r>
          <w:ins w:id="165" w:author="Bùi Anh Quốc" w:date="2025-08-03T10:12:00Z">
            <w:r>
              <w:rPr>
                <w:noProof/>
                <w:webHidden/>
              </w:rPr>
              <w:t>17</w:t>
            </w:r>
            <w:r>
              <w:rPr>
                <w:noProof/>
                <w:webHidden/>
              </w:rPr>
              <w:fldChar w:fldCharType="end"/>
            </w:r>
            <w:r w:rsidRPr="007B7367">
              <w:rPr>
                <w:rStyle w:val="Hyperlink"/>
                <w:noProof/>
              </w:rPr>
              <w:fldChar w:fldCharType="end"/>
            </w:r>
          </w:ins>
        </w:p>
        <w:p w14:paraId="498183AF" w14:textId="3B9CC418" w:rsidR="00EE1F8D" w:rsidRDefault="00EE1F8D">
          <w:pPr>
            <w:pStyle w:val="TOC3"/>
            <w:tabs>
              <w:tab w:val="right" w:leader="dot" w:pos="9350"/>
            </w:tabs>
            <w:rPr>
              <w:ins w:id="166" w:author="Bùi Anh Quốc" w:date="2025-08-03T10:12:00Z"/>
              <w:rFonts w:cstheme="minorBidi"/>
              <w:noProof/>
            </w:rPr>
          </w:pPr>
          <w:ins w:id="167"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"_Toc205108403"</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3.1.4 Phân tích định lượng</w:t>
            </w:r>
            <w:r>
              <w:rPr>
                <w:noProof/>
                <w:webHidden/>
              </w:rPr>
              <w:tab/>
            </w:r>
            <w:r>
              <w:rPr>
                <w:noProof/>
                <w:webHidden/>
              </w:rPr>
              <w:fldChar w:fldCharType="begin"/>
            </w:r>
            <w:r>
              <w:rPr>
                <w:noProof/>
                <w:webHidden/>
              </w:rPr>
              <w:instrText xml:space="preserve"> PAGEREF _Toc205108403 \h </w:instrText>
            </w:r>
            <w:r>
              <w:rPr>
                <w:noProof/>
                <w:webHidden/>
              </w:rPr>
            </w:r>
          </w:ins>
          <w:r>
            <w:rPr>
              <w:noProof/>
              <w:webHidden/>
            </w:rPr>
            <w:fldChar w:fldCharType="separate"/>
          </w:r>
          <w:ins w:id="168" w:author="Bùi Anh Quốc" w:date="2025-08-03T10:12:00Z">
            <w:r>
              <w:rPr>
                <w:noProof/>
                <w:webHidden/>
              </w:rPr>
              <w:t>20</w:t>
            </w:r>
            <w:r>
              <w:rPr>
                <w:noProof/>
                <w:webHidden/>
              </w:rPr>
              <w:fldChar w:fldCharType="end"/>
            </w:r>
            <w:r w:rsidRPr="007B7367">
              <w:rPr>
                <w:rStyle w:val="Hyperlink"/>
                <w:noProof/>
              </w:rPr>
              <w:fldChar w:fldCharType="end"/>
            </w:r>
          </w:ins>
        </w:p>
        <w:p w14:paraId="08A5B0A3" w14:textId="20126CBF" w:rsidR="00EE1F8D" w:rsidRDefault="00EE1F8D">
          <w:pPr>
            <w:pStyle w:val="TOC2"/>
            <w:tabs>
              <w:tab w:val="right" w:leader="dot" w:pos="9350"/>
            </w:tabs>
            <w:rPr>
              <w:ins w:id="169" w:author="Bùi Anh Quốc" w:date="2025-08-03T10:12:00Z"/>
              <w:rFonts w:cstheme="minorBidi"/>
              <w:noProof/>
            </w:rPr>
          </w:pPr>
          <w:ins w:id="170"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"_Toc205108404"</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 xml:space="preserve">3.2 </w:t>
            </w:r>
            <w:r w:rsidRPr="007B7367">
              <w:rPr>
                <w:rStyle w:val="Hyperlink"/>
                <w:rFonts w:ascii="Times New Roman" w:eastAsia="Arial" w:hAnsi="Times New Roman"/>
                <w:b/>
                <w:bCs/>
                <w:noProof/>
              </w:rPr>
              <w:t>Quy trình Quản lý Tồn kho &amp; Fulfillment</w:t>
            </w:r>
            <w:r>
              <w:rPr>
                <w:noProof/>
                <w:webHidden/>
              </w:rPr>
              <w:tab/>
            </w:r>
            <w:r>
              <w:rPr>
                <w:noProof/>
                <w:webHidden/>
              </w:rPr>
              <w:fldChar w:fldCharType="begin"/>
            </w:r>
            <w:r>
              <w:rPr>
                <w:noProof/>
                <w:webHidden/>
              </w:rPr>
              <w:instrText xml:space="preserve"> PAGEREF _Toc205108404 \h </w:instrText>
            </w:r>
            <w:r>
              <w:rPr>
                <w:noProof/>
                <w:webHidden/>
              </w:rPr>
            </w:r>
          </w:ins>
          <w:r>
            <w:rPr>
              <w:noProof/>
              <w:webHidden/>
            </w:rPr>
            <w:fldChar w:fldCharType="separate"/>
          </w:r>
          <w:ins w:id="171" w:author="Bùi Anh Quốc" w:date="2025-08-03T10:12:00Z">
            <w:r>
              <w:rPr>
                <w:noProof/>
                <w:webHidden/>
              </w:rPr>
              <w:t>22</w:t>
            </w:r>
            <w:r>
              <w:rPr>
                <w:noProof/>
                <w:webHidden/>
              </w:rPr>
              <w:fldChar w:fldCharType="end"/>
            </w:r>
            <w:r w:rsidRPr="007B7367">
              <w:rPr>
                <w:rStyle w:val="Hyperlink"/>
                <w:noProof/>
              </w:rPr>
              <w:fldChar w:fldCharType="end"/>
            </w:r>
          </w:ins>
        </w:p>
        <w:p w14:paraId="57760B72" w14:textId="69054695" w:rsidR="00EE1F8D" w:rsidRDefault="00EE1F8D">
          <w:pPr>
            <w:pStyle w:val="TOC3"/>
            <w:tabs>
              <w:tab w:val="right" w:leader="dot" w:pos="9350"/>
            </w:tabs>
            <w:rPr>
              <w:ins w:id="172" w:author="Bùi Anh Quốc" w:date="2025-08-03T10:12:00Z"/>
              <w:rFonts w:cstheme="minorBidi"/>
              <w:noProof/>
            </w:rPr>
          </w:pPr>
          <w:ins w:id="173"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"_Toc205108405"</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3.2.1 Mô tả quy trình</w:t>
            </w:r>
            <w:r>
              <w:rPr>
                <w:noProof/>
                <w:webHidden/>
              </w:rPr>
              <w:tab/>
            </w:r>
            <w:r>
              <w:rPr>
                <w:noProof/>
                <w:webHidden/>
              </w:rPr>
              <w:fldChar w:fldCharType="begin"/>
            </w:r>
            <w:r>
              <w:rPr>
                <w:noProof/>
                <w:webHidden/>
              </w:rPr>
              <w:instrText xml:space="preserve"> PAGEREF _Toc205108405 \h </w:instrText>
            </w:r>
            <w:r>
              <w:rPr>
                <w:noProof/>
                <w:webHidden/>
              </w:rPr>
            </w:r>
          </w:ins>
          <w:r>
            <w:rPr>
              <w:noProof/>
              <w:webHidden/>
            </w:rPr>
            <w:fldChar w:fldCharType="separate"/>
          </w:r>
          <w:ins w:id="174" w:author="Bùi Anh Quốc" w:date="2025-08-03T10:12:00Z">
            <w:r>
              <w:rPr>
                <w:noProof/>
                <w:webHidden/>
              </w:rPr>
              <w:t>22</w:t>
            </w:r>
            <w:r>
              <w:rPr>
                <w:noProof/>
                <w:webHidden/>
              </w:rPr>
              <w:fldChar w:fldCharType="end"/>
            </w:r>
            <w:r w:rsidRPr="007B7367">
              <w:rPr>
                <w:rStyle w:val="Hyperlink"/>
                <w:noProof/>
              </w:rPr>
              <w:fldChar w:fldCharType="end"/>
            </w:r>
          </w:ins>
        </w:p>
        <w:p w14:paraId="66A1F106" w14:textId="0C56EB0A" w:rsidR="00EE1F8D" w:rsidRDefault="00EE1F8D">
          <w:pPr>
            <w:pStyle w:val="TOC3"/>
            <w:tabs>
              <w:tab w:val="right" w:leader="dot" w:pos="9350"/>
            </w:tabs>
            <w:rPr>
              <w:ins w:id="175" w:author="Bùi Anh Quốc" w:date="2025-08-03T10:12:00Z"/>
              <w:rFonts w:cstheme="minorBidi"/>
              <w:noProof/>
            </w:rPr>
          </w:pPr>
          <w:ins w:id="176"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"_Toc205108406"</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3.2.2 Phương pháp thực hiện:</w:t>
            </w:r>
            <w:r>
              <w:rPr>
                <w:noProof/>
                <w:webHidden/>
              </w:rPr>
              <w:tab/>
            </w:r>
            <w:r>
              <w:rPr>
                <w:noProof/>
                <w:webHidden/>
              </w:rPr>
              <w:fldChar w:fldCharType="begin"/>
            </w:r>
            <w:r>
              <w:rPr>
                <w:noProof/>
                <w:webHidden/>
              </w:rPr>
              <w:instrText xml:space="preserve"> PAGEREF _Toc205108406 \h </w:instrText>
            </w:r>
            <w:r>
              <w:rPr>
                <w:noProof/>
                <w:webHidden/>
              </w:rPr>
            </w:r>
          </w:ins>
          <w:r>
            <w:rPr>
              <w:noProof/>
              <w:webHidden/>
            </w:rPr>
            <w:fldChar w:fldCharType="separate"/>
          </w:r>
          <w:ins w:id="177" w:author="Bùi Anh Quốc" w:date="2025-08-03T10:12:00Z">
            <w:r>
              <w:rPr>
                <w:noProof/>
                <w:webHidden/>
              </w:rPr>
              <w:t>23</w:t>
            </w:r>
            <w:r>
              <w:rPr>
                <w:noProof/>
                <w:webHidden/>
              </w:rPr>
              <w:fldChar w:fldCharType="end"/>
            </w:r>
            <w:r w:rsidRPr="007B7367">
              <w:rPr>
                <w:rStyle w:val="Hyperlink"/>
                <w:noProof/>
              </w:rPr>
              <w:fldChar w:fldCharType="end"/>
            </w:r>
          </w:ins>
        </w:p>
        <w:p w14:paraId="6DA8607F" w14:textId="5FF5497B" w:rsidR="00EE1F8D" w:rsidRDefault="00EE1F8D">
          <w:pPr>
            <w:pStyle w:val="TOC3"/>
            <w:tabs>
              <w:tab w:val="right" w:leader="dot" w:pos="9350"/>
            </w:tabs>
            <w:rPr>
              <w:ins w:id="178" w:author="Bùi Anh Quốc" w:date="2025-08-03T10:12:00Z"/>
              <w:rFonts w:cstheme="minorBidi"/>
              <w:noProof/>
            </w:rPr>
          </w:pPr>
          <w:ins w:id="179"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"_Toc205108407"</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3.2.3 Phân tích quy trình</w:t>
            </w:r>
            <w:r>
              <w:rPr>
                <w:noProof/>
                <w:webHidden/>
              </w:rPr>
              <w:tab/>
            </w:r>
            <w:r>
              <w:rPr>
                <w:noProof/>
                <w:webHidden/>
              </w:rPr>
              <w:fldChar w:fldCharType="begin"/>
            </w:r>
            <w:r>
              <w:rPr>
                <w:noProof/>
                <w:webHidden/>
              </w:rPr>
              <w:instrText xml:space="preserve"> PAGEREF _Toc205108407 \h </w:instrText>
            </w:r>
            <w:r>
              <w:rPr>
                <w:noProof/>
                <w:webHidden/>
              </w:rPr>
            </w:r>
          </w:ins>
          <w:r>
            <w:rPr>
              <w:noProof/>
              <w:webHidden/>
            </w:rPr>
            <w:fldChar w:fldCharType="separate"/>
          </w:r>
          <w:ins w:id="180" w:author="Bùi Anh Quốc" w:date="2025-08-03T10:12:00Z">
            <w:r>
              <w:rPr>
                <w:noProof/>
                <w:webHidden/>
              </w:rPr>
              <w:t>24</w:t>
            </w:r>
            <w:r>
              <w:rPr>
                <w:noProof/>
                <w:webHidden/>
              </w:rPr>
              <w:fldChar w:fldCharType="end"/>
            </w:r>
            <w:r w:rsidRPr="007B7367">
              <w:rPr>
                <w:rStyle w:val="Hyperlink"/>
                <w:noProof/>
              </w:rPr>
              <w:fldChar w:fldCharType="end"/>
            </w:r>
          </w:ins>
        </w:p>
        <w:p w14:paraId="6F8AE8DC" w14:textId="3332B346" w:rsidR="00EE1F8D" w:rsidRDefault="00EE1F8D">
          <w:pPr>
            <w:pStyle w:val="TOC3"/>
            <w:tabs>
              <w:tab w:val="right" w:leader="dot" w:pos="9350"/>
            </w:tabs>
            <w:rPr>
              <w:ins w:id="181" w:author="Bùi Anh Quốc" w:date="2025-08-03T10:12:00Z"/>
              <w:rFonts w:cstheme="minorBidi"/>
              <w:noProof/>
            </w:rPr>
          </w:pPr>
          <w:ins w:id="182"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"_Toc205108408"</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3.2.4 Phân tích định tính</w:t>
            </w:r>
            <w:r>
              <w:rPr>
                <w:noProof/>
                <w:webHidden/>
              </w:rPr>
              <w:tab/>
            </w:r>
            <w:r>
              <w:rPr>
                <w:noProof/>
                <w:webHidden/>
              </w:rPr>
              <w:fldChar w:fldCharType="begin"/>
            </w:r>
            <w:r>
              <w:rPr>
                <w:noProof/>
                <w:webHidden/>
              </w:rPr>
              <w:instrText xml:space="preserve"> PAGEREF _Toc205108408 \h </w:instrText>
            </w:r>
            <w:r>
              <w:rPr>
                <w:noProof/>
                <w:webHidden/>
              </w:rPr>
            </w:r>
          </w:ins>
          <w:r>
            <w:rPr>
              <w:noProof/>
              <w:webHidden/>
            </w:rPr>
            <w:fldChar w:fldCharType="separate"/>
          </w:r>
          <w:ins w:id="183" w:author="Bùi Anh Quốc" w:date="2025-08-03T10:12:00Z">
            <w:r>
              <w:rPr>
                <w:noProof/>
                <w:webHidden/>
              </w:rPr>
              <w:t>25</w:t>
            </w:r>
            <w:r>
              <w:rPr>
                <w:noProof/>
                <w:webHidden/>
              </w:rPr>
              <w:fldChar w:fldCharType="end"/>
            </w:r>
            <w:r w:rsidRPr="007B7367">
              <w:rPr>
                <w:rStyle w:val="Hyperlink"/>
                <w:noProof/>
              </w:rPr>
              <w:fldChar w:fldCharType="end"/>
            </w:r>
          </w:ins>
        </w:p>
        <w:p w14:paraId="3F144286" w14:textId="7CF2548F" w:rsidR="00EE1F8D" w:rsidRDefault="00EE1F8D">
          <w:pPr>
            <w:pStyle w:val="TOC3"/>
            <w:tabs>
              <w:tab w:val="right" w:leader="dot" w:pos="9350"/>
            </w:tabs>
            <w:rPr>
              <w:ins w:id="184" w:author="Bùi Anh Quốc" w:date="2025-08-03T10:12:00Z"/>
              <w:rFonts w:cstheme="minorBidi"/>
              <w:noProof/>
            </w:rPr>
          </w:pPr>
          <w:ins w:id="185"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"_Toc205108409"</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3.2.4 Phân tích định lượng</w:t>
            </w:r>
            <w:r>
              <w:rPr>
                <w:noProof/>
                <w:webHidden/>
              </w:rPr>
              <w:tab/>
            </w:r>
            <w:r>
              <w:rPr>
                <w:noProof/>
                <w:webHidden/>
              </w:rPr>
              <w:fldChar w:fldCharType="begin"/>
            </w:r>
            <w:r>
              <w:rPr>
                <w:noProof/>
                <w:webHidden/>
              </w:rPr>
              <w:instrText xml:space="preserve"> PAGEREF _Toc205108409 \h </w:instrText>
            </w:r>
            <w:r>
              <w:rPr>
                <w:noProof/>
                <w:webHidden/>
              </w:rPr>
            </w:r>
          </w:ins>
          <w:r>
            <w:rPr>
              <w:noProof/>
              <w:webHidden/>
            </w:rPr>
            <w:fldChar w:fldCharType="separate"/>
          </w:r>
          <w:ins w:id="186" w:author="Bùi Anh Quốc" w:date="2025-08-03T10:12:00Z">
            <w:r>
              <w:rPr>
                <w:noProof/>
                <w:webHidden/>
              </w:rPr>
              <w:t>26</w:t>
            </w:r>
            <w:r>
              <w:rPr>
                <w:noProof/>
                <w:webHidden/>
              </w:rPr>
              <w:fldChar w:fldCharType="end"/>
            </w:r>
            <w:r w:rsidRPr="007B7367">
              <w:rPr>
                <w:rStyle w:val="Hyperlink"/>
                <w:noProof/>
              </w:rPr>
              <w:fldChar w:fldCharType="end"/>
            </w:r>
          </w:ins>
        </w:p>
        <w:p w14:paraId="0748D93D" w14:textId="19F1FCE5" w:rsidR="00EE1F8D" w:rsidRDefault="00EE1F8D">
          <w:pPr>
            <w:pStyle w:val="TOC2"/>
            <w:tabs>
              <w:tab w:val="right" w:leader="dot" w:pos="9350"/>
            </w:tabs>
            <w:rPr>
              <w:ins w:id="187" w:author="Bùi Anh Quốc" w:date="2025-08-03T10:12:00Z"/>
              <w:rFonts w:cstheme="minorBidi"/>
              <w:noProof/>
            </w:rPr>
          </w:pPr>
          <w:ins w:id="188"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"_Toc205108410"</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3.3. Quy trình Quản lý Chiến dịch Marketing</w:t>
            </w:r>
            <w:r>
              <w:rPr>
                <w:noProof/>
                <w:webHidden/>
              </w:rPr>
              <w:tab/>
            </w:r>
            <w:r>
              <w:rPr>
                <w:noProof/>
                <w:webHidden/>
              </w:rPr>
              <w:fldChar w:fldCharType="begin"/>
            </w:r>
            <w:r>
              <w:rPr>
                <w:noProof/>
                <w:webHidden/>
              </w:rPr>
              <w:instrText xml:space="preserve"> PAGEREF _Toc205108410 \h </w:instrText>
            </w:r>
            <w:r>
              <w:rPr>
                <w:noProof/>
                <w:webHidden/>
              </w:rPr>
            </w:r>
          </w:ins>
          <w:r>
            <w:rPr>
              <w:noProof/>
              <w:webHidden/>
            </w:rPr>
            <w:fldChar w:fldCharType="separate"/>
          </w:r>
          <w:ins w:id="189" w:author="Bùi Anh Quốc" w:date="2025-08-03T10:12:00Z">
            <w:r>
              <w:rPr>
                <w:noProof/>
                <w:webHidden/>
              </w:rPr>
              <w:t>29</w:t>
            </w:r>
            <w:r>
              <w:rPr>
                <w:noProof/>
                <w:webHidden/>
              </w:rPr>
              <w:fldChar w:fldCharType="end"/>
            </w:r>
            <w:r w:rsidRPr="007B7367">
              <w:rPr>
                <w:rStyle w:val="Hyperlink"/>
                <w:noProof/>
              </w:rPr>
              <w:fldChar w:fldCharType="end"/>
            </w:r>
          </w:ins>
        </w:p>
        <w:p w14:paraId="10C2A260" w14:textId="00E47C5D" w:rsidR="00EE1F8D" w:rsidRDefault="00EE1F8D">
          <w:pPr>
            <w:pStyle w:val="TOC3"/>
            <w:tabs>
              <w:tab w:val="right" w:leader="dot" w:pos="9350"/>
            </w:tabs>
            <w:rPr>
              <w:ins w:id="190" w:author="Bùi Anh Quốc" w:date="2025-08-03T10:12:00Z"/>
              <w:rFonts w:cstheme="minorBidi"/>
              <w:noProof/>
            </w:rPr>
          </w:pPr>
          <w:ins w:id="191"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"_Toc205108411"</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3.3.1. Mô tả quy trình</w:t>
            </w:r>
            <w:r>
              <w:rPr>
                <w:noProof/>
                <w:webHidden/>
              </w:rPr>
              <w:tab/>
            </w:r>
            <w:r>
              <w:rPr>
                <w:noProof/>
                <w:webHidden/>
              </w:rPr>
              <w:fldChar w:fldCharType="begin"/>
            </w:r>
            <w:r>
              <w:rPr>
                <w:noProof/>
                <w:webHidden/>
              </w:rPr>
              <w:instrText xml:space="preserve"> PAGEREF _Toc205108411 \h </w:instrText>
            </w:r>
            <w:r>
              <w:rPr>
                <w:noProof/>
                <w:webHidden/>
              </w:rPr>
            </w:r>
          </w:ins>
          <w:r>
            <w:rPr>
              <w:noProof/>
              <w:webHidden/>
            </w:rPr>
            <w:fldChar w:fldCharType="separate"/>
          </w:r>
          <w:ins w:id="192" w:author="Bùi Anh Quốc" w:date="2025-08-03T10:12:00Z">
            <w:r>
              <w:rPr>
                <w:noProof/>
                <w:webHidden/>
              </w:rPr>
              <w:t>29</w:t>
            </w:r>
            <w:r>
              <w:rPr>
                <w:noProof/>
                <w:webHidden/>
              </w:rPr>
              <w:fldChar w:fldCharType="end"/>
            </w:r>
            <w:r w:rsidRPr="007B7367">
              <w:rPr>
                <w:rStyle w:val="Hyperlink"/>
                <w:noProof/>
              </w:rPr>
              <w:fldChar w:fldCharType="end"/>
            </w:r>
          </w:ins>
        </w:p>
        <w:p w14:paraId="15DBEC9B" w14:textId="0D605624" w:rsidR="00EE1F8D" w:rsidRDefault="00EE1F8D">
          <w:pPr>
            <w:pStyle w:val="TOC3"/>
            <w:tabs>
              <w:tab w:val="right" w:leader="dot" w:pos="9350"/>
            </w:tabs>
            <w:rPr>
              <w:ins w:id="193" w:author="Bùi Anh Quốc" w:date="2025-08-03T10:12:00Z"/>
              <w:rFonts w:cstheme="minorBidi"/>
              <w:noProof/>
            </w:rPr>
          </w:pPr>
          <w:ins w:id="194"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"_Toc205108412"</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3.3.2. Phân tích quy trình</w:t>
            </w:r>
            <w:r>
              <w:rPr>
                <w:noProof/>
                <w:webHidden/>
              </w:rPr>
              <w:tab/>
            </w:r>
            <w:r>
              <w:rPr>
                <w:noProof/>
                <w:webHidden/>
              </w:rPr>
              <w:fldChar w:fldCharType="begin"/>
            </w:r>
            <w:r>
              <w:rPr>
                <w:noProof/>
                <w:webHidden/>
              </w:rPr>
              <w:instrText xml:space="preserve"> PAGEREF _Toc205108412 \h </w:instrText>
            </w:r>
            <w:r>
              <w:rPr>
                <w:noProof/>
                <w:webHidden/>
              </w:rPr>
            </w:r>
          </w:ins>
          <w:r>
            <w:rPr>
              <w:noProof/>
              <w:webHidden/>
            </w:rPr>
            <w:fldChar w:fldCharType="separate"/>
          </w:r>
          <w:ins w:id="195" w:author="Bùi Anh Quốc" w:date="2025-08-03T10:12:00Z">
            <w:r>
              <w:rPr>
                <w:noProof/>
                <w:webHidden/>
              </w:rPr>
              <w:t>30</w:t>
            </w:r>
            <w:r>
              <w:rPr>
                <w:noProof/>
                <w:webHidden/>
              </w:rPr>
              <w:fldChar w:fldCharType="end"/>
            </w:r>
            <w:r w:rsidRPr="007B7367">
              <w:rPr>
                <w:rStyle w:val="Hyperlink"/>
                <w:noProof/>
              </w:rPr>
              <w:fldChar w:fldCharType="end"/>
            </w:r>
          </w:ins>
        </w:p>
        <w:p w14:paraId="3110C4D6" w14:textId="6FA76B65" w:rsidR="00EE1F8D" w:rsidRDefault="00EE1F8D">
          <w:pPr>
            <w:pStyle w:val="TOC3"/>
            <w:tabs>
              <w:tab w:val="right" w:leader="dot" w:pos="9350"/>
            </w:tabs>
            <w:rPr>
              <w:ins w:id="196" w:author="Bùi Anh Quốc" w:date="2025-08-03T10:12:00Z"/>
              <w:rFonts w:cstheme="minorBidi"/>
              <w:noProof/>
            </w:rPr>
          </w:pPr>
          <w:ins w:id="197"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"_Toc205108413"</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3.3.3 Phương pháp thực hiện</w:t>
            </w:r>
            <w:r>
              <w:rPr>
                <w:noProof/>
                <w:webHidden/>
              </w:rPr>
              <w:tab/>
            </w:r>
            <w:r>
              <w:rPr>
                <w:noProof/>
                <w:webHidden/>
              </w:rPr>
              <w:fldChar w:fldCharType="begin"/>
            </w:r>
            <w:r>
              <w:rPr>
                <w:noProof/>
                <w:webHidden/>
              </w:rPr>
              <w:instrText xml:space="preserve"> PAGEREF _Toc205108413 \h </w:instrText>
            </w:r>
            <w:r>
              <w:rPr>
                <w:noProof/>
                <w:webHidden/>
              </w:rPr>
            </w:r>
          </w:ins>
          <w:r>
            <w:rPr>
              <w:noProof/>
              <w:webHidden/>
            </w:rPr>
            <w:fldChar w:fldCharType="separate"/>
          </w:r>
          <w:ins w:id="198" w:author="Bùi Anh Quốc" w:date="2025-08-03T10:12:00Z">
            <w:r>
              <w:rPr>
                <w:noProof/>
                <w:webHidden/>
              </w:rPr>
              <w:t>32</w:t>
            </w:r>
            <w:r>
              <w:rPr>
                <w:noProof/>
                <w:webHidden/>
              </w:rPr>
              <w:fldChar w:fldCharType="end"/>
            </w:r>
            <w:r w:rsidRPr="007B7367">
              <w:rPr>
                <w:rStyle w:val="Hyperlink"/>
                <w:noProof/>
              </w:rPr>
              <w:fldChar w:fldCharType="end"/>
            </w:r>
          </w:ins>
        </w:p>
        <w:p w14:paraId="6B5C0701" w14:textId="51FA4B90" w:rsidR="00EE1F8D" w:rsidRDefault="00EE1F8D">
          <w:pPr>
            <w:pStyle w:val="TOC3"/>
            <w:tabs>
              <w:tab w:val="right" w:leader="dot" w:pos="9350"/>
            </w:tabs>
            <w:rPr>
              <w:ins w:id="199" w:author="Bùi Anh Quốc" w:date="2025-08-03T10:12:00Z"/>
              <w:rFonts w:cstheme="minorBidi"/>
              <w:noProof/>
            </w:rPr>
          </w:pPr>
          <w:ins w:id="200"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"_Toc205108414"</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3.3.4. Phân tích định tính</w:t>
            </w:r>
            <w:r>
              <w:rPr>
                <w:noProof/>
                <w:webHidden/>
              </w:rPr>
              <w:tab/>
            </w:r>
            <w:r>
              <w:rPr>
                <w:noProof/>
                <w:webHidden/>
              </w:rPr>
              <w:fldChar w:fldCharType="begin"/>
            </w:r>
            <w:r>
              <w:rPr>
                <w:noProof/>
                <w:webHidden/>
              </w:rPr>
              <w:instrText xml:space="preserve"> PAGEREF _Toc205108414 \h </w:instrText>
            </w:r>
            <w:r>
              <w:rPr>
                <w:noProof/>
                <w:webHidden/>
              </w:rPr>
            </w:r>
          </w:ins>
          <w:r>
            <w:rPr>
              <w:noProof/>
              <w:webHidden/>
            </w:rPr>
            <w:fldChar w:fldCharType="separate"/>
          </w:r>
          <w:ins w:id="201" w:author="Bùi Anh Quốc" w:date="2025-08-03T10:12:00Z">
            <w:r>
              <w:rPr>
                <w:noProof/>
                <w:webHidden/>
              </w:rPr>
              <w:t>34</w:t>
            </w:r>
            <w:r>
              <w:rPr>
                <w:noProof/>
                <w:webHidden/>
              </w:rPr>
              <w:fldChar w:fldCharType="end"/>
            </w:r>
            <w:r w:rsidRPr="007B7367">
              <w:rPr>
                <w:rStyle w:val="Hyperlink"/>
                <w:noProof/>
              </w:rPr>
              <w:fldChar w:fldCharType="end"/>
            </w:r>
          </w:ins>
        </w:p>
        <w:p w14:paraId="44859338" w14:textId="5F630448" w:rsidR="00EE1F8D" w:rsidRDefault="00EE1F8D">
          <w:pPr>
            <w:pStyle w:val="TOC3"/>
            <w:tabs>
              <w:tab w:val="right" w:leader="dot" w:pos="9350"/>
            </w:tabs>
            <w:rPr>
              <w:ins w:id="202" w:author="Bùi Anh Quốc" w:date="2025-08-03T10:12:00Z"/>
              <w:rFonts w:cstheme="minorBidi"/>
              <w:noProof/>
            </w:rPr>
          </w:pPr>
          <w:ins w:id="203"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"_Toc205108415"</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3.3.5. Phân tích định lượng</w:t>
            </w:r>
            <w:r>
              <w:rPr>
                <w:noProof/>
                <w:webHidden/>
              </w:rPr>
              <w:tab/>
            </w:r>
            <w:r>
              <w:rPr>
                <w:noProof/>
                <w:webHidden/>
              </w:rPr>
              <w:fldChar w:fldCharType="begin"/>
            </w:r>
            <w:r>
              <w:rPr>
                <w:noProof/>
                <w:webHidden/>
              </w:rPr>
              <w:instrText xml:space="preserve"> PAGEREF _Toc205108415 \h </w:instrText>
            </w:r>
            <w:r>
              <w:rPr>
                <w:noProof/>
                <w:webHidden/>
              </w:rPr>
            </w:r>
          </w:ins>
          <w:r>
            <w:rPr>
              <w:noProof/>
              <w:webHidden/>
            </w:rPr>
            <w:fldChar w:fldCharType="separate"/>
          </w:r>
          <w:ins w:id="204" w:author="Bùi Anh Quốc" w:date="2025-08-03T10:12:00Z">
            <w:r>
              <w:rPr>
                <w:noProof/>
                <w:webHidden/>
              </w:rPr>
              <w:t>39</w:t>
            </w:r>
            <w:r>
              <w:rPr>
                <w:noProof/>
                <w:webHidden/>
              </w:rPr>
              <w:fldChar w:fldCharType="end"/>
            </w:r>
            <w:r w:rsidRPr="007B7367">
              <w:rPr>
                <w:rStyle w:val="Hyperlink"/>
                <w:noProof/>
              </w:rPr>
              <w:fldChar w:fldCharType="end"/>
            </w:r>
          </w:ins>
        </w:p>
        <w:p w14:paraId="536DADE0" w14:textId="791A8D5F" w:rsidR="00EE1F8D" w:rsidRDefault="00EE1F8D">
          <w:pPr>
            <w:pStyle w:val="TOC3"/>
            <w:tabs>
              <w:tab w:val="right" w:leader="dot" w:pos="9350"/>
            </w:tabs>
            <w:rPr>
              <w:ins w:id="205" w:author="Bùi Anh Quốc" w:date="2025-08-03T10:12:00Z"/>
              <w:rFonts w:cstheme="minorBidi"/>
              <w:noProof/>
            </w:rPr>
          </w:pPr>
          <w:ins w:id="206"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"_Toc205108416"</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3.3.6. Đề xuất cải tiến và Tối ưu hóa quy trình</w:t>
            </w:r>
            <w:r>
              <w:rPr>
                <w:noProof/>
                <w:webHidden/>
              </w:rPr>
              <w:tab/>
            </w:r>
            <w:r>
              <w:rPr>
                <w:noProof/>
                <w:webHidden/>
              </w:rPr>
              <w:fldChar w:fldCharType="begin"/>
            </w:r>
            <w:r>
              <w:rPr>
                <w:noProof/>
                <w:webHidden/>
              </w:rPr>
              <w:instrText xml:space="preserve"> PAGEREF _Toc205108416 \h </w:instrText>
            </w:r>
            <w:r>
              <w:rPr>
                <w:noProof/>
                <w:webHidden/>
              </w:rPr>
            </w:r>
          </w:ins>
          <w:r>
            <w:rPr>
              <w:noProof/>
              <w:webHidden/>
            </w:rPr>
            <w:fldChar w:fldCharType="separate"/>
          </w:r>
          <w:ins w:id="207" w:author="Bùi Anh Quốc" w:date="2025-08-03T10:12:00Z">
            <w:r>
              <w:rPr>
                <w:noProof/>
                <w:webHidden/>
              </w:rPr>
              <w:t>43</w:t>
            </w:r>
            <w:r>
              <w:rPr>
                <w:noProof/>
                <w:webHidden/>
              </w:rPr>
              <w:fldChar w:fldCharType="end"/>
            </w:r>
            <w:r w:rsidRPr="007B7367">
              <w:rPr>
                <w:rStyle w:val="Hyperlink"/>
                <w:noProof/>
              </w:rPr>
              <w:fldChar w:fldCharType="end"/>
            </w:r>
          </w:ins>
        </w:p>
        <w:p w14:paraId="31B43EBF" w14:textId="6AFF9322" w:rsidR="00EE1F8D" w:rsidRDefault="00EE1F8D">
          <w:pPr>
            <w:pStyle w:val="TOC2"/>
            <w:tabs>
              <w:tab w:val="right" w:leader="dot" w:pos="9350"/>
            </w:tabs>
            <w:rPr>
              <w:ins w:id="208" w:author="Bùi Anh Quốc" w:date="2025-08-03T10:12:00Z"/>
              <w:rFonts w:cstheme="minorBidi"/>
              <w:noProof/>
            </w:rPr>
          </w:pPr>
          <w:ins w:id="209"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"_Toc205108417"</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3.4 Quy trình Lập Kế Hoạch Bán Hàng</w:t>
            </w:r>
            <w:r>
              <w:rPr>
                <w:noProof/>
                <w:webHidden/>
              </w:rPr>
              <w:tab/>
            </w:r>
            <w:r>
              <w:rPr>
                <w:noProof/>
                <w:webHidden/>
              </w:rPr>
              <w:fldChar w:fldCharType="begin"/>
            </w:r>
            <w:r>
              <w:rPr>
                <w:noProof/>
                <w:webHidden/>
              </w:rPr>
              <w:instrText xml:space="preserve"> PAGEREF _Toc205108417 \h </w:instrText>
            </w:r>
            <w:r>
              <w:rPr>
                <w:noProof/>
                <w:webHidden/>
              </w:rPr>
            </w:r>
          </w:ins>
          <w:r>
            <w:rPr>
              <w:noProof/>
              <w:webHidden/>
            </w:rPr>
            <w:fldChar w:fldCharType="separate"/>
          </w:r>
          <w:ins w:id="210" w:author="Bùi Anh Quốc" w:date="2025-08-03T10:12:00Z">
            <w:r>
              <w:rPr>
                <w:noProof/>
                <w:webHidden/>
              </w:rPr>
              <w:t>46</w:t>
            </w:r>
            <w:r>
              <w:rPr>
                <w:noProof/>
                <w:webHidden/>
              </w:rPr>
              <w:fldChar w:fldCharType="end"/>
            </w:r>
            <w:r w:rsidRPr="007B7367">
              <w:rPr>
                <w:rStyle w:val="Hyperlink"/>
                <w:noProof/>
              </w:rPr>
              <w:fldChar w:fldCharType="end"/>
            </w:r>
          </w:ins>
        </w:p>
        <w:p w14:paraId="6AD7ED17" w14:textId="37F37E60" w:rsidR="00EE1F8D" w:rsidRDefault="00EE1F8D">
          <w:pPr>
            <w:pStyle w:val="TOC3"/>
            <w:tabs>
              <w:tab w:val="right" w:leader="dot" w:pos="9350"/>
            </w:tabs>
            <w:rPr>
              <w:ins w:id="211" w:author="Bùi Anh Quốc" w:date="2025-08-03T10:12:00Z"/>
              <w:rFonts w:cstheme="minorBidi"/>
              <w:noProof/>
            </w:rPr>
          </w:pPr>
          <w:ins w:id="212"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"_Toc205108418"</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3.4.1 Mô tả quy trình</w:t>
            </w:r>
            <w:r>
              <w:rPr>
                <w:noProof/>
                <w:webHidden/>
              </w:rPr>
              <w:tab/>
            </w:r>
            <w:r>
              <w:rPr>
                <w:noProof/>
                <w:webHidden/>
              </w:rPr>
              <w:fldChar w:fldCharType="begin"/>
            </w:r>
            <w:r>
              <w:rPr>
                <w:noProof/>
                <w:webHidden/>
              </w:rPr>
              <w:instrText xml:space="preserve"> PAGEREF _Toc205108418 \h </w:instrText>
            </w:r>
            <w:r>
              <w:rPr>
                <w:noProof/>
                <w:webHidden/>
              </w:rPr>
            </w:r>
          </w:ins>
          <w:r>
            <w:rPr>
              <w:noProof/>
              <w:webHidden/>
            </w:rPr>
            <w:fldChar w:fldCharType="separate"/>
          </w:r>
          <w:ins w:id="213" w:author="Bùi Anh Quốc" w:date="2025-08-03T10:12:00Z">
            <w:r>
              <w:rPr>
                <w:noProof/>
                <w:webHidden/>
              </w:rPr>
              <w:t>46</w:t>
            </w:r>
            <w:r>
              <w:rPr>
                <w:noProof/>
                <w:webHidden/>
              </w:rPr>
              <w:fldChar w:fldCharType="end"/>
            </w:r>
            <w:r w:rsidRPr="007B7367">
              <w:rPr>
                <w:rStyle w:val="Hyperlink"/>
                <w:noProof/>
              </w:rPr>
              <w:fldChar w:fldCharType="end"/>
            </w:r>
          </w:ins>
        </w:p>
        <w:p w14:paraId="78AF8509" w14:textId="5A0CFAF9" w:rsidR="00EE1F8D" w:rsidRDefault="00EE1F8D">
          <w:pPr>
            <w:pStyle w:val="TOC3"/>
            <w:tabs>
              <w:tab w:val="right" w:leader="dot" w:pos="9350"/>
            </w:tabs>
            <w:rPr>
              <w:ins w:id="214" w:author="Bùi Anh Quốc" w:date="2025-08-03T10:12:00Z"/>
              <w:rFonts w:cstheme="minorBidi"/>
              <w:noProof/>
            </w:rPr>
          </w:pPr>
          <w:ins w:id="215" w:author="Bùi Anh Quốc" w:date="2025-08-03T10:12:00Z">
            <w:r w:rsidRPr="007B7367">
              <w:rPr>
                <w:rStyle w:val="Hyperlink"/>
                <w:noProof/>
              </w:rPr>
              <w:lastRenderedPageBreak/>
              <w:fldChar w:fldCharType="begin"/>
            </w:r>
            <w:r w:rsidRPr="007B7367">
              <w:rPr>
                <w:rStyle w:val="Hyperlink"/>
                <w:noProof/>
              </w:rPr>
              <w:instrText xml:space="preserve"> </w:instrText>
            </w:r>
            <w:r>
              <w:rPr>
                <w:noProof/>
              </w:rPr>
              <w:instrText>HYPERLINK \l "_Toc205108419"</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3.4.2 Phương pháp Thực hiện</w:t>
            </w:r>
            <w:r>
              <w:rPr>
                <w:noProof/>
                <w:webHidden/>
              </w:rPr>
              <w:tab/>
            </w:r>
            <w:r>
              <w:rPr>
                <w:noProof/>
                <w:webHidden/>
              </w:rPr>
              <w:fldChar w:fldCharType="begin"/>
            </w:r>
            <w:r>
              <w:rPr>
                <w:noProof/>
                <w:webHidden/>
              </w:rPr>
              <w:instrText xml:space="preserve"> PAGEREF _Toc205108419 \h </w:instrText>
            </w:r>
            <w:r>
              <w:rPr>
                <w:noProof/>
                <w:webHidden/>
              </w:rPr>
            </w:r>
          </w:ins>
          <w:r>
            <w:rPr>
              <w:noProof/>
              <w:webHidden/>
            </w:rPr>
            <w:fldChar w:fldCharType="separate"/>
          </w:r>
          <w:ins w:id="216" w:author="Bùi Anh Quốc" w:date="2025-08-03T10:12:00Z">
            <w:r>
              <w:rPr>
                <w:noProof/>
                <w:webHidden/>
              </w:rPr>
              <w:t>48</w:t>
            </w:r>
            <w:r>
              <w:rPr>
                <w:noProof/>
                <w:webHidden/>
              </w:rPr>
              <w:fldChar w:fldCharType="end"/>
            </w:r>
            <w:r w:rsidRPr="007B7367">
              <w:rPr>
                <w:rStyle w:val="Hyperlink"/>
                <w:noProof/>
              </w:rPr>
              <w:fldChar w:fldCharType="end"/>
            </w:r>
          </w:ins>
        </w:p>
        <w:p w14:paraId="008FA9E0" w14:textId="5167ED71" w:rsidR="00EE1F8D" w:rsidRDefault="00EE1F8D">
          <w:pPr>
            <w:pStyle w:val="TOC3"/>
            <w:tabs>
              <w:tab w:val="right" w:leader="dot" w:pos="9350"/>
            </w:tabs>
            <w:rPr>
              <w:ins w:id="217" w:author="Bùi Anh Quốc" w:date="2025-08-03T10:12:00Z"/>
              <w:rFonts w:cstheme="minorBidi"/>
              <w:noProof/>
            </w:rPr>
          </w:pPr>
          <w:ins w:id="218"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"_Toc205108420"</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lang w:val="fr-FR"/>
              </w:rPr>
              <w:t>3.4.3 Phân tích Quy trình</w:t>
            </w:r>
            <w:r>
              <w:rPr>
                <w:noProof/>
                <w:webHidden/>
              </w:rPr>
              <w:tab/>
            </w:r>
            <w:r>
              <w:rPr>
                <w:noProof/>
                <w:webHidden/>
              </w:rPr>
              <w:fldChar w:fldCharType="begin"/>
            </w:r>
            <w:r>
              <w:rPr>
                <w:noProof/>
                <w:webHidden/>
              </w:rPr>
              <w:instrText xml:space="preserve"> PAGEREF _Toc205108420 \h </w:instrText>
            </w:r>
            <w:r>
              <w:rPr>
                <w:noProof/>
                <w:webHidden/>
              </w:rPr>
            </w:r>
          </w:ins>
          <w:r>
            <w:rPr>
              <w:noProof/>
              <w:webHidden/>
            </w:rPr>
            <w:fldChar w:fldCharType="separate"/>
          </w:r>
          <w:ins w:id="219" w:author="Bùi Anh Quốc" w:date="2025-08-03T10:12:00Z">
            <w:r>
              <w:rPr>
                <w:noProof/>
                <w:webHidden/>
              </w:rPr>
              <w:t>50</w:t>
            </w:r>
            <w:r>
              <w:rPr>
                <w:noProof/>
                <w:webHidden/>
              </w:rPr>
              <w:fldChar w:fldCharType="end"/>
            </w:r>
            <w:r w:rsidRPr="007B7367">
              <w:rPr>
                <w:rStyle w:val="Hyperlink"/>
                <w:noProof/>
              </w:rPr>
              <w:fldChar w:fldCharType="end"/>
            </w:r>
          </w:ins>
        </w:p>
        <w:p w14:paraId="2274B6BE" w14:textId="39A3E782" w:rsidR="00EE1F8D" w:rsidRDefault="00EE1F8D">
          <w:pPr>
            <w:pStyle w:val="TOC3"/>
            <w:tabs>
              <w:tab w:val="right" w:leader="dot" w:pos="9350"/>
            </w:tabs>
            <w:rPr>
              <w:ins w:id="220" w:author="Bùi Anh Quốc" w:date="2025-08-03T10:12:00Z"/>
              <w:rFonts w:cstheme="minorBidi"/>
              <w:noProof/>
            </w:rPr>
          </w:pPr>
          <w:ins w:id="221"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"_Toc205108421"</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3.4.5 Phân tích Định tính</w:t>
            </w:r>
            <w:r>
              <w:rPr>
                <w:noProof/>
                <w:webHidden/>
              </w:rPr>
              <w:tab/>
            </w:r>
            <w:r>
              <w:rPr>
                <w:noProof/>
                <w:webHidden/>
              </w:rPr>
              <w:fldChar w:fldCharType="begin"/>
            </w:r>
            <w:r>
              <w:rPr>
                <w:noProof/>
                <w:webHidden/>
              </w:rPr>
              <w:instrText xml:space="preserve"> PAGEREF _Toc205108421 \h </w:instrText>
            </w:r>
            <w:r>
              <w:rPr>
                <w:noProof/>
                <w:webHidden/>
              </w:rPr>
            </w:r>
          </w:ins>
          <w:r>
            <w:rPr>
              <w:noProof/>
              <w:webHidden/>
            </w:rPr>
            <w:fldChar w:fldCharType="separate"/>
          </w:r>
          <w:ins w:id="222" w:author="Bùi Anh Quốc" w:date="2025-08-03T10:12:00Z">
            <w:r>
              <w:rPr>
                <w:noProof/>
                <w:webHidden/>
              </w:rPr>
              <w:t>51</w:t>
            </w:r>
            <w:r>
              <w:rPr>
                <w:noProof/>
                <w:webHidden/>
              </w:rPr>
              <w:fldChar w:fldCharType="end"/>
            </w:r>
            <w:r w:rsidRPr="007B7367">
              <w:rPr>
                <w:rStyle w:val="Hyperlink"/>
                <w:noProof/>
              </w:rPr>
              <w:fldChar w:fldCharType="end"/>
            </w:r>
          </w:ins>
        </w:p>
        <w:p w14:paraId="72934B9F" w14:textId="742BE9F9" w:rsidR="00EE1F8D" w:rsidRDefault="00EE1F8D">
          <w:pPr>
            <w:pStyle w:val="TOC3"/>
            <w:tabs>
              <w:tab w:val="right" w:leader="dot" w:pos="9350"/>
            </w:tabs>
            <w:rPr>
              <w:ins w:id="223" w:author="Bùi Anh Quốc" w:date="2025-08-03T10:12:00Z"/>
              <w:rFonts w:cstheme="minorBidi"/>
              <w:noProof/>
            </w:rPr>
          </w:pPr>
          <w:ins w:id="224"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"_Toc205108422"</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3.4.6 Phân tích Định lượng</w:t>
            </w:r>
            <w:r>
              <w:rPr>
                <w:noProof/>
                <w:webHidden/>
              </w:rPr>
              <w:tab/>
            </w:r>
            <w:r>
              <w:rPr>
                <w:noProof/>
                <w:webHidden/>
              </w:rPr>
              <w:fldChar w:fldCharType="begin"/>
            </w:r>
            <w:r>
              <w:rPr>
                <w:noProof/>
                <w:webHidden/>
              </w:rPr>
              <w:instrText xml:space="preserve"> PAGEREF _Toc205108422 \h </w:instrText>
            </w:r>
            <w:r>
              <w:rPr>
                <w:noProof/>
                <w:webHidden/>
              </w:rPr>
            </w:r>
          </w:ins>
          <w:r>
            <w:rPr>
              <w:noProof/>
              <w:webHidden/>
            </w:rPr>
            <w:fldChar w:fldCharType="separate"/>
          </w:r>
          <w:ins w:id="225" w:author="Bùi Anh Quốc" w:date="2025-08-03T10:12:00Z">
            <w:r>
              <w:rPr>
                <w:noProof/>
                <w:webHidden/>
              </w:rPr>
              <w:t>51</w:t>
            </w:r>
            <w:r>
              <w:rPr>
                <w:noProof/>
                <w:webHidden/>
              </w:rPr>
              <w:fldChar w:fldCharType="end"/>
            </w:r>
            <w:r w:rsidRPr="007B7367">
              <w:rPr>
                <w:rStyle w:val="Hyperlink"/>
                <w:noProof/>
              </w:rPr>
              <w:fldChar w:fldCharType="end"/>
            </w:r>
          </w:ins>
        </w:p>
        <w:p w14:paraId="17C90BBC" w14:textId="214F207D" w:rsidR="00EE1F8D" w:rsidRDefault="00EE1F8D">
          <w:pPr>
            <w:pStyle w:val="TOC2"/>
            <w:tabs>
              <w:tab w:val="right" w:leader="dot" w:pos="9350"/>
            </w:tabs>
            <w:rPr>
              <w:ins w:id="226" w:author="Bùi Anh Quốc" w:date="2025-08-03T10:12:00Z"/>
              <w:rFonts w:cstheme="minorBidi"/>
              <w:noProof/>
            </w:rPr>
          </w:pPr>
          <w:ins w:id="227"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"_Toc205108423"</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3.5 Quy trình IT helpdesk</w:t>
            </w:r>
            <w:r>
              <w:rPr>
                <w:noProof/>
                <w:webHidden/>
              </w:rPr>
              <w:tab/>
            </w:r>
            <w:r>
              <w:rPr>
                <w:noProof/>
                <w:webHidden/>
              </w:rPr>
              <w:fldChar w:fldCharType="begin"/>
            </w:r>
            <w:r>
              <w:rPr>
                <w:noProof/>
                <w:webHidden/>
              </w:rPr>
              <w:instrText xml:space="preserve"> PAGEREF _Toc205108423 \h </w:instrText>
            </w:r>
            <w:r>
              <w:rPr>
                <w:noProof/>
                <w:webHidden/>
              </w:rPr>
            </w:r>
          </w:ins>
          <w:r>
            <w:rPr>
              <w:noProof/>
              <w:webHidden/>
            </w:rPr>
            <w:fldChar w:fldCharType="separate"/>
          </w:r>
          <w:ins w:id="228" w:author="Bùi Anh Quốc" w:date="2025-08-03T10:12:00Z">
            <w:r>
              <w:rPr>
                <w:noProof/>
                <w:webHidden/>
              </w:rPr>
              <w:t>52</w:t>
            </w:r>
            <w:r>
              <w:rPr>
                <w:noProof/>
                <w:webHidden/>
              </w:rPr>
              <w:fldChar w:fldCharType="end"/>
            </w:r>
            <w:r w:rsidRPr="007B7367">
              <w:rPr>
                <w:rStyle w:val="Hyperlink"/>
                <w:noProof/>
              </w:rPr>
              <w:fldChar w:fldCharType="end"/>
            </w:r>
          </w:ins>
        </w:p>
        <w:p w14:paraId="16D3FBFF" w14:textId="36FE766C" w:rsidR="00EE1F8D" w:rsidRDefault="00EE1F8D">
          <w:pPr>
            <w:pStyle w:val="TOC3"/>
            <w:tabs>
              <w:tab w:val="right" w:leader="dot" w:pos="9350"/>
            </w:tabs>
            <w:rPr>
              <w:ins w:id="229" w:author="Bùi Anh Quốc" w:date="2025-08-03T10:12:00Z"/>
              <w:rFonts w:cstheme="minorBidi"/>
              <w:noProof/>
            </w:rPr>
          </w:pPr>
          <w:ins w:id="230"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"_Toc205108424"</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3.5.1 Mô tả quy trình</w:t>
            </w:r>
            <w:r>
              <w:rPr>
                <w:noProof/>
                <w:webHidden/>
              </w:rPr>
              <w:tab/>
            </w:r>
            <w:r>
              <w:rPr>
                <w:noProof/>
                <w:webHidden/>
              </w:rPr>
              <w:fldChar w:fldCharType="begin"/>
            </w:r>
            <w:r>
              <w:rPr>
                <w:noProof/>
                <w:webHidden/>
              </w:rPr>
              <w:instrText xml:space="preserve"> PAGEREF _Toc205108424 \h </w:instrText>
            </w:r>
            <w:r>
              <w:rPr>
                <w:noProof/>
                <w:webHidden/>
              </w:rPr>
            </w:r>
          </w:ins>
          <w:r>
            <w:rPr>
              <w:noProof/>
              <w:webHidden/>
            </w:rPr>
            <w:fldChar w:fldCharType="separate"/>
          </w:r>
          <w:ins w:id="231" w:author="Bùi Anh Quốc" w:date="2025-08-03T10:12:00Z">
            <w:r>
              <w:rPr>
                <w:noProof/>
                <w:webHidden/>
              </w:rPr>
              <w:t>52</w:t>
            </w:r>
            <w:r>
              <w:rPr>
                <w:noProof/>
                <w:webHidden/>
              </w:rPr>
              <w:fldChar w:fldCharType="end"/>
            </w:r>
            <w:r w:rsidRPr="007B7367">
              <w:rPr>
                <w:rStyle w:val="Hyperlink"/>
                <w:noProof/>
              </w:rPr>
              <w:fldChar w:fldCharType="end"/>
            </w:r>
          </w:ins>
        </w:p>
        <w:p w14:paraId="5D77312A" w14:textId="6135D9C9" w:rsidR="00EE1F8D" w:rsidRDefault="00EE1F8D">
          <w:pPr>
            <w:pStyle w:val="TOC3"/>
            <w:tabs>
              <w:tab w:val="right" w:leader="dot" w:pos="9350"/>
            </w:tabs>
            <w:rPr>
              <w:ins w:id="232" w:author="Bùi Anh Quốc" w:date="2025-08-03T10:12:00Z"/>
              <w:rFonts w:cstheme="minorBidi"/>
              <w:noProof/>
            </w:rPr>
          </w:pPr>
          <w:ins w:id="233"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"_Toc205108425"</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3.5.2 Phương pháp thực hiện</w:t>
            </w:r>
            <w:r>
              <w:rPr>
                <w:noProof/>
                <w:webHidden/>
              </w:rPr>
              <w:tab/>
            </w:r>
            <w:r>
              <w:rPr>
                <w:noProof/>
                <w:webHidden/>
              </w:rPr>
              <w:fldChar w:fldCharType="begin"/>
            </w:r>
            <w:r>
              <w:rPr>
                <w:noProof/>
                <w:webHidden/>
              </w:rPr>
              <w:instrText xml:space="preserve"> PAGEREF _Toc205108425 \h </w:instrText>
            </w:r>
            <w:r>
              <w:rPr>
                <w:noProof/>
                <w:webHidden/>
              </w:rPr>
            </w:r>
          </w:ins>
          <w:r>
            <w:rPr>
              <w:noProof/>
              <w:webHidden/>
            </w:rPr>
            <w:fldChar w:fldCharType="separate"/>
          </w:r>
          <w:ins w:id="234" w:author="Bùi Anh Quốc" w:date="2025-08-03T10:12:00Z">
            <w:r>
              <w:rPr>
                <w:noProof/>
                <w:webHidden/>
              </w:rPr>
              <w:t>54</w:t>
            </w:r>
            <w:r>
              <w:rPr>
                <w:noProof/>
                <w:webHidden/>
              </w:rPr>
              <w:fldChar w:fldCharType="end"/>
            </w:r>
            <w:r w:rsidRPr="007B7367">
              <w:rPr>
                <w:rStyle w:val="Hyperlink"/>
                <w:noProof/>
              </w:rPr>
              <w:fldChar w:fldCharType="end"/>
            </w:r>
          </w:ins>
        </w:p>
        <w:p w14:paraId="40A5F5B2" w14:textId="56064E7A" w:rsidR="00EE1F8D" w:rsidRDefault="00EE1F8D">
          <w:pPr>
            <w:pStyle w:val="TOC3"/>
            <w:tabs>
              <w:tab w:val="right" w:leader="dot" w:pos="9350"/>
            </w:tabs>
            <w:rPr>
              <w:ins w:id="235" w:author="Bùi Anh Quốc" w:date="2025-08-03T10:12:00Z"/>
              <w:rFonts w:cstheme="minorBidi"/>
              <w:noProof/>
            </w:rPr>
          </w:pPr>
          <w:ins w:id="236"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"_Toc205108426"</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3.5.3 Phân tích quy trình</w:t>
            </w:r>
            <w:r>
              <w:rPr>
                <w:noProof/>
                <w:webHidden/>
              </w:rPr>
              <w:tab/>
            </w:r>
            <w:r>
              <w:rPr>
                <w:noProof/>
                <w:webHidden/>
              </w:rPr>
              <w:fldChar w:fldCharType="begin"/>
            </w:r>
            <w:r>
              <w:rPr>
                <w:noProof/>
                <w:webHidden/>
              </w:rPr>
              <w:instrText xml:space="preserve"> PAGEREF _Toc205108426 \h </w:instrText>
            </w:r>
            <w:r>
              <w:rPr>
                <w:noProof/>
                <w:webHidden/>
              </w:rPr>
            </w:r>
          </w:ins>
          <w:r>
            <w:rPr>
              <w:noProof/>
              <w:webHidden/>
            </w:rPr>
            <w:fldChar w:fldCharType="separate"/>
          </w:r>
          <w:ins w:id="237" w:author="Bùi Anh Quốc" w:date="2025-08-03T10:12:00Z">
            <w:r>
              <w:rPr>
                <w:noProof/>
                <w:webHidden/>
              </w:rPr>
              <w:t>56</w:t>
            </w:r>
            <w:r>
              <w:rPr>
                <w:noProof/>
                <w:webHidden/>
              </w:rPr>
              <w:fldChar w:fldCharType="end"/>
            </w:r>
            <w:r w:rsidRPr="007B7367">
              <w:rPr>
                <w:rStyle w:val="Hyperlink"/>
                <w:noProof/>
              </w:rPr>
              <w:fldChar w:fldCharType="end"/>
            </w:r>
          </w:ins>
        </w:p>
        <w:p w14:paraId="39CF748C" w14:textId="7583618E" w:rsidR="00EE1F8D" w:rsidRDefault="00EE1F8D">
          <w:pPr>
            <w:pStyle w:val="TOC3"/>
            <w:tabs>
              <w:tab w:val="right" w:leader="dot" w:pos="9350"/>
            </w:tabs>
            <w:rPr>
              <w:ins w:id="238" w:author="Bùi Anh Quốc" w:date="2025-08-03T10:12:00Z"/>
              <w:rFonts w:cstheme="minorBidi"/>
              <w:noProof/>
            </w:rPr>
          </w:pPr>
          <w:ins w:id="239"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"_Toc205108427"</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3.5.4 Phân tích định tính</w:t>
            </w:r>
            <w:r>
              <w:rPr>
                <w:noProof/>
                <w:webHidden/>
              </w:rPr>
              <w:tab/>
            </w:r>
            <w:r>
              <w:rPr>
                <w:noProof/>
                <w:webHidden/>
              </w:rPr>
              <w:fldChar w:fldCharType="begin"/>
            </w:r>
            <w:r>
              <w:rPr>
                <w:noProof/>
                <w:webHidden/>
              </w:rPr>
              <w:instrText xml:space="preserve"> PAGEREF _Toc205108427 \h </w:instrText>
            </w:r>
            <w:r>
              <w:rPr>
                <w:noProof/>
                <w:webHidden/>
              </w:rPr>
            </w:r>
          </w:ins>
          <w:r>
            <w:rPr>
              <w:noProof/>
              <w:webHidden/>
            </w:rPr>
            <w:fldChar w:fldCharType="separate"/>
          </w:r>
          <w:ins w:id="240" w:author="Bùi Anh Quốc" w:date="2025-08-03T10:12:00Z">
            <w:r>
              <w:rPr>
                <w:noProof/>
                <w:webHidden/>
              </w:rPr>
              <w:t>58</w:t>
            </w:r>
            <w:r>
              <w:rPr>
                <w:noProof/>
                <w:webHidden/>
              </w:rPr>
              <w:fldChar w:fldCharType="end"/>
            </w:r>
            <w:r w:rsidRPr="007B7367">
              <w:rPr>
                <w:rStyle w:val="Hyperlink"/>
                <w:noProof/>
              </w:rPr>
              <w:fldChar w:fldCharType="end"/>
            </w:r>
          </w:ins>
        </w:p>
        <w:p w14:paraId="66B6F241" w14:textId="72A4E772" w:rsidR="00EE1F8D" w:rsidRDefault="00EE1F8D">
          <w:pPr>
            <w:pStyle w:val="TOC3"/>
            <w:tabs>
              <w:tab w:val="right" w:leader="dot" w:pos="9350"/>
            </w:tabs>
            <w:rPr>
              <w:ins w:id="241" w:author="Bùi Anh Quốc" w:date="2025-08-03T10:12:00Z"/>
              <w:rFonts w:cstheme="minorBidi"/>
              <w:noProof/>
            </w:rPr>
          </w:pPr>
          <w:ins w:id="242"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"_Toc205108428"</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3.5.5 Phân tích định lượng</w:t>
            </w:r>
            <w:r>
              <w:rPr>
                <w:noProof/>
                <w:webHidden/>
              </w:rPr>
              <w:tab/>
            </w:r>
            <w:r>
              <w:rPr>
                <w:noProof/>
                <w:webHidden/>
              </w:rPr>
              <w:fldChar w:fldCharType="begin"/>
            </w:r>
            <w:r>
              <w:rPr>
                <w:noProof/>
                <w:webHidden/>
              </w:rPr>
              <w:instrText xml:space="preserve"> PAGEREF _Toc205108428 \h </w:instrText>
            </w:r>
            <w:r>
              <w:rPr>
                <w:noProof/>
                <w:webHidden/>
              </w:rPr>
            </w:r>
          </w:ins>
          <w:r>
            <w:rPr>
              <w:noProof/>
              <w:webHidden/>
            </w:rPr>
            <w:fldChar w:fldCharType="separate"/>
          </w:r>
          <w:ins w:id="243" w:author="Bùi Anh Quốc" w:date="2025-08-03T10:12:00Z">
            <w:r>
              <w:rPr>
                <w:noProof/>
                <w:webHidden/>
              </w:rPr>
              <w:t>59</w:t>
            </w:r>
            <w:r>
              <w:rPr>
                <w:noProof/>
                <w:webHidden/>
              </w:rPr>
              <w:fldChar w:fldCharType="end"/>
            </w:r>
            <w:r w:rsidRPr="007B7367">
              <w:rPr>
                <w:rStyle w:val="Hyperlink"/>
                <w:noProof/>
              </w:rPr>
              <w:fldChar w:fldCharType="end"/>
            </w:r>
          </w:ins>
        </w:p>
        <w:p w14:paraId="137887D3" w14:textId="0DCEC4DB" w:rsidR="00EE1F8D" w:rsidRDefault="00EE1F8D">
          <w:pPr>
            <w:pStyle w:val="TOC2"/>
            <w:tabs>
              <w:tab w:val="right" w:leader="dot" w:pos="9350"/>
            </w:tabs>
            <w:rPr>
              <w:ins w:id="244" w:author="Bùi Anh Quốc" w:date="2025-08-03T10:12:00Z"/>
              <w:rFonts w:cstheme="minorBidi"/>
              <w:noProof/>
            </w:rPr>
          </w:pPr>
          <w:ins w:id="245"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"_Toc205108429"</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3.6 Quy trình: Quản lý Nhà Cung Cấp</w:t>
            </w:r>
            <w:r>
              <w:rPr>
                <w:noProof/>
                <w:webHidden/>
              </w:rPr>
              <w:tab/>
            </w:r>
            <w:r>
              <w:rPr>
                <w:noProof/>
                <w:webHidden/>
              </w:rPr>
              <w:fldChar w:fldCharType="begin"/>
            </w:r>
            <w:r>
              <w:rPr>
                <w:noProof/>
                <w:webHidden/>
              </w:rPr>
              <w:instrText xml:space="preserve"> PAGEREF _Toc205108429 \h </w:instrText>
            </w:r>
            <w:r>
              <w:rPr>
                <w:noProof/>
                <w:webHidden/>
              </w:rPr>
            </w:r>
          </w:ins>
          <w:r>
            <w:rPr>
              <w:noProof/>
              <w:webHidden/>
            </w:rPr>
            <w:fldChar w:fldCharType="separate"/>
          </w:r>
          <w:ins w:id="246" w:author="Bùi Anh Quốc" w:date="2025-08-03T10:12:00Z">
            <w:r>
              <w:rPr>
                <w:noProof/>
                <w:webHidden/>
              </w:rPr>
              <w:t>61</w:t>
            </w:r>
            <w:r>
              <w:rPr>
                <w:noProof/>
                <w:webHidden/>
              </w:rPr>
              <w:fldChar w:fldCharType="end"/>
            </w:r>
            <w:r w:rsidRPr="007B7367">
              <w:rPr>
                <w:rStyle w:val="Hyperlink"/>
                <w:noProof/>
              </w:rPr>
              <w:fldChar w:fldCharType="end"/>
            </w:r>
          </w:ins>
        </w:p>
        <w:p w14:paraId="11FF65D3" w14:textId="4222F7DB" w:rsidR="00EE1F8D" w:rsidRDefault="00EE1F8D">
          <w:pPr>
            <w:pStyle w:val="TOC3"/>
            <w:tabs>
              <w:tab w:val="right" w:leader="dot" w:pos="9350"/>
            </w:tabs>
            <w:rPr>
              <w:ins w:id="247" w:author="Bùi Anh Quốc" w:date="2025-08-03T10:12:00Z"/>
              <w:rFonts w:cstheme="minorBidi"/>
              <w:noProof/>
            </w:rPr>
          </w:pPr>
          <w:ins w:id="248"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"_Toc205108430"</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3.6.1 Mô tả Quy trình</w:t>
            </w:r>
            <w:r>
              <w:rPr>
                <w:noProof/>
                <w:webHidden/>
              </w:rPr>
              <w:tab/>
            </w:r>
            <w:r>
              <w:rPr>
                <w:noProof/>
                <w:webHidden/>
              </w:rPr>
              <w:fldChar w:fldCharType="begin"/>
            </w:r>
            <w:r>
              <w:rPr>
                <w:noProof/>
                <w:webHidden/>
              </w:rPr>
              <w:instrText xml:space="preserve"> PAGEREF _Toc205108430 \h </w:instrText>
            </w:r>
            <w:r>
              <w:rPr>
                <w:noProof/>
                <w:webHidden/>
              </w:rPr>
            </w:r>
          </w:ins>
          <w:r>
            <w:rPr>
              <w:noProof/>
              <w:webHidden/>
            </w:rPr>
            <w:fldChar w:fldCharType="separate"/>
          </w:r>
          <w:ins w:id="249" w:author="Bùi Anh Quốc" w:date="2025-08-03T10:12:00Z">
            <w:r>
              <w:rPr>
                <w:noProof/>
                <w:webHidden/>
              </w:rPr>
              <w:t>61</w:t>
            </w:r>
            <w:r>
              <w:rPr>
                <w:noProof/>
                <w:webHidden/>
              </w:rPr>
              <w:fldChar w:fldCharType="end"/>
            </w:r>
            <w:r w:rsidRPr="007B7367">
              <w:rPr>
                <w:rStyle w:val="Hyperlink"/>
                <w:noProof/>
              </w:rPr>
              <w:fldChar w:fldCharType="end"/>
            </w:r>
          </w:ins>
        </w:p>
        <w:p w14:paraId="0DF1FDA9" w14:textId="66EBF17A" w:rsidR="00EE1F8D" w:rsidRDefault="00EE1F8D">
          <w:pPr>
            <w:pStyle w:val="TOC3"/>
            <w:tabs>
              <w:tab w:val="right" w:leader="dot" w:pos="9350"/>
            </w:tabs>
            <w:rPr>
              <w:ins w:id="250" w:author="Bùi Anh Quốc" w:date="2025-08-03T10:12:00Z"/>
              <w:rFonts w:cstheme="minorBidi"/>
              <w:noProof/>
            </w:rPr>
          </w:pPr>
          <w:ins w:id="251"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"_Toc205108431"</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3.6.2 Phương pháp Thực hiện</w:t>
            </w:r>
            <w:r>
              <w:rPr>
                <w:noProof/>
                <w:webHidden/>
              </w:rPr>
              <w:tab/>
            </w:r>
            <w:r>
              <w:rPr>
                <w:noProof/>
                <w:webHidden/>
              </w:rPr>
              <w:fldChar w:fldCharType="begin"/>
            </w:r>
            <w:r>
              <w:rPr>
                <w:noProof/>
                <w:webHidden/>
              </w:rPr>
              <w:instrText xml:space="preserve"> PAGEREF _Toc205108431 \h </w:instrText>
            </w:r>
            <w:r>
              <w:rPr>
                <w:noProof/>
                <w:webHidden/>
              </w:rPr>
            </w:r>
          </w:ins>
          <w:r>
            <w:rPr>
              <w:noProof/>
              <w:webHidden/>
            </w:rPr>
            <w:fldChar w:fldCharType="separate"/>
          </w:r>
          <w:ins w:id="252" w:author="Bùi Anh Quốc" w:date="2025-08-03T10:12:00Z">
            <w:r>
              <w:rPr>
                <w:noProof/>
                <w:webHidden/>
              </w:rPr>
              <w:t>63</w:t>
            </w:r>
            <w:r>
              <w:rPr>
                <w:noProof/>
                <w:webHidden/>
              </w:rPr>
              <w:fldChar w:fldCharType="end"/>
            </w:r>
            <w:r w:rsidRPr="007B7367">
              <w:rPr>
                <w:rStyle w:val="Hyperlink"/>
                <w:noProof/>
              </w:rPr>
              <w:fldChar w:fldCharType="end"/>
            </w:r>
          </w:ins>
        </w:p>
        <w:p w14:paraId="179D041B" w14:textId="03AF4095" w:rsidR="00EE1F8D" w:rsidRDefault="00EE1F8D">
          <w:pPr>
            <w:pStyle w:val="TOC3"/>
            <w:tabs>
              <w:tab w:val="right" w:leader="dot" w:pos="9350"/>
            </w:tabs>
            <w:rPr>
              <w:ins w:id="253" w:author="Bùi Anh Quốc" w:date="2025-08-03T10:12:00Z"/>
              <w:rFonts w:cstheme="minorBidi"/>
              <w:noProof/>
            </w:rPr>
          </w:pPr>
          <w:ins w:id="254"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"_Toc205108432"</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3.6.3 Phân tích Quy trình</w:t>
            </w:r>
            <w:r>
              <w:rPr>
                <w:noProof/>
                <w:webHidden/>
              </w:rPr>
              <w:tab/>
            </w:r>
            <w:r>
              <w:rPr>
                <w:noProof/>
                <w:webHidden/>
              </w:rPr>
              <w:fldChar w:fldCharType="begin"/>
            </w:r>
            <w:r>
              <w:rPr>
                <w:noProof/>
                <w:webHidden/>
              </w:rPr>
              <w:instrText xml:space="preserve"> PAGEREF _Toc205108432 \h </w:instrText>
            </w:r>
            <w:r>
              <w:rPr>
                <w:noProof/>
                <w:webHidden/>
              </w:rPr>
            </w:r>
          </w:ins>
          <w:r>
            <w:rPr>
              <w:noProof/>
              <w:webHidden/>
            </w:rPr>
            <w:fldChar w:fldCharType="separate"/>
          </w:r>
          <w:ins w:id="255" w:author="Bùi Anh Quốc" w:date="2025-08-03T10:12:00Z">
            <w:r>
              <w:rPr>
                <w:noProof/>
                <w:webHidden/>
              </w:rPr>
              <w:t>65</w:t>
            </w:r>
            <w:r>
              <w:rPr>
                <w:noProof/>
                <w:webHidden/>
              </w:rPr>
              <w:fldChar w:fldCharType="end"/>
            </w:r>
            <w:r w:rsidRPr="007B7367">
              <w:rPr>
                <w:rStyle w:val="Hyperlink"/>
                <w:noProof/>
              </w:rPr>
              <w:fldChar w:fldCharType="end"/>
            </w:r>
          </w:ins>
        </w:p>
        <w:p w14:paraId="7DB32CC3" w14:textId="4E6EA004" w:rsidR="00EE1F8D" w:rsidRDefault="00EE1F8D">
          <w:pPr>
            <w:pStyle w:val="TOC3"/>
            <w:tabs>
              <w:tab w:val="right" w:leader="dot" w:pos="9350"/>
            </w:tabs>
            <w:rPr>
              <w:ins w:id="256" w:author="Bùi Anh Quốc" w:date="2025-08-03T10:12:00Z"/>
              <w:rFonts w:cstheme="minorBidi"/>
              <w:noProof/>
            </w:rPr>
          </w:pPr>
          <w:ins w:id="257"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"_Toc205108433"</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3.6.4 Phân tích định tính</w:t>
            </w:r>
            <w:r>
              <w:rPr>
                <w:noProof/>
                <w:webHidden/>
              </w:rPr>
              <w:tab/>
            </w:r>
            <w:r>
              <w:rPr>
                <w:noProof/>
                <w:webHidden/>
              </w:rPr>
              <w:fldChar w:fldCharType="begin"/>
            </w:r>
            <w:r>
              <w:rPr>
                <w:noProof/>
                <w:webHidden/>
              </w:rPr>
              <w:instrText xml:space="preserve"> PAGEREF _Toc205108433 \h </w:instrText>
            </w:r>
            <w:r>
              <w:rPr>
                <w:noProof/>
                <w:webHidden/>
              </w:rPr>
            </w:r>
          </w:ins>
          <w:r>
            <w:rPr>
              <w:noProof/>
              <w:webHidden/>
            </w:rPr>
            <w:fldChar w:fldCharType="separate"/>
          </w:r>
          <w:ins w:id="258" w:author="Bùi Anh Quốc" w:date="2025-08-03T10:12:00Z">
            <w:r>
              <w:rPr>
                <w:noProof/>
                <w:webHidden/>
              </w:rPr>
              <w:t>66</w:t>
            </w:r>
            <w:r>
              <w:rPr>
                <w:noProof/>
                <w:webHidden/>
              </w:rPr>
              <w:fldChar w:fldCharType="end"/>
            </w:r>
            <w:r w:rsidRPr="007B7367">
              <w:rPr>
                <w:rStyle w:val="Hyperlink"/>
                <w:noProof/>
              </w:rPr>
              <w:fldChar w:fldCharType="end"/>
            </w:r>
          </w:ins>
        </w:p>
        <w:p w14:paraId="5DC93471" w14:textId="7C85C523" w:rsidR="00EE1F8D" w:rsidRDefault="00EE1F8D">
          <w:pPr>
            <w:pStyle w:val="TOC3"/>
            <w:tabs>
              <w:tab w:val="right" w:leader="dot" w:pos="9350"/>
            </w:tabs>
            <w:rPr>
              <w:ins w:id="259" w:author="Bùi Anh Quốc" w:date="2025-08-03T10:12:00Z"/>
              <w:rFonts w:cstheme="minorBidi"/>
              <w:noProof/>
            </w:rPr>
          </w:pPr>
          <w:ins w:id="260"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"_Toc205108434"</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hAnsi="Times New Roman"/>
                <w:b/>
                <w:bCs/>
                <w:noProof/>
              </w:rPr>
              <w:t>3.6.</w:t>
            </w:r>
            <w:r w:rsidRPr="007B7367">
              <w:rPr>
                <w:rStyle w:val="Hyperlink"/>
                <w:rFonts w:ascii="Times New Roman" w:hAnsi="Times New Roman"/>
                <w:b/>
                <w:bCs/>
                <w:i/>
                <w:iCs/>
                <w:noProof/>
              </w:rPr>
              <w:t>5</w:t>
            </w:r>
            <w:r w:rsidRPr="007B7367">
              <w:rPr>
                <w:rStyle w:val="Hyperlink"/>
                <w:rFonts w:ascii="Times New Roman" w:hAnsi="Times New Roman"/>
                <w:b/>
                <w:bCs/>
                <w:noProof/>
              </w:rPr>
              <w:t xml:space="preserve"> Phân tích định lượng</w:t>
            </w:r>
            <w:r>
              <w:rPr>
                <w:noProof/>
                <w:webHidden/>
              </w:rPr>
              <w:tab/>
            </w:r>
            <w:r>
              <w:rPr>
                <w:noProof/>
                <w:webHidden/>
              </w:rPr>
              <w:fldChar w:fldCharType="begin"/>
            </w:r>
            <w:r>
              <w:rPr>
                <w:noProof/>
                <w:webHidden/>
              </w:rPr>
              <w:instrText xml:space="preserve"> PAGEREF _Toc205108434 \h </w:instrText>
            </w:r>
            <w:r>
              <w:rPr>
                <w:noProof/>
                <w:webHidden/>
              </w:rPr>
            </w:r>
          </w:ins>
          <w:r>
            <w:rPr>
              <w:noProof/>
              <w:webHidden/>
            </w:rPr>
            <w:fldChar w:fldCharType="separate"/>
          </w:r>
          <w:ins w:id="261" w:author="Bùi Anh Quốc" w:date="2025-08-03T10:12:00Z">
            <w:r>
              <w:rPr>
                <w:noProof/>
                <w:webHidden/>
              </w:rPr>
              <w:t>66</w:t>
            </w:r>
            <w:r>
              <w:rPr>
                <w:noProof/>
                <w:webHidden/>
              </w:rPr>
              <w:fldChar w:fldCharType="end"/>
            </w:r>
            <w:r w:rsidRPr="007B7367">
              <w:rPr>
                <w:rStyle w:val="Hyperlink"/>
                <w:noProof/>
              </w:rPr>
              <w:fldChar w:fldCharType="end"/>
            </w:r>
          </w:ins>
        </w:p>
        <w:p w14:paraId="0AEDB9C8" w14:textId="7CFD582F" w:rsidR="00EE1F8D" w:rsidRDefault="00EE1F8D">
          <w:pPr>
            <w:pStyle w:val="TOC1"/>
            <w:tabs>
              <w:tab w:val="right" w:leader="dot" w:pos="9350"/>
            </w:tabs>
            <w:rPr>
              <w:ins w:id="262" w:author="Bùi Anh Quốc" w:date="2025-08-03T10:12:00Z"/>
              <w:rFonts w:cstheme="minorBidi"/>
              <w:noProof/>
            </w:rPr>
          </w:pPr>
          <w:ins w:id="263"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"_Toc205108435"</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CHƯƠNG 4. KẾT LUẬN</w:t>
            </w:r>
            <w:r>
              <w:rPr>
                <w:noProof/>
                <w:webHidden/>
              </w:rPr>
              <w:tab/>
            </w:r>
            <w:r>
              <w:rPr>
                <w:noProof/>
                <w:webHidden/>
              </w:rPr>
              <w:fldChar w:fldCharType="begin"/>
            </w:r>
            <w:r>
              <w:rPr>
                <w:noProof/>
                <w:webHidden/>
              </w:rPr>
              <w:instrText xml:space="preserve"> PAGEREF _Toc205108435 \h </w:instrText>
            </w:r>
            <w:r>
              <w:rPr>
                <w:noProof/>
                <w:webHidden/>
              </w:rPr>
            </w:r>
          </w:ins>
          <w:r>
            <w:rPr>
              <w:noProof/>
              <w:webHidden/>
            </w:rPr>
            <w:fldChar w:fldCharType="separate"/>
          </w:r>
          <w:ins w:id="264" w:author="Bùi Anh Quốc" w:date="2025-08-03T10:12:00Z">
            <w:r>
              <w:rPr>
                <w:noProof/>
                <w:webHidden/>
              </w:rPr>
              <w:t>68</w:t>
            </w:r>
            <w:r>
              <w:rPr>
                <w:noProof/>
                <w:webHidden/>
              </w:rPr>
              <w:fldChar w:fldCharType="end"/>
            </w:r>
            <w:r w:rsidRPr="007B7367">
              <w:rPr>
                <w:rStyle w:val="Hyperlink"/>
                <w:noProof/>
              </w:rPr>
              <w:fldChar w:fldCharType="end"/>
            </w:r>
          </w:ins>
        </w:p>
        <w:p w14:paraId="5CFCE241" w14:textId="7D701631" w:rsidR="00EE1F8D" w:rsidRDefault="00EE1F8D">
          <w:pPr>
            <w:pStyle w:val="TOC2"/>
            <w:tabs>
              <w:tab w:val="right" w:leader="dot" w:pos="9350"/>
            </w:tabs>
            <w:rPr>
              <w:ins w:id="265" w:author="Bùi Anh Quốc" w:date="2025-08-03T10:12:00Z"/>
              <w:rFonts w:cstheme="minorBidi"/>
              <w:noProof/>
            </w:rPr>
          </w:pPr>
          <w:ins w:id="266"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"_Toc205108436"</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4.1. Đánh giá tổng quan về quy trình nghiệp vụ</w:t>
            </w:r>
            <w:r>
              <w:rPr>
                <w:noProof/>
                <w:webHidden/>
              </w:rPr>
              <w:tab/>
            </w:r>
            <w:r>
              <w:rPr>
                <w:noProof/>
                <w:webHidden/>
              </w:rPr>
              <w:fldChar w:fldCharType="begin"/>
            </w:r>
            <w:r>
              <w:rPr>
                <w:noProof/>
                <w:webHidden/>
              </w:rPr>
              <w:instrText xml:space="preserve"> PAGEREF _Toc205108436 \h </w:instrText>
            </w:r>
            <w:r>
              <w:rPr>
                <w:noProof/>
                <w:webHidden/>
              </w:rPr>
            </w:r>
          </w:ins>
          <w:r>
            <w:rPr>
              <w:noProof/>
              <w:webHidden/>
            </w:rPr>
            <w:fldChar w:fldCharType="separate"/>
          </w:r>
          <w:ins w:id="267" w:author="Bùi Anh Quốc" w:date="2025-08-03T10:12:00Z">
            <w:r>
              <w:rPr>
                <w:noProof/>
                <w:webHidden/>
              </w:rPr>
              <w:t>68</w:t>
            </w:r>
            <w:r>
              <w:rPr>
                <w:noProof/>
                <w:webHidden/>
              </w:rPr>
              <w:fldChar w:fldCharType="end"/>
            </w:r>
            <w:r w:rsidRPr="007B7367">
              <w:rPr>
                <w:rStyle w:val="Hyperlink"/>
                <w:noProof/>
              </w:rPr>
              <w:fldChar w:fldCharType="end"/>
            </w:r>
          </w:ins>
        </w:p>
        <w:p w14:paraId="6C80C515" w14:textId="582AC197" w:rsidR="00EE1F8D" w:rsidRDefault="00EE1F8D">
          <w:pPr>
            <w:pStyle w:val="TOC2"/>
            <w:tabs>
              <w:tab w:val="right" w:leader="dot" w:pos="9350"/>
            </w:tabs>
            <w:rPr>
              <w:ins w:id="268" w:author="Bùi Anh Quốc" w:date="2025-08-03T10:12:00Z"/>
              <w:rFonts w:cstheme="minorBidi"/>
              <w:noProof/>
            </w:rPr>
          </w:pPr>
          <w:ins w:id="269"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"_Toc205108437"</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4.2. Điểm mạnh trong quy trình</w:t>
            </w:r>
            <w:r>
              <w:rPr>
                <w:noProof/>
                <w:webHidden/>
              </w:rPr>
              <w:tab/>
            </w:r>
            <w:r>
              <w:rPr>
                <w:noProof/>
                <w:webHidden/>
              </w:rPr>
              <w:fldChar w:fldCharType="begin"/>
            </w:r>
            <w:r>
              <w:rPr>
                <w:noProof/>
                <w:webHidden/>
              </w:rPr>
              <w:instrText xml:space="preserve"> PAGEREF _Toc205108437 \h </w:instrText>
            </w:r>
            <w:r>
              <w:rPr>
                <w:noProof/>
                <w:webHidden/>
              </w:rPr>
            </w:r>
          </w:ins>
          <w:r>
            <w:rPr>
              <w:noProof/>
              <w:webHidden/>
            </w:rPr>
            <w:fldChar w:fldCharType="separate"/>
          </w:r>
          <w:ins w:id="270" w:author="Bùi Anh Quốc" w:date="2025-08-03T10:12:00Z">
            <w:r>
              <w:rPr>
                <w:noProof/>
                <w:webHidden/>
              </w:rPr>
              <w:t>68</w:t>
            </w:r>
            <w:r>
              <w:rPr>
                <w:noProof/>
                <w:webHidden/>
              </w:rPr>
              <w:fldChar w:fldCharType="end"/>
            </w:r>
            <w:r w:rsidRPr="007B7367">
              <w:rPr>
                <w:rStyle w:val="Hyperlink"/>
                <w:noProof/>
              </w:rPr>
              <w:fldChar w:fldCharType="end"/>
            </w:r>
          </w:ins>
        </w:p>
        <w:p w14:paraId="23159EEE" w14:textId="2C3A34C6" w:rsidR="00EE1F8D" w:rsidRDefault="00EE1F8D">
          <w:pPr>
            <w:pStyle w:val="TOC2"/>
            <w:tabs>
              <w:tab w:val="right" w:leader="dot" w:pos="9350"/>
            </w:tabs>
            <w:rPr>
              <w:ins w:id="271" w:author="Bùi Anh Quốc" w:date="2025-08-03T10:12:00Z"/>
              <w:rFonts w:cstheme="minorBidi"/>
              <w:noProof/>
            </w:rPr>
          </w:pPr>
          <w:ins w:id="272"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"_Toc205108438"</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4.3. Các tồn tại và thách thức</w:t>
            </w:r>
            <w:r>
              <w:rPr>
                <w:noProof/>
                <w:webHidden/>
              </w:rPr>
              <w:tab/>
            </w:r>
            <w:r>
              <w:rPr>
                <w:noProof/>
                <w:webHidden/>
              </w:rPr>
              <w:fldChar w:fldCharType="begin"/>
            </w:r>
            <w:r>
              <w:rPr>
                <w:noProof/>
                <w:webHidden/>
              </w:rPr>
              <w:instrText xml:space="preserve"> PAGEREF _Toc205108438 \h </w:instrText>
            </w:r>
            <w:r>
              <w:rPr>
                <w:noProof/>
                <w:webHidden/>
              </w:rPr>
            </w:r>
          </w:ins>
          <w:r>
            <w:rPr>
              <w:noProof/>
              <w:webHidden/>
            </w:rPr>
            <w:fldChar w:fldCharType="separate"/>
          </w:r>
          <w:ins w:id="273" w:author="Bùi Anh Quốc" w:date="2025-08-03T10:12:00Z">
            <w:r>
              <w:rPr>
                <w:noProof/>
                <w:webHidden/>
              </w:rPr>
              <w:t>69</w:t>
            </w:r>
            <w:r>
              <w:rPr>
                <w:noProof/>
                <w:webHidden/>
              </w:rPr>
              <w:fldChar w:fldCharType="end"/>
            </w:r>
            <w:r w:rsidRPr="007B7367">
              <w:rPr>
                <w:rStyle w:val="Hyperlink"/>
                <w:noProof/>
              </w:rPr>
              <w:fldChar w:fldCharType="end"/>
            </w:r>
          </w:ins>
        </w:p>
        <w:p w14:paraId="0F7EE44F" w14:textId="43384D3E" w:rsidR="00EE1F8D" w:rsidRDefault="00EE1F8D">
          <w:pPr>
            <w:pStyle w:val="TOC2"/>
            <w:tabs>
              <w:tab w:val="right" w:leader="dot" w:pos="9350"/>
            </w:tabs>
            <w:rPr>
              <w:ins w:id="274" w:author="Bùi Anh Quốc" w:date="2025-08-03T10:12:00Z"/>
              <w:rFonts w:cstheme="minorBidi"/>
              <w:noProof/>
            </w:rPr>
          </w:pPr>
          <w:ins w:id="275"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"_Toc205108439"</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4.4. Giải pháp cải tiến</w:t>
            </w:r>
            <w:r>
              <w:rPr>
                <w:noProof/>
                <w:webHidden/>
              </w:rPr>
              <w:tab/>
            </w:r>
            <w:r>
              <w:rPr>
                <w:noProof/>
                <w:webHidden/>
              </w:rPr>
              <w:fldChar w:fldCharType="begin"/>
            </w:r>
            <w:r>
              <w:rPr>
                <w:noProof/>
                <w:webHidden/>
              </w:rPr>
              <w:instrText xml:space="preserve"> PAGEREF _Toc205108439 \h </w:instrText>
            </w:r>
            <w:r>
              <w:rPr>
                <w:noProof/>
                <w:webHidden/>
              </w:rPr>
            </w:r>
          </w:ins>
          <w:r>
            <w:rPr>
              <w:noProof/>
              <w:webHidden/>
            </w:rPr>
            <w:fldChar w:fldCharType="separate"/>
          </w:r>
          <w:ins w:id="276" w:author="Bùi Anh Quốc" w:date="2025-08-03T10:12:00Z">
            <w:r>
              <w:rPr>
                <w:noProof/>
                <w:webHidden/>
              </w:rPr>
              <w:t>69</w:t>
            </w:r>
            <w:r>
              <w:rPr>
                <w:noProof/>
                <w:webHidden/>
              </w:rPr>
              <w:fldChar w:fldCharType="end"/>
            </w:r>
            <w:r w:rsidRPr="007B7367">
              <w:rPr>
                <w:rStyle w:val="Hyperlink"/>
                <w:noProof/>
              </w:rPr>
              <w:fldChar w:fldCharType="end"/>
            </w:r>
          </w:ins>
        </w:p>
        <w:p w14:paraId="120967FE" w14:textId="1DF748B0" w:rsidR="00EE1F8D" w:rsidRDefault="00EE1F8D">
          <w:pPr>
            <w:pStyle w:val="TOC2"/>
            <w:tabs>
              <w:tab w:val="right" w:leader="dot" w:pos="9350"/>
            </w:tabs>
            <w:rPr>
              <w:ins w:id="277" w:author="Bùi Anh Quốc" w:date="2025-08-03T10:12:00Z"/>
              <w:rFonts w:cstheme="minorBidi"/>
              <w:noProof/>
            </w:rPr>
          </w:pPr>
          <w:ins w:id="278"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"_Toc205108440"</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4.5. Tầm quan trọng của việc cải tiến quy trình</w:t>
            </w:r>
            <w:r>
              <w:rPr>
                <w:noProof/>
                <w:webHidden/>
              </w:rPr>
              <w:tab/>
            </w:r>
            <w:r>
              <w:rPr>
                <w:noProof/>
                <w:webHidden/>
              </w:rPr>
              <w:fldChar w:fldCharType="begin"/>
            </w:r>
            <w:r>
              <w:rPr>
                <w:noProof/>
                <w:webHidden/>
              </w:rPr>
              <w:instrText xml:space="preserve"> PAGEREF _Toc205108440 \h </w:instrText>
            </w:r>
            <w:r>
              <w:rPr>
                <w:noProof/>
                <w:webHidden/>
              </w:rPr>
            </w:r>
          </w:ins>
          <w:r>
            <w:rPr>
              <w:noProof/>
              <w:webHidden/>
            </w:rPr>
            <w:fldChar w:fldCharType="separate"/>
          </w:r>
          <w:ins w:id="279" w:author="Bùi Anh Quốc" w:date="2025-08-03T10:12:00Z">
            <w:r>
              <w:rPr>
                <w:noProof/>
                <w:webHidden/>
              </w:rPr>
              <w:t>69</w:t>
            </w:r>
            <w:r>
              <w:rPr>
                <w:noProof/>
                <w:webHidden/>
              </w:rPr>
              <w:fldChar w:fldCharType="end"/>
            </w:r>
            <w:r w:rsidRPr="007B7367">
              <w:rPr>
                <w:rStyle w:val="Hyperlink"/>
                <w:noProof/>
              </w:rPr>
              <w:fldChar w:fldCharType="end"/>
            </w:r>
          </w:ins>
        </w:p>
        <w:p w14:paraId="0DE74515" w14:textId="19C59462" w:rsidR="00EE1F8D" w:rsidRDefault="00EE1F8D">
          <w:pPr>
            <w:pStyle w:val="TOC2"/>
            <w:tabs>
              <w:tab w:val="right" w:leader="dot" w:pos="9350"/>
            </w:tabs>
            <w:rPr>
              <w:ins w:id="280" w:author="Bùi Anh Quốc" w:date="2025-08-03T10:12:00Z"/>
              <w:rFonts w:cstheme="minorBidi"/>
              <w:noProof/>
            </w:rPr>
          </w:pPr>
          <w:ins w:id="281"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"_Toc205108441"</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4.6. Kết luận cuối cùng</w:t>
            </w:r>
            <w:r>
              <w:rPr>
                <w:noProof/>
                <w:webHidden/>
              </w:rPr>
              <w:tab/>
            </w:r>
            <w:r>
              <w:rPr>
                <w:noProof/>
                <w:webHidden/>
              </w:rPr>
              <w:fldChar w:fldCharType="begin"/>
            </w:r>
            <w:r>
              <w:rPr>
                <w:noProof/>
                <w:webHidden/>
              </w:rPr>
              <w:instrText xml:space="preserve"> PAGEREF _Toc205108441 \h </w:instrText>
            </w:r>
            <w:r>
              <w:rPr>
                <w:noProof/>
                <w:webHidden/>
              </w:rPr>
            </w:r>
          </w:ins>
          <w:r>
            <w:rPr>
              <w:noProof/>
              <w:webHidden/>
            </w:rPr>
            <w:fldChar w:fldCharType="separate"/>
          </w:r>
          <w:ins w:id="282" w:author="Bùi Anh Quốc" w:date="2025-08-03T10:12:00Z">
            <w:r>
              <w:rPr>
                <w:noProof/>
                <w:webHidden/>
              </w:rPr>
              <w:t>70</w:t>
            </w:r>
            <w:r>
              <w:rPr>
                <w:noProof/>
                <w:webHidden/>
              </w:rPr>
              <w:fldChar w:fldCharType="end"/>
            </w:r>
            <w:r w:rsidRPr="007B7367">
              <w:rPr>
                <w:rStyle w:val="Hyperlink"/>
                <w:noProof/>
              </w:rPr>
              <w:fldChar w:fldCharType="end"/>
            </w:r>
          </w:ins>
        </w:p>
        <w:p w14:paraId="7C51E6E1" w14:textId="312CEDC3" w:rsidR="00EE1F8D" w:rsidRDefault="00EE1F8D">
          <w:pPr>
            <w:pStyle w:val="TOC1"/>
            <w:tabs>
              <w:tab w:val="right" w:leader="dot" w:pos="9350"/>
            </w:tabs>
            <w:rPr>
              <w:ins w:id="283" w:author="Bùi Anh Quốc" w:date="2025-08-03T10:12:00Z"/>
              <w:rFonts w:cstheme="minorBidi"/>
              <w:noProof/>
            </w:rPr>
          </w:pPr>
          <w:ins w:id="284" w:author="Bùi Anh Quốc" w:date="2025-08-03T10:12:00Z">
            <w:r w:rsidRPr="007B7367">
              <w:rPr>
                <w:rStyle w:val="Hyperlink"/>
                <w:noProof/>
              </w:rPr>
              <w:fldChar w:fldCharType="begin"/>
            </w:r>
            <w:r w:rsidRPr="007B7367">
              <w:rPr>
                <w:rStyle w:val="Hyperlink"/>
                <w:noProof/>
              </w:rPr>
              <w:instrText xml:space="preserve"> </w:instrText>
            </w:r>
            <w:r>
              <w:rPr>
                <w:noProof/>
              </w:rPr>
              <w:instrText>HYPERLINK \l "_Toc205108442"</w:instrText>
            </w:r>
            <w:r w:rsidRPr="007B7367">
              <w:rPr>
                <w:rStyle w:val="Hyperlink"/>
                <w:noProof/>
              </w:rPr>
              <w:instrText xml:space="preserve"> </w:instrText>
            </w:r>
            <w:r w:rsidRPr="007B7367">
              <w:rPr>
                <w:rStyle w:val="Hyperlink"/>
                <w:noProof/>
              </w:rPr>
            </w:r>
            <w:r w:rsidRPr="007B7367">
              <w:rPr>
                <w:rStyle w:val="Hyperlink"/>
                <w:noProof/>
              </w:rPr>
              <w:fldChar w:fldCharType="separate"/>
            </w:r>
            <w:r w:rsidRPr="007B7367">
              <w:rPr>
                <w:rStyle w:val="Hyperlink"/>
                <w:rFonts w:ascii="Times New Roman" w:eastAsia="Times New Roman" w:hAnsi="Times New Roman"/>
                <w:b/>
                <w:bCs/>
                <w:noProof/>
              </w:rPr>
              <w:t>TÀI LIỆU THAM KHẢO</w:t>
            </w:r>
            <w:r>
              <w:rPr>
                <w:noProof/>
                <w:webHidden/>
              </w:rPr>
              <w:tab/>
            </w:r>
            <w:r>
              <w:rPr>
                <w:noProof/>
                <w:webHidden/>
              </w:rPr>
              <w:fldChar w:fldCharType="begin"/>
            </w:r>
            <w:r>
              <w:rPr>
                <w:noProof/>
                <w:webHidden/>
              </w:rPr>
              <w:instrText xml:space="preserve"> PAGEREF _Toc205108442 \h </w:instrText>
            </w:r>
            <w:r>
              <w:rPr>
                <w:noProof/>
                <w:webHidden/>
              </w:rPr>
            </w:r>
          </w:ins>
          <w:r>
            <w:rPr>
              <w:noProof/>
              <w:webHidden/>
            </w:rPr>
            <w:fldChar w:fldCharType="separate"/>
          </w:r>
          <w:ins w:id="285" w:author="Bùi Anh Quốc" w:date="2025-08-03T10:12:00Z">
            <w:r>
              <w:rPr>
                <w:noProof/>
                <w:webHidden/>
              </w:rPr>
              <w:t>70</w:t>
            </w:r>
            <w:r>
              <w:rPr>
                <w:noProof/>
                <w:webHidden/>
              </w:rPr>
              <w:fldChar w:fldCharType="end"/>
            </w:r>
            <w:r w:rsidRPr="007B7367">
              <w:rPr>
                <w:rStyle w:val="Hyperlink"/>
                <w:noProof/>
              </w:rPr>
              <w:fldChar w:fldCharType="end"/>
            </w:r>
          </w:ins>
        </w:p>
        <w:p w14:paraId="2B842174" w14:textId="6D13450A" w:rsidR="006D4348" w:rsidRPr="00157A75" w:rsidDel="00157A75" w:rsidRDefault="006D4348">
          <w:pPr>
            <w:pStyle w:val="TOC1"/>
            <w:tabs>
              <w:tab w:val="right" w:leader="dot" w:pos="9350"/>
            </w:tabs>
            <w:rPr>
              <w:del w:id="286" w:author="Bùi Anh Quốc" w:date="2025-08-02T15:47:00Z"/>
              <w:rFonts w:ascii="Times New Roman" w:hAnsi="Times New Roman"/>
              <w:noProof/>
              <w:sz w:val="26"/>
              <w:szCs w:val="26"/>
              <w:rPrChange w:id="287" w:author="Bùi Anh Quốc" w:date="2025-08-02T15:48:00Z">
                <w:rPr>
                  <w:del w:id="288" w:author="Bùi Anh Quốc" w:date="2025-08-02T15:47:00Z"/>
                  <w:rFonts w:cstheme="minorBidi"/>
                  <w:noProof/>
                </w:rPr>
              </w:rPrChange>
            </w:rPr>
          </w:pPr>
          <w:del w:id="289" w:author="Bùi Anh Quốc" w:date="2025-08-02T15:47:00Z">
            <w:r w:rsidRPr="00157A75" w:rsidDel="00157A75">
              <w:rPr>
                <w:rStyle w:val="Hyperlink"/>
                <w:rFonts w:ascii="Times New Roman" w:eastAsia="Times New Roman" w:hAnsi="Times New Roman"/>
                <w:b/>
                <w:bCs/>
                <w:noProof/>
                <w:sz w:val="26"/>
                <w:szCs w:val="26"/>
                <w:rPrChange w:id="290" w:author="Bùi Anh Quốc" w:date="2025-08-02T15:48:00Z">
                  <w:rPr>
                    <w:rStyle w:val="Hyperlink"/>
                    <w:rFonts w:ascii="Times New Roman" w:eastAsia="Times New Roman" w:hAnsi="Times New Roman"/>
                    <w:b/>
                    <w:bCs/>
                    <w:noProof/>
                  </w:rPr>
                </w:rPrChange>
              </w:rPr>
              <w:delText>CHƯƠNG 1. GIỚI THIỆU CÔNG TY CỔ PHẦN THƯƠNG MẠI – DỊCH VỤ PHONG VŨ</w:delText>
            </w:r>
            <w:r w:rsidRPr="00157A75" w:rsidDel="00157A75">
              <w:rPr>
                <w:rFonts w:ascii="Times New Roman" w:hAnsi="Times New Roman"/>
                <w:noProof/>
                <w:webHidden/>
                <w:sz w:val="26"/>
                <w:szCs w:val="26"/>
                <w:rPrChange w:id="291" w:author="Bùi Anh Quốc" w:date="2025-08-02T15:48:00Z">
                  <w:rPr>
                    <w:noProof/>
                    <w:webHidden/>
                  </w:rPr>
                </w:rPrChange>
              </w:rPr>
              <w:tab/>
            </w:r>
          </w:del>
          <w:del w:id="292" w:author="Bùi Anh Quốc" w:date="2025-08-02T15:46:00Z">
            <w:r w:rsidRPr="00157A75" w:rsidDel="006D4348">
              <w:rPr>
                <w:rFonts w:ascii="Times New Roman" w:hAnsi="Times New Roman"/>
                <w:noProof/>
                <w:webHidden/>
                <w:sz w:val="26"/>
                <w:szCs w:val="26"/>
                <w:rPrChange w:id="293" w:author="Bùi Anh Quốc" w:date="2025-08-02T15:48:00Z">
                  <w:rPr>
                    <w:noProof/>
                    <w:webHidden/>
                  </w:rPr>
                </w:rPrChange>
              </w:rPr>
              <w:delText>3</w:delText>
            </w:r>
          </w:del>
        </w:p>
        <w:p w14:paraId="07042DD2" w14:textId="2A14A4D4" w:rsidR="006D4348" w:rsidRPr="00157A75" w:rsidDel="00157A75" w:rsidRDefault="006D4348">
          <w:pPr>
            <w:pStyle w:val="TOC2"/>
            <w:tabs>
              <w:tab w:val="right" w:leader="dot" w:pos="9350"/>
            </w:tabs>
            <w:rPr>
              <w:del w:id="294" w:author="Bùi Anh Quốc" w:date="2025-08-02T15:47:00Z"/>
              <w:rFonts w:ascii="Times New Roman" w:hAnsi="Times New Roman"/>
              <w:noProof/>
              <w:sz w:val="26"/>
              <w:szCs w:val="26"/>
              <w:rPrChange w:id="295" w:author="Bùi Anh Quốc" w:date="2025-08-02T15:48:00Z">
                <w:rPr>
                  <w:del w:id="296" w:author="Bùi Anh Quốc" w:date="2025-08-02T15:47:00Z"/>
                  <w:rFonts w:cstheme="minorBidi"/>
                  <w:noProof/>
                </w:rPr>
              </w:rPrChange>
            </w:rPr>
          </w:pPr>
          <w:del w:id="297" w:author="Bùi Anh Quốc" w:date="2025-08-02T15:47:00Z">
            <w:r w:rsidRPr="00157A75" w:rsidDel="00157A75">
              <w:rPr>
                <w:rStyle w:val="Hyperlink"/>
                <w:rFonts w:ascii="Times New Roman" w:eastAsia="Times New Roman" w:hAnsi="Times New Roman"/>
                <w:b/>
                <w:bCs/>
                <w:noProof/>
                <w:sz w:val="26"/>
                <w:szCs w:val="26"/>
                <w:rPrChange w:id="298" w:author="Bùi Anh Quốc" w:date="2025-08-02T15:48:00Z">
                  <w:rPr>
                    <w:rStyle w:val="Hyperlink"/>
                    <w:rFonts w:ascii="Times New Roman" w:eastAsia="Times New Roman" w:hAnsi="Times New Roman"/>
                    <w:b/>
                    <w:bCs/>
                    <w:noProof/>
                  </w:rPr>
                </w:rPrChange>
              </w:rPr>
              <w:delText>1.1. Giới thiệu tổng quan về Doanh nghiệp:</w:delText>
            </w:r>
            <w:r w:rsidRPr="00157A75" w:rsidDel="00157A75">
              <w:rPr>
                <w:rFonts w:ascii="Times New Roman" w:hAnsi="Times New Roman"/>
                <w:noProof/>
                <w:webHidden/>
                <w:sz w:val="26"/>
                <w:szCs w:val="26"/>
                <w:rPrChange w:id="299" w:author="Bùi Anh Quốc" w:date="2025-08-02T15:48:00Z">
                  <w:rPr>
                    <w:noProof/>
                    <w:webHidden/>
                  </w:rPr>
                </w:rPrChange>
              </w:rPr>
              <w:tab/>
            </w:r>
          </w:del>
          <w:del w:id="300" w:author="Bùi Anh Quốc" w:date="2025-08-02T15:46:00Z">
            <w:r w:rsidRPr="00157A75" w:rsidDel="006D4348">
              <w:rPr>
                <w:rFonts w:ascii="Times New Roman" w:hAnsi="Times New Roman"/>
                <w:noProof/>
                <w:webHidden/>
                <w:sz w:val="26"/>
                <w:szCs w:val="26"/>
                <w:rPrChange w:id="301" w:author="Bùi Anh Quốc" w:date="2025-08-02T15:48:00Z">
                  <w:rPr>
                    <w:noProof/>
                    <w:webHidden/>
                  </w:rPr>
                </w:rPrChange>
              </w:rPr>
              <w:delText>3</w:delText>
            </w:r>
          </w:del>
        </w:p>
        <w:p w14:paraId="465E7A20" w14:textId="750417F4" w:rsidR="006D4348" w:rsidRPr="00157A75" w:rsidDel="00157A75" w:rsidRDefault="006D4348">
          <w:pPr>
            <w:pStyle w:val="TOC3"/>
            <w:tabs>
              <w:tab w:val="right" w:leader="dot" w:pos="9350"/>
            </w:tabs>
            <w:rPr>
              <w:del w:id="302" w:author="Bùi Anh Quốc" w:date="2025-08-02T15:47:00Z"/>
              <w:rFonts w:ascii="Times New Roman" w:hAnsi="Times New Roman"/>
              <w:noProof/>
              <w:sz w:val="26"/>
              <w:szCs w:val="26"/>
              <w:rPrChange w:id="303" w:author="Bùi Anh Quốc" w:date="2025-08-02T15:48:00Z">
                <w:rPr>
                  <w:del w:id="304" w:author="Bùi Anh Quốc" w:date="2025-08-02T15:47:00Z"/>
                  <w:rFonts w:cstheme="minorBidi"/>
                  <w:noProof/>
                </w:rPr>
              </w:rPrChange>
            </w:rPr>
          </w:pPr>
          <w:del w:id="305" w:author="Bùi Anh Quốc" w:date="2025-08-02T15:47:00Z">
            <w:r w:rsidRPr="00157A75" w:rsidDel="00157A75">
              <w:rPr>
                <w:rStyle w:val="Hyperlink"/>
                <w:rFonts w:ascii="Times New Roman" w:eastAsia="Times New Roman" w:hAnsi="Times New Roman"/>
                <w:b/>
                <w:bCs/>
                <w:noProof/>
                <w:sz w:val="26"/>
                <w:szCs w:val="26"/>
                <w:rPrChange w:id="306" w:author="Bùi Anh Quốc" w:date="2025-08-02T15:48:00Z">
                  <w:rPr>
                    <w:rStyle w:val="Hyperlink"/>
                    <w:rFonts w:ascii="Times New Roman" w:eastAsia="Times New Roman" w:hAnsi="Times New Roman"/>
                    <w:b/>
                    <w:bCs/>
                    <w:noProof/>
                  </w:rPr>
                </w:rPrChange>
              </w:rPr>
              <w:delText>1.1.1. Lịch sử hình thành Doanh nghiệp:</w:delText>
            </w:r>
            <w:r w:rsidRPr="00157A75" w:rsidDel="00157A75">
              <w:rPr>
                <w:rFonts w:ascii="Times New Roman" w:hAnsi="Times New Roman"/>
                <w:noProof/>
                <w:webHidden/>
                <w:sz w:val="26"/>
                <w:szCs w:val="26"/>
                <w:rPrChange w:id="307" w:author="Bùi Anh Quốc" w:date="2025-08-02T15:48:00Z">
                  <w:rPr>
                    <w:noProof/>
                    <w:webHidden/>
                  </w:rPr>
                </w:rPrChange>
              </w:rPr>
              <w:tab/>
            </w:r>
          </w:del>
          <w:del w:id="308" w:author="Bùi Anh Quốc" w:date="2025-08-02T15:46:00Z">
            <w:r w:rsidRPr="00157A75" w:rsidDel="006D4348">
              <w:rPr>
                <w:rFonts w:ascii="Times New Roman" w:hAnsi="Times New Roman"/>
                <w:noProof/>
                <w:webHidden/>
                <w:sz w:val="26"/>
                <w:szCs w:val="26"/>
                <w:rPrChange w:id="309" w:author="Bùi Anh Quốc" w:date="2025-08-02T15:48:00Z">
                  <w:rPr>
                    <w:noProof/>
                    <w:webHidden/>
                  </w:rPr>
                </w:rPrChange>
              </w:rPr>
              <w:delText>3</w:delText>
            </w:r>
          </w:del>
        </w:p>
        <w:p w14:paraId="317FF73E" w14:textId="3917DBA9" w:rsidR="006D4348" w:rsidRPr="00157A75" w:rsidDel="00157A75" w:rsidRDefault="006D4348">
          <w:pPr>
            <w:pStyle w:val="TOC3"/>
            <w:tabs>
              <w:tab w:val="right" w:leader="dot" w:pos="9350"/>
            </w:tabs>
            <w:rPr>
              <w:del w:id="310" w:author="Bùi Anh Quốc" w:date="2025-08-02T15:47:00Z"/>
              <w:rFonts w:ascii="Times New Roman" w:hAnsi="Times New Roman"/>
              <w:noProof/>
              <w:sz w:val="26"/>
              <w:szCs w:val="26"/>
              <w:rPrChange w:id="311" w:author="Bùi Anh Quốc" w:date="2025-08-02T15:48:00Z">
                <w:rPr>
                  <w:del w:id="312" w:author="Bùi Anh Quốc" w:date="2025-08-02T15:47:00Z"/>
                  <w:rFonts w:cstheme="minorBidi"/>
                  <w:noProof/>
                </w:rPr>
              </w:rPrChange>
            </w:rPr>
          </w:pPr>
          <w:del w:id="313" w:author="Bùi Anh Quốc" w:date="2025-08-02T15:47:00Z">
            <w:r w:rsidRPr="00157A75" w:rsidDel="00157A75">
              <w:rPr>
                <w:rStyle w:val="Hyperlink"/>
                <w:rFonts w:ascii="Times New Roman" w:eastAsia="Times New Roman" w:hAnsi="Times New Roman"/>
                <w:b/>
                <w:bCs/>
                <w:noProof/>
                <w:sz w:val="26"/>
                <w:szCs w:val="26"/>
                <w:rPrChange w:id="314" w:author="Bùi Anh Quốc" w:date="2025-08-02T15:48:00Z">
                  <w:rPr>
                    <w:rStyle w:val="Hyperlink"/>
                    <w:rFonts w:ascii="Times New Roman" w:eastAsia="Times New Roman" w:hAnsi="Times New Roman"/>
                    <w:b/>
                    <w:bCs/>
                    <w:noProof/>
                  </w:rPr>
                </w:rPrChange>
              </w:rPr>
              <w:delText>1.1.2. Quy mô hoạt động kinh doanh của Doanh nghiệp:</w:delText>
            </w:r>
            <w:r w:rsidRPr="00157A75" w:rsidDel="00157A75">
              <w:rPr>
                <w:rFonts w:ascii="Times New Roman" w:hAnsi="Times New Roman"/>
                <w:noProof/>
                <w:webHidden/>
                <w:sz w:val="26"/>
                <w:szCs w:val="26"/>
                <w:rPrChange w:id="315" w:author="Bùi Anh Quốc" w:date="2025-08-02T15:48:00Z">
                  <w:rPr>
                    <w:noProof/>
                    <w:webHidden/>
                  </w:rPr>
                </w:rPrChange>
              </w:rPr>
              <w:tab/>
            </w:r>
          </w:del>
          <w:del w:id="316" w:author="Bùi Anh Quốc" w:date="2025-08-02T15:46:00Z">
            <w:r w:rsidRPr="00157A75" w:rsidDel="006D4348">
              <w:rPr>
                <w:rFonts w:ascii="Times New Roman" w:hAnsi="Times New Roman"/>
                <w:noProof/>
                <w:webHidden/>
                <w:sz w:val="26"/>
                <w:szCs w:val="26"/>
                <w:rPrChange w:id="317" w:author="Bùi Anh Quốc" w:date="2025-08-02T15:48:00Z">
                  <w:rPr>
                    <w:noProof/>
                    <w:webHidden/>
                  </w:rPr>
                </w:rPrChange>
              </w:rPr>
              <w:delText>4</w:delText>
            </w:r>
          </w:del>
        </w:p>
        <w:p w14:paraId="153CC24B" w14:textId="6352AB26" w:rsidR="006D4348" w:rsidRPr="00157A75" w:rsidDel="00157A75" w:rsidRDefault="006D4348">
          <w:pPr>
            <w:pStyle w:val="TOC3"/>
            <w:tabs>
              <w:tab w:val="right" w:leader="dot" w:pos="9350"/>
            </w:tabs>
            <w:rPr>
              <w:del w:id="318" w:author="Bùi Anh Quốc" w:date="2025-08-02T15:47:00Z"/>
              <w:rFonts w:ascii="Times New Roman" w:hAnsi="Times New Roman"/>
              <w:noProof/>
              <w:sz w:val="26"/>
              <w:szCs w:val="26"/>
              <w:rPrChange w:id="319" w:author="Bùi Anh Quốc" w:date="2025-08-02T15:48:00Z">
                <w:rPr>
                  <w:del w:id="320" w:author="Bùi Anh Quốc" w:date="2025-08-02T15:47:00Z"/>
                  <w:rFonts w:cstheme="minorBidi"/>
                  <w:noProof/>
                </w:rPr>
              </w:rPrChange>
            </w:rPr>
          </w:pPr>
          <w:del w:id="321" w:author="Bùi Anh Quốc" w:date="2025-08-02T15:47:00Z">
            <w:r w:rsidRPr="00157A75" w:rsidDel="00157A75">
              <w:rPr>
                <w:rStyle w:val="Hyperlink"/>
                <w:rFonts w:ascii="Times New Roman" w:eastAsia="Times New Roman" w:hAnsi="Times New Roman"/>
                <w:b/>
                <w:bCs/>
                <w:noProof/>
                <w:sz w:val="26"/>
                <w:szCs w:val="26"/>
                <w:rPrChange w:id="322" w:author="Bùi Anh Quốc" w:date="2025-08-02T15:48:00Z">
                  <w:rPr>
                    <w:rStyle w:val="Hyperlink"/>
                    <w:rFonts w:ascii="Times New Roman" w:eastAsia="Times New Roman" w:hAnsi="Times New Roman"/>
                    <w:b/>
                    <w:bCs/>
                    <w:noProof/>
                  </w:rPr>
                </w:rPrChange>
              </w:rPr>
              <w:delText>1.1.3. Thành tựu nổi bật</w:delText>
            </w:r>
            <w:r w:rsidRPr="00157A75" w:rsidDel="00157A75">
              <w:rPr>
                <w:rStyle w:val="Hyperlink"/>
                <w:rFonts w:ascii="Times New Roman" w:eastAsia="Times New Roman" w:hAnsi="Times New Roman"/>
                <w:noProof/>
                <w:sz w:val="26"/>
                <w:szCs w:val="26"/>
                <w:rPrChange w:id="323" w:author="Bùi Anh Quốc" w:date="2025-08-02T15:48:00Z">
                  <w:rPr>
                    <w:rStyle w:val="Hyperlink"/>
                    <w:rFonts w:ascii="Times New Roman" w:eastAsia="Times New Roman" w:hAnsi="Times New Roman"/>
                    <w:noProof/>
                  </w:rPr>
                </w:rPrChange>
              </w:rPr>
              <w:delText>:</w:delText>
            </w:r>
            <w:r w:rsidRPr="00157A75" w:rsidDel="00157A75">
              <w:rPr>
                <w:rFonts w:ascii="Times New Roman" w:hAnsi="Times New Roman"/>
                <w:noProof/>
                <w:webHidden/>
                <w:sz w:val="26"/>
                <w:szCs w:val="26"/>
                <w:rPrChange w:id="324" w:author="Bùi Anh Quốc" w:date="2025-08-02T15:48:00Z">
                  <w:rPr>
                    <w:noProof/>
                    <w:webHidden/>
                  </w:rPr>
                </w:rPrChange>
              </w:rPr>
              <w:tab/>
            </w:r>
          </w:del>
          <w:del w:id="325" w:author="Bùi Anh Quốc" w:date="2025-08-02T15:46:00Z">
            <w:r w:rsidRPr="00157A75" w:rsidDel="006D4348">
              <w:rPr>
                <w:rFonts w:ascii="Times New Roman" w:hAnsi="Times New Roman"/>
                <w:noProof/>
                <w:webHidden/>
                <w:sz w:val="26"/>
                <w:szCs w:val="26"/>
                <w:rPrChange w:id="326" w:author="Bùi Anh Quốc" w:date="2025-08-02T15:48:00Z">
                  <w:rPr>
                    <w:noProof/>
                    <w:webHidden/>
                  </w:rPr>
                </w:rPrChange>
              </w:rPr>
              <w:delText>5</w:delText>
            </w:r>
          </w:del>
        </w:p>
        <w:p w14:paraId="56F676A2" w14:textId="757CB8F4" w:rsidR="006D4348" w:rsidRPr="00157A75" w:rsidDel="00157A75" w:rsidRDefault="006D4348">
          <w:pPr>
            <w:pStyle w:val="TOC2"/>
            <w:tabs>
              <w:tab w:val="right" w:leader="dot" w:pos="9350"/>
            </w:tabs>
            <w:rPr>
              <w:del w:id="327" w:author="Bùi Anh Quốc" w:date="2025-08-02T15:47:00Z"/>
              <w:rFonts w:ascii="Times New Roman" w:hAnsi="Times New Roman"/>
              <w:noProof/>
              <w:sz w:val="26"/>
              <w:szCs w:val="26"/>
              <w:rPrChange w:id="328" w:author="Bùi Anh Quốc" w:date="2025-08-02T15:48:00Z">
                <w:rPr>
                  <w:del w:id="329" w:author="Bùi Anh Quốc" w:date="2025-08-02T15:47:00Z"/>
                  <w:rFonts w:cstheme="minorBidi"/>
                  <w:noProof/>
                </w:rPr>
              </w:rPrChange>
            </w:rPr>
          </w:pPr>
          <w:del w:id="330" w:author="Bùi Anh Quốc" w:date="2025-08-02T15:47:00Z">
            <w:r w:rsidRPr="00157A75" w:rsidDel="00157A75">
              <w:rPr>
                <w:rStyle w:val="Hyperlink"/>
                <w:rFonts w:ascii="Times New Roman" w:eastAsia="Times New Roman" w:hAnsi="Times New Roman"/>
                <w:b/>
                <w:bCs/>
                <w:noProof/>
                <w:sz w:val="26"/>
                <w:szCs w:val="26"/>
                <w:rPrChange w:id="331" w:author="Bùi Anh Quốc" w:date="2025-08-02T15:48:00Z">
                  <w:rPr>
                    <w:rStyle w:val="Hyperlink"/>
                    <w:rFonts w:ascii="Times New Roman" w:eastAsia="Times New Roman" w:hAnsi="Times New Roman"/>
                    <w:b/>
                    <w:bCs/>
                    <w:noProof/>
                  </w:rPr>
                </w:rPrChange>
              </w:rPr>
              <w:delText>1.2. Cơ cấu tổ chức và hoạt động kinh doanh của Doanh nghiệp:</w:delText>
            </w:r>
            <w:r w:rsidRPr="00157A75" w:rsidDel="00157A75">
              <w:rPr>
                <w:rFonts w:ascii="Times New Roman" w:hAnsi="Times New Roman"/>
                <w:noProof/>
                <w:webHidden/>
                <w:sz w:val="26"/>
                <w:szCs w:val="26"/>
                <w:rPrChange w:id="332" w:author="Bùi Anh Quốc" w:date="2025-08-02T15:48:00Z">
                  <w:rPr>
                    <w:noProof/>
                    <w:webHidden/>
                  </w:rPr>
                </w:rPrChange>
              </w:rPr>
              <w:tab/>
            </w:r>
          </w:del>
          <w:del w:id="333" w:author="Bùi Anh Quốc" w:date="2025-08-02T15:46:00Z">
            <w:r w:rsidRPr="00157A75" w:rsidDel="006D4348">
              <w:rPr>
                <w:rFonts w:ascii="Times New Roman" w:hAnsi="Times New Roman"/>
                <w:noProof/>
                <w:webHidden/>
                <w:sz w:val="26"/>
                <w:szCs w:val="26"/>
                <w:rPrChange w:id="334" w:author="Bùi Anh Quốc" w:date="2025-08-02T15:48:00Z">
                  <w:rPr>
                    <w:noProof/>
                    <w:webHidden/>
                  </w:rPr>
                </w:rPrChange>
              </w:rPr>
              <w:delText>6</w:delText>
            </w:r>
          </w:del>
        </w:p>
        <w:p w14:paraId="48321851" w14:textId="4CD054E9" w:rsidR="006D4348" w:rsidRPr="00157A75" w:rsidDel="00157A75" w:rsidRDefault="006D4348">
          <w:pPr>
            <w:pStyle w:val="TOC3"/>
            <w:tabs>
              <w:tab w:val="right" w:leader="dot" w:pos="9350"/>
            </w:tabs>
            <w:rPr>
              <w:del w:id="335" w:author="Bùi Anh Quốc" w:date="2025-08-02T15:47:00Z"/>
              <w:rFonts w:ascii="Times New Roman" w:hAnsi="Times New Roman"/>
              <w:noProof/>
              <w:sz w:val="26"/>
              <w:szCs w:val="26"/>
              <w:rPrChange w:id="336" w:author="Bùi Anh Quốc" w:date="2025-08-02T15:48:00Z">
                <w:rPr>
                  <w:del w:id="337" w:author="Bùi Anh Quốc" w:date="2025-08-02T15:47:00Z"/>
                  <w:rFonts w:cstheme="minorBidi"/>
                  <w:noProof/>
                </w:rPr>
              </w:rPrChange>
            </w:rPr>
          </w:pPr>
          <w:del w:id="338" w:author="Bùi Anh Quốc" w:date="2025-08-02T15:47:00Z">
            <w:r w:rsidRPr="00157A75" w:rsidDel="00157A75">
              <w:rPr>
                <w:rStyle w:val="Hyperlink"/>
                <w:rFonts w:ascii="Times New Roman" w:eastAsia="Times New Roman" w:hAnsi="Times New Roman"/>
                <w:b/>
                <w:bCs/>
                <w:noProof/>
                <w:sz w:val="26"/>
                <w:szCs w:val="26"/>
                <w:rPrChange w:id="339" w:author="Bùi Anh Quốc" w:date="2025-08-02T15:48:00Z">
                  <w:rPr>
                    <w:rStyle w:val="Hyperlink"/>
                    <w:rFonts w:ascii="Times New Roman" w:eastAsia="Times New Roman" w:hAnsi="Times New Roman"/>
                    <w:b/>
                    <w:bCs/>
                    <w:noProof/>
                  </w:rPr>
                </w:rPrChange>
              </w:rPr>
              <w:delText>1.2.1. Cơ cấu tổ chức:</w:delText>
            </w:r>
            <w:r w:rsidRPr="00157A75" w:rsidDel="00157A75">
              <w:rPr>
                <w:rFonts w:ascii="Times New Roman" w:hAnsi="Times New Roman"/>
                <w:noProof/>
                <w:webHidden/>
                <w:sz w:val="26"/>
                <w:szCs w:val="26"/>
                <w:rPrChange w:id="340" w:author="Bùi Anh Quốc" w:date="2025-08-02T15:48:00Z">
                  <w:rPr>
                    <w:noProof/>
                    <w:webHidden/>
                  </w:rPr>
                </w:rPrChange>
              </w:rPr>
              <w:tab/>
            </w:r>
          </w:del>
          <w:del w:id="341" w:author="Bùi Anh Quốc" w:date="2025-08-02T15:46:00Z">
            <w:r w:rsidRPr="00157A75" w:rsidDel="006D4348">
              <w:rPr>
                <w:rFonts w:ascii="Times New Roman" w:hAnsi="Times New Roman"/>
                <w:noProof/>
                <w:webHidden/>
                <w:sz w:val="26"/>
                <w:szCs w:val="26"/>
                <w:rPrChange w:id="342" w:author="Bùi Anh Quốc" w:date="2025-08-02T15:48:00Z">
                  <w:rPr>
                    <w:noProof/>
                    <w:webHidden/>
                  </w:rPr>
                </w:rPrChange>
              </w:rPr>
              <w:delText>6</w:delText>
            </w:r>
          </w:del>
        </w:p>
        <w:p w14:paraId="44DBB1BE" w14:textId="6F565A9D" w:rsidR="006D4348" w:rsidRPr="00157A75" w:rsidDel="00157A75" w:rsidRDefault="006D4348">
          <w:pPr>
            <w:pStyle w:val="TOC3"/>
            <w:tabs>
              <w:tab w:val="right" w:leader="dot" w:pos="9350"/>
            </w:tabs>
            <w:rPr>
              <w:del w:id="343" w:author="Bùi Anh Quốc" w:date="2025-08-02T15:47:00Z"/>
              <w:rFonts w:ascii="Times New Roman" w:hAnsi="Times New Roman"/>
              <w:noProof/>
              <w:sz w:val="26"/>
              <w:szCs w:val="26"/>
              <w:rPrChange w:id="344" w:author="Bùi Anh Quốc" w:date="2025-08-02T15:48:00Z">
                <w:rPr>
                  <w:del w:id="345" w:author="Bùi Anh Quốc" w:date="2025-08-02T15:47:00Z"/>
                  <w:rFonts w:cstheme="minorBidi"/>
                  <w:noProof/>
                </w:rPr>
              </w:rPrChange>
            </w:rPr>
          </w:pPr>
          <w:del w:id="346" w:author="Bùi Anh Quốc" w:date="2025-08-02T15:47:00Z">
            <w:r w:rsidRPr="00157A75" w:rsidDel="00157A75">
              <w:rPr>
                <w:rStyle w:val="Hyperlink"/>
                <w:rFonts w:ascii="Times New Roman" w:eastAsia="Times New Roman" w:hAnsi="Times New Roman"/>
                <w:b/>
                <w:bCs/>
                <w:noProof/>
                <w:sz w:val="26"/>
                <w:szCs w:val="26"/>
                <w:rPrChange w:id="347" w:author="Bùi Anh Quốc" w:date="2025-08-02T15:48:00Z">
                  <w:rPr>
                    <w:rStyle w:val="Hyperlink"/>
                    <w:rFonts w:ascii="Times New Roman" w:eastAsia="Times New Roman" w:hAnsi="Times New Roman"/>
                    <w:b/>
                    <w:bCs/>
                    <w:noProof/>
                  </w:rPr>
                </w:rPrChange>
              </w:rPr>
              <w:delText>1.2.2. Hoạt động kinh doanh:</w:delText>
            </w:r>
            <w:r w:rsidRPr="00157A75" w:rsidDel="00157A75">
              <w:rPr>
                <w:rFonts w:ascii="Times New Roman" w:hAnsi="Times New Roman"/>
                <w:noProof/>
                <w:webHidden/>
                <w:sz w:val="26"/>
                <w:szCs w:val="26"/>
                <w:rPrChange w:id="348" w:author="Bùi Anh Quốc" w:date="2025-08-02T15:48:00Z">
                  <w:rPr>
                    <w:noProof/>
                    <w:webHidden/>
                  </w:rPr>
                </w:rPrChange>
              </w:rPr>
              <w:tab/>
            </w:r>
          </w:del>
          <w:del w:id="349" w:author="Bùi Anh Quốc" w:date="2025-08-02T15:46:00Z">
            <w:r w:rsidRPr="00157A75" w:rsidDel="006D4348">
              <w:rPr>
                <w:rFonts w:ascii="Times New Roman" w:hAnsi="Times New Roman"/>
                <w:noProof/>
                <w:webHidden/>
                <w:sz w:val="26"/>
                <w:szCs w:val="26"/>
                <w:rPrChange w:id="350" w:author="Bùi Anh Quốc" w:date="2025-08-02T15:48:00Z">
                  <w:rPr>
                    <w:noProof/>
                    <w:webHidden/>
                  </w:rPr>
                </w:rPrChange>
              </w:rPr>
              <w:delText>9</w:delText>
            </w:r>
          </w:del>
        </w:p>
        <w:p w14:paraId="3B3EA974" w14:textId="5EDF2F6C" w:rsidR="006D4348" w:rsidRPr="00157A75" w:rsidDel="00157A75" w:rsidRDefault="006D4348">
          <w:pPr>
            <w:pStyle w:val="TOC1"/>
            <w:tabs>
              <w:tab w:val="right" w:leader="dot" w:pos="9350"/>
            </w:tabs>
            <w:rPr>
              <w:del w:id="351" w:author="Bùi Anh Quốc" w:date="2025-08-02T15:47:00Z"/>
              <w:rFonts w:ascii="Times New Roman" w:hAnsi="Times New Roman"/>
              <w:noProof/>
              <w:sz w:val="26"/>
              <w:szCs w:val="26"/>
              <w:rPrChange w:id="352" w:author="Bùi Anh Quốc" w:date="2025-08-02T15:48:00Z">
                <w:rPr>
                  <w:del w:id="353" w:author="Bùi Anh Quốc" w:date="2025-08-02T15:47:00Z"/>
                  <w:rFonts w:cstheme="minorBidi"/>
                  <w:noProof/>
                </w:rPr>
              </w:rPrChange>
            </w:rPr>
          </w:pPr>
          <w:del w:id="354" w:author="Bùi Anh Quốc" w:date="2025-08-02T15:47:00Z">
            <w:r w:rsidRPr="00157A75" w:rsidDel="00157A75">
              <w:rPr>
                <w:rStyle w:val="Hyperlink"/>
                <w:rFonts w:ascii="Times New Roman" w:eastAsia="Times New Roman" w:hAnsi="Times New Roman"/>
                <w:b/>
                <w:bCs/>
                <w:noProof/>
                <w:sz w:val="26"/>
                <w:szCs w:val="26"/>
                <w:rPrChange w:id="355" w:author="Bùi Anh Quốc" w:date="2025-08-02T15:48:00Z">
                  <w:rPr>
                    <w:rStyle w:val="Hyperlink"/>
                    <w:rFonts w:ascii="Times New Roman" w:eastAsia="Times New Roman" w:hAnsi="Times New Roman"/>
                    <w:b/>
                    <w:bCs/>
                    <w:noProof/>
                  </w:rPr>
                </w:rPrChange>
              </w:rPr>
              <w:delText>CHƯƠNG 2. HỆ THỐNG QUY TRÌNH NGHIỆP VỤ</w:delText>
            </w:r>
            <w:r w:rsidRPr="00157A75" w:rsidDel="00157A75">
              <w:rPr>
                <w:rFonts w:ascii="Times New Roman" w:hAnsi="Times New Roman"/>
                <w:noProof/>
                <w:webHidden/>
                <w:sz w:val="26"/>
                <w:szCs w:val="26"/>
                <w:rPrChange w:id="356" w:author="Bùi Anh Quốc" w:date="2025-08-02T15:48:00Z">
                  <w:rPr>
                    <w:noProof/>
                    <w:webHidden/>
                  </w:rPr>
                </w:rPrChange>
              </w:rPr>
              <w:tab/>
            </w:r>
          </w:del>
          <w:del w:id="357" w:author="Bùi Anh Quốc" w:date="2025-08-02T15:46:00Z">
            <w:r w:rsidRPr="00157A75" w:rsidDel="006D4348">
              <w:rPr>
                <w:rFonts w:ascii="Times New Roman" w:hAnsi="Times New Roman"/>
                <w:noProof/>
                <w:webHidden/>
                <w:sz w:val="26"/>
                <w:szCs w:val="26"/>
                <w:rPrChange w:id="358" w:author="Bùi Anh Quốc" w:date="2025-08-02T15:48:00Z">
                  <w:rPr>
                    <w:noProof/>
                    <w:webHidden/>
                  </w:rPr>
                </w:rPrChange>
              </w:rPr>
              <w:delText>9</w:delText>
            </w:r>
          </w:del>
        </w:p>
        <w:p w14:paraId="6DF7A267" w14:textId="332B1BC6" w:rsidR="006D4348" w:rsidRPr="00157A75" w:rsidDel="00157A75" w:rsidRDefault="006D4348">
          <w:pPr>
            <w:pStyle w:val="TOC2"/>
            <w:tabs>
              <w:tab w:val="right" w:leader="dot" w:pos="9350"/>
            </w:tabs>
            <w:rPr>
              <w:del w:id="359" w:author="Bùi Anh Quốc" w:date="2025-08-02T15:47:00Z"/>
              <w:rFonts w:ascii="Times New Roman" w:hAnsi="Times New Roman"/>
              <w:noProof/>
              <w:sz w:val="26"/>
              <w:szCs w:val="26"/>
              <w:rPrChange w:id="360" w:author="Bùi Anh Quốc" w:date="2025-08-02T15:48:00Z">
                <w:rPr>
                  <w:del w:id="361" w:author="Bùi Anh Quốc" w:date="2025-08-02T15:47:00Z"/>
                  <w:rFonts w:cstheme="minorBidi"/>
                  <w:noProof/>
                </w:rPr>
              </w:rPrChange>
            </w:rPr>
          </w:pPr>
          <w:del w:id="362" w:author="Bùi Anh Quốc" w:date="2025-08-02T15:47:00Z">
            <w:r w:rsidRPr="00157A75" w:rsidDel="00157A75">
              <w:rPr>
                <w:rStyle w:val="Hyperlink"/>
                <w:rFonts w:ascii="Times New Roman" w:eastAsia="Times New Roman" w:hAnsi="Times New Roman"/>
                <w:b/>
                <w:bCs/>
                <w:noProof/>
                <w:sz w:val="26"/>
                <w:szCs w:val="26"/>
                <w:rPrChange w:id="363" w:author="Bùi Anh Quốc" w:date="2025-08-02T15:48:00Z">
                  <w:rPr>
                    <w:rStyle w:val="Hyperlink"/>
                    <w:rFonts w:ascii="Times New Roman" w:eastAsia="Times New Roman" w:hAnsi="Times New Roman"/>
                    <w:b/>
                    <w:bCs/>
                    <w:noProof/>
                  </w:rPr>
                </w:rPrChange>
              </w:rPr>
              <w:delText>2.1. Kiến trúc quy trình nghiệp vụ của Phong Vũ</w:delText>
            </w:r>
            <w:r w:rsidRPr="00157A75" w:rsidDel="00157A75">
              <w:rPr>
                <w:rFonts w:ascii="Times New Roman" w:hAnsi="Times New Roman"/>
                <w:noProof/>
                <w:webHidden/>
                <w:sz w:val="26"/>
                <w:szCs w:val="26"/>
                <w:rPrChange w:id="364" w:author="Bùi Anh Quốc" w:date="2025-08-02T15:48:00Z">
                  <w:rPr>
                    <w:noProof/>
                    <w:webHidden/>
                  </w:rPr>
                </w:rPrChange>
              </w:rPr>
              <w:tab/>
            </w:r>
          </w:del>
          <w:del w:id="365" w:author="Bùi Anh Quốc" w:date="2025-08-02T15:46:00Z">
            <w:r w:rsidRPr="00157A75" w:rsidDel="006D4348">
              <w:rPr>
                <w:rFonts w:ascii="Times New Roman" w:hAnsi="Times New Roman"/>
                <w:noProof/>
                <w:webHidden/>
                <w:sz w:val="26"/>
                <w:szCs w:val="26"/>
                <w:rPrChange w:id="366" w:author="Bùi Anh Quốc" w:date="2025-08-02T15:48:00Z">
                  <w:rPr>
                    <w:noProof/>
                    <w:webHidden/>
                  </w:rPr>
                </w:rPrChange>
              </w:rPr>
              <w:delText>9</w:delText>
            </w:r>
          </w:del>
        </w:p>
        <w:p w14:paraId="501E2C66" w14:textId="17D55718" w:rsidR="006D4348" w:rsidRPr="00157A75" w:rsidDel="00157A75" w:rsidRDefault="006D4348">
          <w:pPr>
            <w:pStyle w:val="TOC1"/>
            <w:tabs>
              <w:tab w:val="right" w:leader="dot" w:pos="9350"/>
            </w:tabs>
            <w:rPr>
              <w:del w:id="367" w:author="Bùi Anh Quốc" w:date="2025-08-02T15:47:00Z"/>
              <w:rFonts w:ascii="Times New Roman" w:hAnsi="Times New Roman"/>
              <w:noProof/>
              <w:sz w:val="26"/>
              <w:szCs w:val="26"/>
              <w:rPrChange w:id="368" w:author="Bùi Anh Quốc" w:date="2025-08-02T15:48:00Z">
                <w:rPr>
                  <w:del w:id="369" w:author="Bùi Anh Quốc" w:date="2025-08-02T15:47:00Z"/>
                  <w:rFonts w:cstheme="minorBidi"/>
                  <w:noProof/>
                </w:rPr>
              </w:rPrChange>
            </w:rPr>
          </w:pPr>
          <w:del w:id="370" w:author="Bùi Anh Quốc" w:date="2025-08-02T15:47:00Z">
            <w:r w:rsidRPr="00157A75" w:rsidDel="00157A75">
              <w:rPr>
                <w:rStyle w:val="Hyperlink"/>
                <w:rFonts w:ascii="Times New Roman" w:eastAsia="Times New Roman" w:hAnsi="Times New Roman"/>
                <w:b/>
                <w:bCs/>
                <w:noProof/>
                <w:sz w:val="26"/>
                <w:szCs w:val="26"/>
                <w:rPrChange w:id="371" w:author="Bùi Anh Quốc" w:date="2025-08-02T15:48:00Z">
                  <w:rPr>
                    <w:rStyle w:val="Hyperlink"/>
                    <w:rFonts w:ascii="Times New Roman" w:eastAsia="Times New Roman" w:hAnsi="Times New Roman"/>
                    <w:b/>
                    <w:bCs/>
                    <w:noProof/>
                  </w:rPr>
                </w:rPrChange>
              </w:rPr>
              <w:delText>CHƯƠNG 3. MÔ HÌNH HÓA CHI TIẾT BẰNG BPMN VÀ PHÂN TÍCH CÁC QUY TRÌNH</w:delText>
            </w:r>
            <w:r w:rsidRPr="00157A75" w:rsidDel="00157A75">
              <w:rPr>
                <w:rFonts w:ascii="Times New Roman" w:hAnsi="Times New Roman"/>
                <w:noProof/>
                <w:webHidden/>
                <w:sz w:val="26"/>
                <w:szCs w:val="26"/>
                <w:rPrChange w:id="372" w:author="Bùi Anh Quốc" w:date="2025-08-02T15:48:00Z">
                  <w:rPr>
                    <w:noProof/>
                    <w:webHidden/>
                  </w:rPr>
                </w:rPrChange>
              </w:rPr>
              <w:tab/>
            </w:r>
          </w:del>
          <w:del w:id="373" w:author="Bùi Anh Quốc" w:date="2025-08-02T15:46:00Z">
            <w:r w:rsidRPr="00157A75" w:rsidDel="006D4348">
              <w:rPr>
                <w:rFonts w:ascii="Times New Roman" w:hAnsi="Times New Roman"/>
                <w:noProof/>
                <w:webHidden/>
                <w:sz w:val="26"/>
                <w:szCs w:val="26"/>
                <w:rPrChange w:id="374" w:author="Bùi Anh Quốc" w:date="2025-08-02T15:48:00Z">
                  <w:rPr>
                    <w:noProof/>
                    <w:webHidden/>
                  </w:rPr>
                </w:rPrChange>
              </w:rPr>
              <w:delText>12</w:delText>
            </w:r>
          </w:del>
        </w:p>
        <w:p w14:paraId="309A1CF2" w14:textId="6E7AF73A" w:rsidR="006D4348" w:rsidRPr="00157A75" w:rsidDel="00157A75" w:rsidRDefault="006D4348">
          <w:pPr>
            <w:pStyle w:val="TOC2"/>
            <w:tabs>
              <w:tab w:val="right" w:leader="dot" w:pos="9350"/>
            </w:tabs>
            <w:rPr>
              <w:del w:id="375" w:author="Bùi Anh Quốc" w:date="2025-08-02T15:47:00Z"/>
              <w:rFonts w:ascii="Times New Roman" w:hAnsi="Times New Roman"/>
              <w:noProof/>
              <w:sz w:val="26"/>
              <w:szCs w:val="26"/>
              <w:rPrChange w:id="376" w:author="Bùi Anh Quốc" w:date="2025-08-02T15:48:00Z">
                <w:rPr>
                  <w:del w:id="377" w:author="Bùi Anh Quốc" w:date="2025-08-02T15:47:00Z"/>
                  <w:rFonts w:cstheme="minorBidi"/>
                  <w:noProof/>
                </w:rPr>
              </w:rPrChange>
            </w:rPr>
          </w:pPr>
          <w:del w:id="378" w:author="Bùi Anh Quốc" w:date="2025-08-02T15:47:00Z">
            <w:r w:rsidRPr="00157A75" w:rsidDel="00157A75">
              <w:rPr>
                <w:rStyle w:val="Hyperlink"/>
                <w:rFonts w:ascii="Times New Roman" w:hAnsi="Times New Roman"/>
                <w:b/>
                <w:bCs/>
                <w:noProof/>
                <w:sz w:val="26"/>
                <w:szCs w:val="26"/>
                <w:rPrChange w:id="379" w:author="Bùi Anh Quốc" w:date="2025-08-02T15:48:00Z">
                  <w:rPr>
                    <w:rStyle w:val="Hyperlink"/>
                    <w:rFonts w:ascii="Times New Roman" w:hAnsi="Times New Roman"/>
                    <w:b/>
                    <w:bCs/>
                    <w:noProof/>
                  </w:rPr>
                </w:rPrChange>
              </w:rPr>
              <w:delText>3.1 Quy Trình Chi Tiết Bán Hàng Online</w:delText>
            </w:r>
            <w:r w:rsidRPr="00157A75" w:rsidDel="00157A75">
              <w:rPr>
                <w:rFonts w:ascii="Times New Roman" w:hAnsi="Times New Roman"/>
                <w:noProof/>
                <w:webHidden/>
                <w:sz w:val="26"/>
                <w:szCs w:val="26"/>
                <w:rPrChange w:id="380" w:author="Bùi Anh Quốc" w:date="2025-08-02T15:48:00Z">
                  <w:rPr>
                    <w:noProof/>
                    <w:webHidden/>
                  </w:rPr>
                </w:rPrChange>
              </w:rPr>
              <w:tab/>
            </w:r>
          </w:del>
          <w:del w:id="381" w:author="Bùi Anh Quốc" w:date="2025-08-02T15:46:00Z">
            <w:r w:rsidRPr="00157A75" w:rsidDel="006D4348">
              <w:rPr>
                <w:rFonts w:ascii="Times New Roman" w:hAnsi="Times New Roman"/>
                <w:noProof/>
                <w:webHidden/>
                <w:sz w:val="26"/>
                <w:szCs w:val="26"/>
                <w:rPrChange w:id="382" w:author="Bùi Anh Quốc" w:date="2025-08-02T15:48:00Z">
                  <w:rPr>
                    <w:noProof/>
                    <w:webHidden/>
                  </w:rPr>
                </w:rPrChange>
              </w:rPr>
              <w:delText>12</w:delText>
            </w:r>
          </w:del>
        </w:p>
        <w:p w14:paraId="23554C3A" w14:textId="7E6B5F28" w:rsidR="006D4348" w:rsidRPr="00157A75" w:rsidDel="00157A75" w:rsidRDefault="006D4348">
          <w:pPr>
            <w:pStyle w:val="TOC3"/>
            <w:tabs>
              <w:tab w:val="right" w:leader="dot" w:pos="9350"/>
            </w:tabs>
            <w:rPr>
              <w:del w:id="383" w:author="Bùi Anh Quốc" w:date="2025-08-02T15:47:00Z"/>
              <w:rFonts w:ascii="Times New Roman" w:hAnsi="Times New Roman"/>
              <w:noProof/>
              <w:sz w:val="26"/>
              <w:szCs w:val="26"/>
              <w:rPrChange w:id="384" w:author="Bùi Anh Quốc" w:date="2025-08-02T15:48:00Z">
                <w:rPr>
                  <w:del w:id="385" w:author="Bùi Anh Quốc" w:date="2025-08-02T15:47:00Z"/>
                  <w:rFonts w:cstheme="minorBidi"/>
                  <w:noProof/>
                </w:rPr>
              </w:rPrChange>
            </w:rPr>
          </w:pPr>
          <w:del w:id="386" w:author="Bùi Anh Quốc" w:date="2025-08-02T15:47:00Z">
            <w:r w:rsidRPr="00157A75" w:rsidDel="00157A75">
              <w:rPr>
                <w:rStyle w:val="Hyperlink"/>
                <w:rFonts w:ascii="Times New Roman" w:hAnsi="Times New Roman"/>
                <w:b/>
                <w:bCs/>
                <w:noProof/>
                <w:sz w:val="26"/>
                <w:szCs w:val="26"/>
                <w:rPrChange w:id="387" w:author="Bùi Anh Quốc" w:date="2025-08-02T15:48:00Z">
                  <w:rPr>
                    <w:rStyle w:val="Hyperlink"/>
                    <w:rFonts w:ascii="Times New Roman" w:hAnsi="Times New Roman"/>
                    <w:b/>
                    <w:bCs/>
                    <w:noProof/>
                  </w:rPr>
                </w:rPrChange>
              </w:rPr>
              <w:delText>3.1.1 Mô tả quy trình</w:delText>
            </w:r>
            <w:r w:rsidRPr="00157A75" w:rsidDel="00157A75">
              <w:rPr>
                <w:rFonts w:ascii="Times New Roman" w:hAnsi="Times New Roman"/>
                <w:noProof/>
                <w:webHidden/>
                <w:sz w:val="26"/>
                <w:szCs w:val="26"/>
                <w:rPrChange w:id="388" w:author="Bùi Anh Quốc" w:date="2025-08-02T15:48:00Z">
                  <w:rPr>
                    <w:noProof/>
                    <w:webHidden/>
                  </w:rPr>
                </w:rPrChange>
              </w:rPr>
              <w:tab/>
            </w:r>
          </w:del>
          <w:del w:id="389" w:author="Bùi Anh Quốc" w:date="2025-08-02T15:46:00Z">
            <w:r w:rsidRPr="00157A75" w:rsidDel="006D4348">
              <w:rPr>
                <w:rFonts w:ascii="Times New Roman" w:hAnsi="Times New Roman"/>
                <w:noProof/>
                <w:webHidden/>
                <w:sz w:val="26"/>
                <w:szCs w:val="26"/>
                <w:rPrChange w:id="390" w:author="Bùi Anh Quốc" w:date="2025-08-02T15:48:00Z">
                  <w:rPr>
                    <w:noProof/>
                    <w:webHidden/>
                  </w:rPr>
                </w:rPrChange>
              </w:rPr>
              <w:delText>12</w:delText>
            </w:r>
          </w:del>
        </w:p>
        <w:p w14:paraId="1A5A1E85" w14:textId="782E81BB" w:rsidR="006D4348" w:rsidRPr="00157A75" w:rsidDel="00157A75" w:rsidRDefault="006D4348">
          <w:pPr>
            <w:pStyle w:val="TOC3"/>
            <w:tabs>
              <w:tab w:val="right" w:leader="dot" w:pos="9350"/>
            </w:tabs>
            <w:rPr>
              <w:del w:id="391" w:author="Bùi Anh Quốc" w:date="2025-08-02T15:47:00Z"/>
              <w:rFonts w:ascii="Times New Roman" w:hAnsi="Times New Roman"/>
              <w:noProof/>
              <w:sz w:val="26"/>
              <w:szCs w:val="26"/>
              <w:rPrChange w:id="392" w:author="Bùi Anh Quốc" w:date="2025-08-02T15:48:00Z">
                <w:rPr>
                  <w:del w:id="393" w:author="Bùi Anh Quốc" w:date="2025-08-02T15:47:00Z"/>
                  <w:rFonts w:cstheme="minorBidi"/>
                  <w:noProof/>
                </w:rPr>
              </w:rPrChange>
            </w:rPr>
          </w:pPr>
          <w:del w:id="394" w:author="Bùi Anh Quốc" w:date="2025-08-02T15:47:00Z">
            <w:r w:rsidRPr="00157A75" w:rsidDel="00157A75">
              <w:rPr>
                <w:rStyle w:val="Hyperlink"/>
                <w:rFonts w:ascii="Times New Roman" w:hAnsi="Times New Roman"/>
                <w:b/>
                <w:bCs/>
                <w:noProof/>
                <w:sz w:val="26"/>
                <w:szCs w:val="26"/>
                <w:rPrChange w:id="395" w:author="Bùi Anh Quốc" w:date="2025-08-02T15:48:00Z">
                  <w:rPr>
                    <w:rStyle w:val="Hyperlink"/>
                    <w:rFonts w:ascii="Times New Roman" w:hAnsi="Times New Roman"/>
                    <w:b/>
                    <w:bCs/>
                    <w:noProof/>
                  </w:rPr>
                </w:rPrChange>
              </w:rPr>
              <w:delText>3.1.2 Phương pháp thực hiện</w:delText>
            </w:r>
            <w:r w:rsidRPr="00157A75" w:rsidDel="00157A75">
              <w:rPr>
                <w:rFonts w:ascii="Times New Roman" w:hAnsi="Times New Roman"/>
                <w:noProof/>
                <w:webHidden/>
                <w:sz w:val="26"/>
                <w:szCs w:val="26"/>
                <w:rPrChange w:id="396" w:author="Bùi Anh Quốc" w:date="2025-08-02T15:48:00Z">
                  <w:rPr>
                    <w:noProof/>
                    <w:webHidden/>
                  </w:rPr>
                </w:rPrChange>
              </w:rPr>
              <w:tab/>
            </w:r>
          </w:del>
          <w:del w:id="397" w:author="Bùi Anh Quốc" w:date="2025-08-02T15:46:00Z">
            <w:r w:rsidRPr="00157A75" w:rsidDel="006D4348">
              <w:rPr>
                <w:rFonts w:ascii="Times New Roman" w:hAnsi="Times New Roman"/>
                <w:noProof/>
                <w:webHidden/>
                <w:sz w:val="26"/>
                <w:szCs w:val="26"/>
                <w:rPrChange w:id="398" w:author="Bùi Anh Quốc" w:date="2025-08-02T15:48:00Z">
                  <w:rPr>
                    <w:noProof/>
                    <w:webHidden/>
                  </w:rPr>
                </w:rPrChange>
              </w:rPr>
              <w:delText>14</w:delText>
            </w:r>
          </w:del>
        </w:p>
        <w:p w14:paraId="0E5198CE" w14:textId="2B33DB0C" w:rsidR="006D4348" w:rsidRPr="00157A75" w:rsidDel="00157A75" w:rsidRDefault="006D4348">
          <w:pPr>
            <w:pStyle w:val="TOC3"/>
            <w:tabs>
              <w:tab w:val="right" w:leader="dot" w:pos="9350"/>
            </w:tabs>
            <w:rPr>
              <w:del w:id="399" w:author="Bùi Anh Quốc" w:date="2025-08-02T15:47:00Z"/>
              <w:rFonts w:ascii="Times New Roman" w:hAnsi="Times New Roman"/>
              <w:noProof/>
              <w:sz w:val="26"/>
              <w:szCs w:val="26"/>
              <w:rPrChange w:id="400" w:author="Bùi Anh Quốc" w:date="2025-08-02T15:48:00Z">
                <w:rPr>
                  <w:del w:id="401" w:author="Bùi Anh Quốc" w:date="2025-08-02T15:47:00Z"/>
                  <w:rFonts w:cstheme="minorBidi"/>
                  <w:noProof/>
                </w:rPr>
              </w:rPrChange>
            </w:rPr>
          </w:pPr>
          <w:del w:id="402" w:author="Bùi Anh Quốc" w:date="2025-08-02T15:47:00Z">
            <w:r w:rsidRPr="00157A75" w:rsidDel="00157A75">
              <w:rPr>
                <w:rStyle w:val="Hyperlink"/>
                <w:rFonts w:ascii="Times New Roman" w:hAnsi="Times New Roman"/>
                <w:b/>
                <w:bCs/>
                <w:noProof/>
                <w:sz w:val="26"/>
                <w:szCs w:val="26"/>
                <w:rPrChange w:id="403" w:author="Bùi Anh Quốc" w:date="2025-08-02T15:48:00Z">
                  <w:rPr>
                    <w:rStyle w:val="Hyperlink"/>
                    <w:rFonts w:ascii="Times New Roman" w:hAnsi="Times New Roman"/>
                    <w:b/>
                    <w:bCs/>
                    <w:noProof/>
                  </w:rPr>
                </w:rPrChange>
              </w:rPr>
              <w:delText>3.1.3. Phân tích quy trình</w:delText>
            </w:r>
            <w:r w:rsidRPr="00157A75" w:rsidDel="00157A75">
              <w:rPr>
                <w:rFonts w:ascii="Times New Roman" w:hAnsi="Times New Roman"/>
                <w:noProof/>
                <w:webHidden/>
                <w:sz w:val="26"/>
                <w:szCs w:val="26"/>
                <w:rPrChange w:id="404" w:author="Bùi Anh Quốc" w:date="2025-08-02T15:48:00Z">
                  <w:rPr>
                    <w:noProof/>
                    <w:webHidden/>
                  </w:rPr>
                </w:rPrChange>
              </w:rPr>
              <w:tab/>
            </w:r>
          </w:del>
          <w:del w:id="405" w:author="Bùi Anh Quốc" w:date="2025-08-02T15:46:00Z">
            <w:r w:rsidRPr="00157A75" w:rsidDel="006D4348">
              <w:rPr>
                <w:rFonts w:ascii="Times New Roman" w:hAnsi="Times New Roman"/>
                <w:noProof/>
                <w:webHidden/>
                <w:sz w:val="26"/>
                <w:szCs w:val="26"/>
                <w:rPrChange w:id="406" w:author="Bùi Anh Quốc" w:date="2025-08-02T15:48:00Z">
                  <w:rPr>
                    <w:noProof/>
                    <w:webHidden/>
                  </w:rPr>
                </w:rPrChange>
              </w:rPr>
              <w:delText>17</w:delText>
            </w:r>
          </w:del>
        </w:p>
        <w:p w14:paraId="6B5FCB0F" w14:textId="7F67156D" w:rsidR="006D4348" w:rsidRPr="00157A75" w:rsidDel="00157A75" w:rsidRDefault="006D4348">
          <w:pPr>
            <w:pStyle w:val="TOC3"/>
            <w:tabs>
              <w:tab w:val="right" w:leader="dot" w:pos="9350"/>
            </w:tabs>
            <w:rPr>
              <w:del w:id="407" w:author="Bùi Anh Quốc" w:date="2025-08-02T15:47:00Z"/>
              <w:rFonts w:ascii="Times New Roman" w:hAnsi="Times New Roman"/>
              <w:noProof/>
              <w:sz w:val="26"/>
              <w:szCs w:val="26"/>
              <w:rPrChange w:id="408" w:author="Bùi Anh Quốc" w:date="2025-08-02T15:48:00Z">
                <w:rPr>
                  <w:del w:id="409" w:author="Bùi Anh Quốc" w:date="2025-08-02T15:47:00Z"/>
                  <w:rFonts w:cstheme="minorBidi"/>
                  <w:noProof/>
                </w:rPr>
              </w:rPrChange>
            </w:rPr>
          </w:pPr>
          <w:del w:id="410" w:author="Bùi Anh Quốc" w:date="2025-08-02T15:47:00Z">
            <w:r w:rsidRPr="00157A75" w:rsidDel="00157A75">
              <w:rPr>
                <w:rStyle w:val="Hyperlink"/>
                <w:rFonts w:ascii="Times New Roman" w:hAnsi="Times New Roman"/>
                <w:b/>
                <w:bCs/>
                <w:noProof/>
                <w:sz w:val="26"/>
                <w:szCs w:val="26"/>
                <w:rPrChange w:id="411" w:author="Bùi Anh Quốc" w:date="2025-08-02T15:48:00Z">
                  <w:rPr>
                    <w:rStyle w:val="Hyperlink"/>
                    <w:rFonts w:ascii="Times New Roman" w:hAnsi="Times New Roman"/>
                    <w:b/>
                    <w:bCs/>
                    <w:noProof/>
                  </w:rPr>
                </w:rPrChange>
              </w:rPr>
              <w:delText>3.1.4 Phân tích định tính</w:delText>
            </w:r>
            <w:r w:rsidRPr="00157A75" w:rsidDel="00157A75">
              <w:rPr>
                <w:rFonts w:ascii="Times New Roman" w:hAnsi="Times New Roman"/>
                <w:noProof/>
                <w:webHidden/>
                <w:sz w:val="26"/>
                <w:szCs w:val="26"/>
                <w:rPrChange w:id="412" w:author="Bùi Anh Quốc" w:date="2025-08-02T15:48:00Z">
                  <w:rPr>
                    <w:noProof/>
                    <w:webHidden/>
                  </w:rPr>
                </w:rPrChange>
              </w:rPr>
              <w:tab/>
            </w:r>
          </w:del>
          <w:del w:id="413" w:author="Bùi Anh Quốc" w:date="2025-08-02T15:46:00Z">
            <w:r w:rsidRPr="00157A75" w:rsidDel="006D4348">
              <w:rPr>
                <w:rFonts w:ascii="Times New Roman" w:hAnsi="Times New Roman"/>
                <w:noProof/>
                <w:webHidden/>
                <w:sz w:val="26"/>
                <w:szCs w:val="26"/>
                <w:rPrChange w:id="414" w:author="Bùi Anh Quốc" w:date="2025-08-02T15:48:00Z">
                  <w:rPr>
                    <w:noProof/>
                    <w:webHidden/>
                  </w:rPr>
                </w:rPrChange>
              </w:rPr>
              <w:delText>18</w:delText>
            </w:r>
          </w:del>
        </w:p>
        <w:p w14:paraId="54FDEF71" w14:textId="30ADEE09" w:rsidR="006D4348" w:rsidRPr="00157A75" w:rsidDel="00157A75" w:rsidRDefault="006D4348">
          <w:pPr>
            <w:pStyle w:val="TOC3"/>
            <w:tabs>
              <w:tab w:val="right" w:leader="dot" w:pos="9350"/>
            </w:tabs>
            <w:rPr>
              <w:del w:id="415" w:author="Bùi Anh Quốc" w:date="2025-08-02T15:47:00Z"/>
              <w:rFonts w:ascii="Times New Roman" w:hAnsi="Times New Roman"/>
              <w:noProof/>
              <w:sz w:val="26"/>
              <w:szCs w:val="26"/>
              <w:rPrChange w:id="416" w:author="Bùi Anh Quốc" w:date="2025-08-02T15:48:00Z">
                <w:rPr>
                  <w:del w:id="417" w:author="Bùi Anh Quốc" w:date="2025-08-02T15:47:00Z"/>
                  <w:rFonts w:cstheme="minorBidi"/>
                  <w:noProof/>
                </w:rPr>
              </w:rPrChange>
            </w:rPr>
          </w:pPr>
          <w:del w:id="418" w:author="Bùi Anh Quốc" w:date="2025-08-02T15:47:00Z">
            <w:r w:rsidRPr="00157A75" w:rsidDel="00157A75">
              <w:rPr>
                <w:rStyle w:val="Hyperlink"/>
                <w:rFonts w:ascii="Times New Roman" w:hAnsi="Times New Roman"/>
                <w:b/>
                <w:bCs/>
                <w:noProof/>
                <w:sz w:val="26"/>
                <w:szCs w:val="26"/>
                <w:rPrChange w:id="419" w:author="Bùi Anh Quốc" w:date="2025-08-02T15:48:00Z">
                  <w:rPr>
                    <w:rStyle w:val="Hyperlink"/>
                    <w:rFonts w:ascii="Times New Roman" w:hAnsi="Times New Roman"/>
                    <w:b/>
                    <w:bCs/>
                    <w:noProof/>
                  </w:rPr>
                </w:rPrChange>
              </w:rPr>
              <w:delText>3.1.4 Phân tích định lương</w:delText>
            </w:r>
            <w:r w:rsidRPr="00157A75" w:rsidDel="00157A75">
              <w:rPr>
                <w:rFonts w:ascii="Times New Roman" w:hAnsi="Times New Roman"/>
                <w:noProof/>
                <w:webHidden/>
                <w:sz w:val="26"/>
                <w:szCs w:val="26"/>
                <w:rPrChange w:id="420" w:author="Bùi Anh Quốc" w:date="2025-08-02T15:48:00Z">
                  <w:rPr>
                    <w:noProof/>
                    <w:webHidden/>
                  </w:rPr>
                </w:rPrChange>
              </w:rPr>
              <w:tab/>
            </w:r>
          </w:del>
          <w:del w:id="421" w:author="Bùi Anh Quốc" w:date="2025-08-02T15:46:00Z">
            <w:r w:rsidRPr="00157A75" w:rsidDel="006D4348">
              <w:rPr>
                <w:rFonts w:ascii="Times New Roman" w:hAnsi="Times New Roman"/>
                <w:noProof/>
                <w:webHidden/>
                <w:sz w:val="26"/>
                <w:szCs w:val="26"/>
                <w:rPrChange w:id="422" w:author="Bùi Anh Quốc" w:date="2025-08-02T15:48:00Z">
                  <w:rPr>
                    <w:noProof/>
                    <w:webHidden/>
                  </w:rPr>
                </w:rPrChange>
              </w:rPr>
              <w:delText>21</w:delText>
            </w:r>
          </w:del>
        </w:p>
        <w:p w14:paraId="2CD79898" w14:textId="1B91976E" w:rsidR="006D4348" w:rsidRPr="00157A75" w:rsidDel="00157A75" w:rsidRDefault="006D4348">
          <w:pPr>
            <w:pStyle w:val="TOC2"/>
            <w:tabs>
              <w:tab w:val="right" w:leader="dot" w:pos="9350"/>
            </w:tabs>
            <w:rPr>
              <w:del w:id="423" w:author="Bùi Anh Quốc" w:date="2025-08-02T15:47:00Z"/>
              <w:rFonts w:ascii="Times New Roman" w:hAnsi="Times New Roman"/>
              <w:noProof/>
              <w:sz w:val="26"/>
              <w:szCs w:val="26"/>
              <w:rPrChange w:id="424" w:author="Bùi Anh Quốc" w:date="2025-08-02T15:48:00Z">
                <w:rPr>
                  <w:del w:id="425" w:author="Bùi Anh Quốc" w:date="2025-08-02T15:47:00Z"/>
                  <w:rFonts w:cstheme="minorBidi"/>
                  <w:noProof/>
                </w:rPr>
              </w:rPrChange>
            </w:rPr>
          </w:pPr>
          <w:del w:id="426" w:author="Bùi Anh Quốc" w:date="2025-08-02T15:47:00Z">
            <w:r w:rsidRPr="00157A75" w:rsidDel="00157A75">
              <w:rPr>
                <w:rStyle w:val="Hyperlink"/>
                <w:rFonts w:ascii="Times New Roman" w:eastAsia="Times New Roman" w:hAnsi="Times New Roman"/>
                <w:b/>
                <w:bCs/>
                <w:noProof/>
                <w:sz w:val="26"/>
                <w:szCs w:val="26"/>
                <w:rPrChange w:id="427" w:author="Bùi Anh Quốc" w:date="2025-08-02T15:48:00Z">
                  <w:rPr>
                    <w:rStyle w:val="Hyperlink"/>
                    <w:rFonts w:ascii="Times New Roman" w:eastAsia="Times New Roman" w:hAnsi="Times New Roman"/>
                    <w:b/>
                    <w:bCs/>
                    <w:noProof/>
                  </w:rPr>
                </w:rPrChange>
              </w:rPr>
              <w:delText xml:space="preserve">3.2 </w:delText>
            </w:r>
            <w:r w:rsidRPr="00157A75" w:rsidDel="00157A75">
              <w:rPr>
                <w:rStyle w:val="Hyperlink"/>
                <w:rFonts w:ascii="Times New Roman" w:eastAsia="Arial" w:hAnsi="Times New Roman"/>
                <w:b/>
                <w:bCs/>
                <w:noProof/>
                <w:sz w:val="26"/>
                <w:szCs w:val="26"/>
                <w:rPrChange w:id="428" w:author="Bùi Anh Quốc" w:date="2025-08-02T15:48:00Z">
                  <w:rPr>
                    <w:rStyle w:val="Hyperlink"/>
                    <w:rFonts w:ascii="Times New Roman" w:eastAsia="Arial" w:hAnsi="Times New Roman"/>
                    <w:b/>
                    <w:bCs/>
                    <w:noProof/>
                  </w:rPr>
                </w:rPrChange>
              </w:rPr>
              <w:delText>Quy trình Quản lý Tồn kho &amp; Fulfillment</w:delText>
            </w:r>
            <w:r w:rsidRPr="00157A75" w:rsidDel="00157A75">
              <w:rPr>
                <w:rFonts w:ascii="Times New Roman" w:hAnsi="Times New Roman"/>
                <w:noProof/>
                <w:webHidden/>
                <w:sz w:val="26"/>
                <w:szCs w:val="26"/>
                <w:rPrChange w:id="429" w:author="Bùi Anh Quốc" w:date="2025-08-02T15:48:00Z">
                  <w:rPr>
                    <w:noProof/>
                    <w:webHidden/>
                  </w:rPr>
                </w:rPrChange>
              </w:rPr>
              <w:tab/>
            </w:r>
          </w:del>
          <w:del w:id="430" w:author="Bùi Anh Quốc" w:date="2025-08-02T15:46:00Z">
            <w:r w:rsidRPr="00157A75" w:rsidDel="006D4348">
              <w:rPr>
                <w:rFonts w:ascii="Times New Roman" w:hAnsi="Times New Roman"/>
                <w:noProof/>
                <w:webHidden/>
                <w:sz w:val="26"/>
                <w:szCs w:val="26"/>
                <w:rPrChange w:id="431" w:author="Bùi Anh Quốc" w:date="2025-08-02T15:48:00Z">
                  <w:rPr>
                    <w:noProof/>
                    <w:webHidden/>
                  </w:rPr>
                </w:rPrChange>
              </w:rPr>
              <w:delText>23</w:delText>
            </w:r>
          </w:del>
        </w:p>
        <w:p w14:paraId="6605D130" w14:textId="3B6B075D" w:rsidR="006D4348" w:rsidRPr="00157A75" w:rsidDel="00157A75" w:rsidRDefault="006D4348">
          <w:pPr>
            <w:pStyle w:val="TOC3"/>
            <w:tabs>
              <w:tab w:val="right" w:leader="dot" w:pos="9350"/>
            </w:tabs>
            <w:rPr>
              <w:del w:id="432" w:author="Bùi Anh Quốc" w:date="2025-08-02T15:47:00Z"/>
              <w:rFonts w:ascii="Times New Roman" w:hAnsi="Times New Roman"/>
              <w:noProof/>
              <w:sz w:val="26"/>
              <w:szCs w:val="26"/>
              <w:rPrChange w:id="433" w:author="Bùi Anh Quốc" w:date="2025-08-02T15:48:00Z">
                <w:rPr>
                  <w:del w:id="434" w:author="Bùi Anh Quốc" w:date="2025-08-02T15:47:00Z"/>
                  <w:rFonts w:cstheme="minorBidi"/>
                  <w:noProof/>
                </w:rPr>
              </w:rPrChange>
            </w:rPr>
          </w:pPr>
          <w:del w:id="435" w:author="Bùi Anh Quốc" w:date="2025-08-02T15:47:00Z">
            <w:r w:rsidRPr="00157A75" w:rsidDel="00157A75">
              <w:rPr>
                <w:rStyle w:val="Hyperlink"/>
                <w:rFonts w:ascii="Times New Roman" w:eastAsia="Times New Roman" w:hAnsi="Times New Roman"/>
                <w:b/>
                <w:bCs/>
                <w:noProof/>
                <w:sz w:val="26"/>
                <w:szCs w:val="26"/>
                <w:rPrChange w:id="436" w:author="Bùi Anh Quốc" w:date="2025-08-02T15:48:00Z">
                  <w:rPr>
                    <w:rStyle w:val="Hyperlink"/>
                    <w:rFonts w:ascii="Times New Roman" w:eastAsia="Times New Roman" w:hAnsi="Times New Roman"/>
                    <w:b/>
                    <w:bCs/>
                    <w:noProof/>
                  </w:rPr>
                </w:rPrChange>
              </w:rPr>
              <w:delText>3.2.1 Mô tả quy trình</w:delText>
            </w:r>
            <w:r w:rsidRPr="00157A75" w:rsidDel="00157A75">
              <w:rPr>
                <w:rFonts w:ascii="Times New Roman" w:hAnsi="Times New Roman"/>
                <w:noProof/>
                <w:webHidden/>
                <w:sz w:val="26"/>
                <w:szCs w:val="26"/>
                <w:rPrChange w:id="437" w:author="Bùi Anh Quốc" w:date="2025-08-02T15:48:00Z">
                  <w:rPr>
                    <w:noProof/>
                    <w:webHidden/>
                  </w:rPr>
                </w:rPrChange>
              </w:rPr>
              <w:tab/>
            </w:r>
          </w:del>
          <w:del w:id="438" w:author="Bùi Anh Quốc" w:date="2025-08-02T15:46:00Z">
            <w:r w:rsidRPr="00157A75" w:rsidDel="006D4348">
              <w:rPr>
                <w:rFonts w:ascii="Times New Roman" w:hAnsi="Times New Roman"/>
                <w:noProof/>
                <w:webHidden/>
                <w:sz w:val="26"/>
                <w:szCs w:val="26"/>
                <w:rPrChange w:id="439" w:author="Bùi Anh Quốc" w:date="2025-08-02T15:48:00Z">
                  <w:rPr>
                    <w:noProof/>
                    <w:webHidden/>
                  </w:rPr>
                </w:rPrChange>
              </w:rPr>
              <w:delText>23</w:delText>
            </w:r>
          </w:del>
        </w:p>
        <w:p w14:paraId="083713B4" w14:textId="140661AA" w:rsidR="006D4348" w:rsidRPr="00157A75" w:rsidDel="00157A75" w:rsidRDefault="006D4348">
          <w:pPr>
            <w:pStyle w:val="TOC3"/>
            <w:tabs>
              <w:tab w:val="right" w:leader="dot" w:pos="9350"/>
            </w:tabs>
            <w:rPr>
              <w:del w:id="440" w:author="Bùi Anh Quốc" w:date="2025-08-02T15:47:00Z"/>
              <w:rFonts w:ascii="Times New Roman" w:hAnsi="Times New Roman"/>
              <w:noProof/>
              <w:sz w:val="26"/>
              <w:szCs w:val="26"/>
              <w:rPrChange w:id="441" w:author="Bùi Anh Quốc" w:date="2025-08-02T15:48:00Z">
                <w:rPr>
                  <w:del w:id="442" w:author="Bùi Anh Quốc" w:date="2025-08-02T15:47:00Z"/>
                  <w:rFonts w:cstheme="minorBidi"/>
                  <w:noProof/>
                </w:rPr>
              </w:rPrChange>
            </w:rPr>
          </w:pPr>
          <w:del w:id="443" w:author="Bùi Anh Quốc" w:date="2025-08-02T15:47:00Z">
            <w:r w:rsidRPr="00157A75" w:rsidDel="00157A75">
              <w:rPr>
                <w:rStyle w:val="Hyperlink"/>
                <w:rFonts w:ascii="Times New Roman" w:eastAsia="Times New Roman" w:hAnsi="Times New Roman"/>
                <w:b/>
                <w:bCs/>
                <w:noProof/>
                <w:sz w:val="26"/>
                <w:szCs w:val="26"/>
                <w:rPrChange w:id="444" w:author="Bùi Anh Quốc" w:date="2025-08-02T15:48:00Z">
                  <w:rPr>
                    <w:rStyle w:val="Hyperlink"/>
                    <w:rFonts w:ascii="Times New Roman" w:eastAsia="Times New Roman" w:hAnsi="Times New Roman"/>
                    <w:b/>
                    <w:bCs/>
                    <w:noProof/>
                  </w:rPr>
                </w:rPrChange>
              </w:rPr>
              <w:delText>3.2.2 Phương pháp thực hiện:</w:delText>
            </w:r>
            <w:r w:rsidRPr="00157A75" w:rsidDel="00157A75">
              <w:rPr>
                <w:rFonts w:ascii="Times New Roman" w:hAnsi="Times New Roman"/>
                <w:noProof/>
                <w:webHidden/>
                <w:sz w:val="26"/>
                <w:szCs w:val="26"/>
                <w:rPrChange w:id="445" w:author="Bùi Anh Quốc" w:date="2025-08-02T15:48:00Z">
                  <w:rPr>
                    <w:noProof/>
                    <w:webHidden/>
                  </w:rPr>
                </w:rPrChange>
              </w:rPr>
              <w:tab/>
            </w:r>
          </w:del>
          <w:del w:id="446" w:author="Bùi Anh Quốc" w:date="2025-08-02T15:46:00Z">
            <w:r w:rsidRPr="00157A75" w:rsidDel="006D4348">
              <w:rPr>
                <w:rFonts w:ascii="Times New Roman" w:hAnsi="Times New Roman"/>
                <w:noProof/>
                <w:webHidden/>
                <w:sz w:val="26"/>
                <w:szCs w:val="26"/>
                <w:rPrChange w:id="447" w:author="Bùi Anh Quốc" w:date="2025-08-02T15:48:00Z">
                  <w:rPr>
                    <w:noProof/>
                    <w:webHidden/>
                  </w:rPr>
                </w:rPrChange>
              </w:rPr>
              <w:delText>23</w:delText>
            </w:r>
          </w:del>
        </w:p>
        <w:p w14:paraId="43FB9E22" w14:textId="53DD794B" w:rsidR="006D4348" w:rsidRPr="00157A75" w:rsidDel="00157A75" w:rsidRDefault="006D4348">
          <w:pPr>
            <w:pStyle w:val="TOC3"/>
            <w:tabs>
              <w:tab w:val="right" w:leader="dot" w:pos="9350"/>
            </w:tabs>
            <w:rPr>
              <w:del w:id="448" w:author="Bùi Anh Quốc" w:date="2025-08-02T15:47:00Z"/>
              <w:rFonts w:ascii="Times New Roman" w:hAnsi="Times New Roman"/>
              <w:noProof/>
              <w:sz w:val="26"/>
              <w:szCs w:val="26"/>
              <w:rPrChange w:id="449" w:author="Bùi Anh Quốc" w:date="2025-08-02T15:48:00Z">
                <w:rPr>
                  <w:del w:id="450" w:author="Bùi Anh Quốc" w:date="2025-08-02T15:47:00Z"/>
                  <w:rFonts w:cstheme="minorBidi"/>
                  <w:noProof/>
                </w:rPr>
              </w:rPrChange>
            </w:rPr>
          </w:pPr>
          <w:del w:id="451" w:author="Bùi Anh Quốc" w:date="2025-08-02T15:47:00Z">
            <w:r w:rsidRPr="00157A75" w:rsidDel="00157A75">
              <w:rPr>
                <w:rStyle w:val="Hyperlink"/>
                <w:rFonts w:ascii="Times New Roman" w:eastAsia="Times New Roman" w:hAnsi="Times New Roman"/>
                <w:b/>
                <w:bCs/>
                <w:noProof/>
                <w:sz w:val="26"/>
                <w:szCs w:val="26"/>
                <w:rPrChange w:id="452" w:author="Bùi Anh Quốc" w:date="2025-08-02T15:48:00Z">
                  <w:rPr>
                    <w:rStyle w:val="Hyperlink"/>
                    <w:rFonts w:ascii="Times New Roman" w:eastAsia="Times New Roman" w:hAnsi="Times New Roman"/>
                    <w:b/>
                    <w:bCs/>
                    <w:noProof/>
                  </w:rPr>
                </w:rPrChange>
              </w:rPr>
              <w:delText>3.2.3 Phân tích quy trình</w:delText>
            </w:r>
            <w:r w:rsidRPr="00157A75" w:rsidDel="00157A75">
              <w:rPr>
                <w:rFonts w:ascii="Times New Roman" w:hAnsi="Times New Roman"/>
                <w:noProof/>
                <w:webHidden/>
                <w:sz w:val="26"/>
                <w:szCs w:val="26"/>
                <w:rPrChange w:id="453" w:author="Bùi Anh Quốc" w:date="2025-08-02T15:48:00Z">
                  <w:rPr>
                    <w:noProof/>
                    <w:webHidden/>
                  </w:rPr>
                </w:rPrChange>
              </w:rPr>
              <w:tab/>
            </w:r>
          </w:del>
          <w:del w:id="454" w:author="Bùi Anh Quốc" w:date="2025-08-02T15:46:00Z">
            <w:r w:rsidRPr="00157A75" w:rsidDel="006D4348">
              <w:rPr>
                <w:rFonts w:ascii="Times New Roman" w:hAnsi="Times New Roman"/>
                <w:noProof/>
                <w:webHidden/>
                <w:sz w:val="26"/>
                <w:szCs w:val="26"/>
                <w:rPrChange w:id="455" w:author="Bùi Anh Quốc" w:date="2025-08-02T15:48:00Z">
                  <w:rPr>
                    <w:noProof/>
                    <w:webHidden/>
                  </w:rPr>
                </w:rPrChange>
              </w:rPr>
              <w:delText>25</w:delText>
            </w:r>
          </w:del>
        </w:p>
        <w:p w14:paraId="26EE4B9B" w14:textId="72831779" w:rsidR="006D4348" w:rsidRPr="00157A75" w:rsidDel="00157A75" w:rsidRDefault="006D4348">
          <w:pPr>
            <w:pStyle w:val="TOC3"/>
            <w:tabs>
              <w:tab w:val="right" w:leader="dot" w:pos="9350"/>
            </w:tabs>
            <w:rPr>
              <w:del w:id="456" w:author="Bùi Anh Quốc" w:date="2025-08-02T15:47:00Z"/>
              <w:rFonts w:ascii="Times New Roman" w:hAnsi="Times New Roman"/>
              <w:noProof/>
              <w:sz w:val="26"/>
              <w:szCs w:val="26"/>
              <w:rPrChange w:id="457" w:author="Bùi Anh Quốc" w:date="2025-08-02T15:48:00Z">
                <w:rPr>
                  <w:del w:id="458" w:author="Bùi Anh Quốc" w:date="2025-08-02T15:47:00Z"/>
                  <w:rFonts w:cstheme="minorBidi"/>
                  <w:noProof/>
                </w:rPr>
              </w:rPrChange>
            </w:rPr>
          </w:pPr>
          <w:del w:id="459" w:author="Bùi Anh Quốc" w:date="2025-08-02T15:47:00Z">
            <w:r w:rsidRPr="00157A75" w:rsidDel="00157A75">
              <w:rPr>
                <w:rStyle w:val="Hyperlink"/>
                <w:rFonts w:ascii="Times New Roman" w:eastAsia="Times New Roman" w:hAnsi="Times New Roman"/>
                <w:b/>
                <w:bCs/>
                <w:noProof/>
                <w:sz w:val="26"/>
                <w:szCs w:val="26"/>
                <w:rPrChange w:id="460" w:author="Bùi Anh Quốc" w:date="2025-08-02T15:48:00Z">
                  <w:rPr>
                    <w:rStyle w:val="Hyperlink"/>
                    <w:rFonts w:ascii="Times New Roman" w:eastAsia="Times New Roman" w:hAnsi="Times New Roman"/>
                    <w:b/>
                    <w:bCs/>
                    <w:noProof/>
                  </w:rPr>
                </w:rPrChange>
              </w:rPr>
              <w:delText>3.2.4 Phân tích định lượng</w:delText>
            </w:r>
            <w:r w:rsidRPr="00157A75" w:rsidDel="00157A75">
              <w:rPr>
                <w:rFonts w:ascii="Times New Roman" w:hAnsi="Times New Roman"/>
                <w:noProof/>
                <w:webHidden/>
                <w:sz w:val="26"/>
                <w:szCs w:val="26"/>
                <w:rPrChange w:id="461" w:author="Bùi Anh Quốc" w:date="2025-08-02T15:48:00Z">
                  <w:rPr>
                    <w:noProof/>
                    <w:webHidden/>
                  </w:rPr>
                </w:rPrChange>
              </w:rPr>
              <w:tab/>
            </w:r>
          </w:del>
          <w:del w:id="462" w:author="Bùi Anh Quốc" w:date="2025-08-02T15:46:00Z">
            <w:r w:rsidRPr="00157A75" w:rsidDel="006D4348">
              <w:rPr>
                <w:rFonts w:ascii="Times New Roman" w:hAnsi="Times New Roman"/>
                <w:noProof/>
                <w:webHidden/>
                <w:sz w:val="26"/>
                <w:szCs w:val="26"/>
                <w:rPrChange w:id="463" w:author="Bùi Anh Quốc" w:date="2025-08-02T15:48:00Z">
                  <w:rPr>
                    <w:noProof/>
                    <w:webHidden/>
                  </w:rPr>
                </w:rPrChange>
              </w:rPr>
              <w:delText>27</w:delText>
            </w:r>
          </w:del>
        </w:p>
        <w:p w14:paraId="1ED73734" w14:textId="2A286602" w:rsidR="006D4348" w:rsidRPr="00157A75" w:rsidDel="00157A75" w:rsidRDefault="006D4348">
          <w:pPr>
            <w:pStyle w:val="TOC2"/>
            <w:tabs>
              <w:tab w:val="right" w:leader="dot" w:pos="9350"/>
            </w:tabs>
            <w:rPr>
              <w:del w:id="464" w:author="Bùi Anh Quốc" w:date="2025-08-02T15:47:00Z"/>
              <w:rFonts w:ascii="Times New Roman" w:hAnsi="Times New Roman"/>
              <w:noProof/>
              <w:sz w:val="26"/>
              <w:szCs w:val="26"/>
              <w:rPrChange w:id="465" w:author="Bùi Anh Quốc" w:date="2025-08-02T15:48:00Z">
                <w:rPr>
                  <w:del w:id="466" w:author="Bùi Anh Quốc" w:date="2025-08-02T15:47:00Z"/>
                  <w:rFonts w:cstheme="minorBidi"/>
                  <w:noProof/>
                </w:rPr>
              </w:rPrChange>
            </w:rPr>
          </w:pPr>
          <w:del w:id="467" w:author="Bùi Anh Quốc" w:date="2025-08-02T15:47:00Z">
            <w:r w:rsidRPr="00157A75" w:rsidDel="00157A75">
              <w:rPr>
                <w:rStyle w:val="Hyperlink"/>
                <w:rFonts w:ascii="Times New Roman" w:eastAsia="Times New Roman" w:hAnsi="Times New Roman"/>
                <w:b/>
                <w:bCs/>
                <w:noProof/>
                <w:sz w:val="26"/>
                <w:szCs w:val="26"/>
                <w:rPrChange w:id="468" w:author="Bùi Anh Quốc" w:date="2025-08-02T15:48:00Z">
                  <w:rPr>
                    <w:rStyle w:val="Hyperlink"/>
                    <w:rFonts w:ascii="Times New Roman" w:eastAsia="Times New Roman" w:hAnsi="Times New Roman"/>
                    <w:b/>
                    <w:bCs/>
                    <w:noProof/>
                  </w:rPr>
                </w:rPrChange>
              </w:rPr>
              <w:delText>3.3. Quy trình Quản lý Chiến dịch Marketing</w:delText>
            </w:r>
            <w:r w:rsidRPr="00157A75" w:rsidDel="00157A75">
              <w:rPr>
                <w:rFonts w:ascii="Times New Roman" w:hAnsi="Times New Roman"/>
                <w:noProof/>
                <w:webHidden/>
                <w:sz w:val="26"/>
                <w:szCs w:val="26"/>
                <w:rPrChange w:id="469" w:author="Bùi Anh Quốc" w:date="2025-08-02T15:48:00Z">
                  <w:rPr>
                    <w:noProof/>
                    <w:webHidden/>
                  </w:rPr>
                </w:rPrChange>
              </w:rPr>
              <w:tab/>
            </w:r>
          </w:del>
          <w:del w:id="470" w:author="Bùi Anh Quốc" w:date="2025-08-02T15:46:00Z">
            <w:r w:rsidRPr="00157A75" w:rsidDel="006D4348">
              <w:rPr>
                <w:rFonts w:ascii="Times New Roman" w:hAnsi="Times New Roman"/>
                <w:noProof/>
                <w:webHidden/>
                <w:sz w:val="26"/>
                <w:szCs w:val="26"/>
                <w:rPrChange w:id="471" w:author="Bùi Anh Quốc" w:date="2025-08-02T15:48:00Z">
                  <w:rPr>
                    <w:noProof/>
                    <w:webHidden/>
                  </w:rPr>
                </w:rPrChange>
              </w:rPr>
              <w:delText>29</w:delText>
            </w:r>
          </w:del>
        </w:p>
        <w:p w14:paraId="416D7AB7" w14:textId="6ADE27AD" w:rsidR="006D4348" w:rsidRPr="00157A75" w:rsidDel="00157A75" w:rsidRDefault="006D4348">
          <w:pPr>
            <w:pStyle w:val="TOC3"/>
            <w:tabs>
              <w:tab w:val="right" w:leader="dot" w:pos="9350"/>
            </w:tabs>
            <w:rPr>
              <w:del w:id="472" w:author="Bùi Anh Quốc" w:date="2025-08-02T15:47:00Z"/>
              <w:rFonts w:ascii="Times New Roman" w:hAnsi="Times New Roman"/>
              <w:noProof/>
              <w:sz w:val="26"/>
              <w:szCs w:val="26"/>
              <w:rPrChange w:id="473" w:author="Bùi Anh Quốc" w:date="2025-08-02T15:48:00Z">
                <w:rPr>
                  <w:del w:id="474" w:author="Bùi Anh Quốc" w:date="2025-08-02T15:47:00Z"/>
                  <w:rFonts w:cstheme="minorBidi"/>
                  <w:noProof/>
                </w:rPr>
              </w:rPrChange>
            </w:rPr>
          </w:pPr>
          <w:del w:id="475" w:author="Bùi Anh Quốc" w:date="2025-08-02T15:47:00Z">
            <w:r w:rsidRPr="00157A75" w:rsidDel="00157A75">
              <w:rPr>
                <w:rStyle w:val="Hyperlink"/>
                <w:rFonts w:ascii="Times New Roman" w:eastAsia="Times New Roman" w:hAnsi="Times New Roman"/>
                <w:b/>
                <w:bCs/>
                <w:noProof/>
                <w:sz w:val="26"/>
                <w:szCs w:val="26"/>
                <w:rPrChange w:id="476" w:author="Bùi Anh Quốc" w:date="2025-08-02T15:48:00Z">
                  <w:rPr>
                    <w:rStyle w:val="Hyperlink"/>
                    <w:rFonts w:ascii="Times New Roman" w:eastAsia="Times New Roman" w:hAnsi="Times New Roman"/>
                    <w:b/>
                    <w:bCs/>
                    <w:noProof/>
                  </w:rPr>
                </w:rPrChange>
              </w:rPr>
              <w:delText>3.3.1. Mô tả quy trình</w:delText>
            </w:r>
            <w:r w:rsidRPr="00157A75" w:rsidDel="00157A75">
              <w:rPr>
                <w:rFonts w:ascii="Times New Roman" w:hAnsi="Times New Roman"/>
                <w:noProof/>
                <w:webHidden/>
                <w:sz w:val="26"/>
                <w:szCs w:val="26"/>
                <w:rPrChange w:id="477" w:author="Bùi Anh Quốc" w:date="2025-08-02T15:48:00Z">
                  <w:rPr>
                    <w:noProof/>
                    <w:webHidden/>
                  </w:rPr>
                </w:rPrChange>
              </w:rPr>
              <w:tab/>
            </w:r>
          </w:del>
          <w:del w:id="478" w:author="Bùi Anh Quốc" w:date="2025-08-02T15:46:00Z">
            <w:r w:rsidRPr="00157A75" w:rsidDel="006D4348">
              <w:rPr>
                <w:rFonts w:ascii="Times New Roman" w:hAnsi="Times New Roman"/>
                <w:noProof/>
                <w:webHidden/>
                <w:sz w:val="26"/>
                <w:szCs w:val="26"/>
                <w:rPrChange w:id="479" w:author="Bùi Anh Quốc" w:date="2025-08-02T15:48:00Z">
                  <w:rPr>
                    <w:noProof/>
                    <w:webHidden/>
                  </w:rPr>
                </w:rPrChange>
              </w:rPr>
              <w:delText>29</w:delText>
            </w:r>
          </w:del>
        </w:p>
        <w:p w14:paraId="20099A7F" w14:textId="67A50697" w:rsidR="006D4348" w:rsidRPr="00157A75" w:rsidDel="00157A75" w:rsidRDefault="006D4348">
          <w:pPr>
            <w:pStyle w:val="TOC3"/>
            <w:tabs>
              <w:tab w:val="right" w:leader="dot" w:pos="9350"/>
            </w:tabs>
            <w:rPr>
              <w:del w:id="480" w:author="Bùi Anh Quốc" w:date="2025-08-02T15:47:00Z"/>
              <w:rFonts w:ascii="Times New Roman" w:hAnsi="Times New Roman"/>
              <w:noProof/>
              <w:sz w:val="26"/>
              <w:szCs w:val="26"/>
              <w:rPrChange w:id="481" w:author="Bùi Anh Quốc" w:date="2025-08-02T15:48:00Z">
                <w:rPr>
                  <w:del w:id="482" w:author="Bùi Anh Quốc" w:date="2025-08-02T15:47:00Z"/>
                  <w:rFonts w:cstheme="minorBidi"/>
                  <w:noProof/>
                </w:rPr>
              </w:rPrChange>
            </w:rPr>
          </w:pPr>
          <w:del w:id="483" w:author="Bùi Anh Quốc" w:date="2025-08-02T15:47:00Z">
            <w:r w:rsidRPr="00157A75" w:rsidDel="00157A75">
              <w:rPr>
                <w:rStyle w:val="Hyperlink"/>
                <w:rFonts w:ascii="Times New Roman" w:eastAsia="Times New Roman" w:hAnsi="Times New Roman"/>
                <w:b/>
                <w:bCs/>
                <w:noProof/>
                <w:sz w:val="26"/>
                <w:szCs w:val="26"/>
                <w:rPrChange w:id="484" w:author="Bùi Anh Quốc" w:date="2025-08-02T15:48:00Z">
                  <w:rPr>
                    <w:rStyle w:val="Hyperlink"/>
                    <w:rFonts w:ascii="Times New Roman" w:eastAsia="Times New Roman" w:hAnsi="Times New Roman"/>
                    <w:b/>
                    <w:bCs/>
                    <w:noProof/>
                  </w:rPr>
                </w:rPrChange>
              </w:rPr>
              <w:delText>3.3.2. Phân tích quy trình</w:delText>
            </w:r>
            <w:r w:rsidRPr="00157A75" w:rsidDel="00157A75">
              <w:rPr>
                <w:rFonts w:ascii="Times New Roman" w:hAnsi="Times New Roman"/>
                <w:noProof/>
                <w:webHidden/>
                <w:sz w:val="26"/>
                <w:szCs w:val="26"/>
                <w:rPrChange w:id="485" w:author="Bùi Anh Quốc" w:date="2025-08-02T15:48:00Z">
                  <w:rPr>
                    <w:noProof/>
                    <w:webHidden/>
                  </w:rPr>
                </w:rPrChange>
              </w:rPr>
              <w:tab/>
            </w:r>
          </w:del>
          <w:del w:id="486" w:author="Bùi Anh Quốc" w:date="2025-08-02T15:46:00Z">
            <w:r w:rsidRPr="00157A75" w:rsidDel="006D4348">
              <w:rPr>
                <w:rFonts w:ascii="Times New Roman" w:hAnsi="Times New Roman"/>
                <w:noProof/>
                <w:webHidden/>
                <w:sz w:val="26"/>
                <w:szCs w:val="26"/>
                <w:rPrChange w:id="487" w:author="Bùi Anh Quốc" w:date="2025-08-02T15:48:00Z">
                  <w:rPr>
                    <w:noProof/>
                    <w:webHidden/>
                  </w:rPr>
                </w:rPrChange>
              </w:rPr>
              <w:delText>31</w:delText>
            </w:r>
          </w:del>
        </w:p>
        <w:p w14:paraId="2B78AFB6" w14:textId="40FABAAD" w:rsidR="006D4348" w:rsidRPr="00157A75" w:rsidDel="00157A75" w:rsidRDefault="006D4348">
          <w:pPr>
            <w:pStyle w:val="TOC3"/>
            <w:tabs>
              <w:tab w:val="right" w:leader="dot" w:pos="9350"/>
            </w:tabs>
            <w:rPr>
              <w:del w:id="488" w:author="Bùi Anh Quốc" w:date="2025-08-02T15:47:00Z"/>
              <w:rFonts w:ascii="Times New Roman" w:hAnsi="Times New Roman"/>
              <w:noProof/>
              <w:sz w:val="26"/>
              <w:szCs w:val="26"/>
              <w:rPrChange w:id="489" w:author="Bùi Anh Quốc" w:date="2025-08-02T15:48:00Z">
                <w:rPr>
                  <w:del w:id="490" w:author="Bùi Anh Quốc" w:date="2025-08-02T15:47:00Z"/>
                  <w:rFonts w:cstheme="minorBidi"/>
                  <w:noProof/>
                </w:rPr>
              </w:rPrChange>
            </w:rPr>
          </w:pPr>
          <w:del w:id="491" w:author="Bùi Anh Quốc" w:date="2025-08-02T15:47:00Z">
            <w:r w:rsidRPr="00157A75" w:rsidDel="00157A75">
              <w:rPr>
                <w:rStyle w:val="Hyperlink"/>
                <w:rFonts w:ascii="Times New Roman" w:eastAsia="Times New Roman" w:hAnsi="Times New Roman"/>
                <w:b/>
                <w:bCs/>
                <w:noProof/>
                <w:sz w:val="26"/>
                <w:szCs w:val="26"/>
                <w:rPrChange w:id="492" w:author="Bùi Anh Quốc" w:date="2025-08-02T15:48:00Z">
                  <w:rPr>
                    <w:rStyle w:val="Hyperlink"/>
                    <w:rFonts w:ascii="Times New Roman" w:eastAsia="Times New Roman" w:hAnsi="Times New Roman"/>
                    <w:b/>
                    <w:bCs/>
                    <w:noProof/>
                  </w:rPr>
                </w:rPrChange>
              </w:rPr>
              <w:delText>3.3.3. Phân tích định tính</w:delText>
            </w:r>
            <w:r w:rsidRPr="00157A75" w:rsidDel="00157A75">
              <w:rPr>
                <w:rFonts w:ascii="Times New Roman" w:hAnsi="Times New Roman"/>
                <w:noProof/>
                <w:webHidden/>
                <w:sz w:val="26"/>
                <w:szCs w:val="26"/>
                <w:rPrChange w:id="493" w:author="Bùi Anh Quốc" w:date="2025-08-02T15:48:00Z">
                  <w:rPr>
                    <w:noProof/>
                    <w:webHidden/>
                  </w:rPr>
                </w:rPrChange>
              </w:rPr>
              <w:tab/>
            </w:r>
          </w:del>
          <w:del w:id="494" w:author="Bùi Anh Quốc" w:date="2025-08-02T15:46:00Z">
            <w:r w:rsidRPr="00157A75" w:rsidDel="006D4348">
              <w:rPr>
                <w:rFonts w:ascii="Times New Roman" w:hAnsi="Times New Roman"/>
                <w:noProof/>
                <w:webHidden/>
                <w:sz w:val="26"/>
                <w:szCs w:val="26"/>
                <w:rPrChange w:id="495" w:author="Bùi Anh Quốc" w:date="2025-08-02T15:48:00Z">
                  <w:rPr>
                    <w:noProof/>
                    <w:webHidden/>
                  </w:rPr>
                </w:rPrChange>
              </w:rPr>
              <w:delText>32</w:delText>
            </w:r>
          </w:del>
        </w:p>
        <w:p w14:paraId="4FF9AE16" w14:textId="6DD8674C" w:rsidR="006D4348" w:rsidRPr="00157A75" w:rsidDel="00157A75" w:rsidRDefault="006D4348">
          <w:pPr>
            <w:pStyle w:val="TOC3"/>
            <w:tabs>
              <w:tab w:val="right" w:leader="dot" w:pos="9350"/>
            </w:tabs>
            <w:rPr>
              <w:del w:id="496" w:author="Bùi Anh Quốc" w:date="2025-08-02T15:47:00Z"/>
              <w:rFonts w:ascii="Times New Roman" w:hAnsi="Times New Roman"/>
              <w:noProof/>
              <w:sz w:val="26"/>
              <w:szCs w:val="26"/>
              <w:rPrChange w:id="497" w:author="Bùi Anh Quốc" w:date="2025-08-02T15:48:00Z">
                <w:rPr>
                  <w:del w:id="498" w:author="Bùi Anh Quốc" w:date="2025-08-02T15:47:00Z"/>
                  <w:rFonts w:cstheme="minorBidi"/>
                  <w:noProof/>
                </w:rPr>
              </w:rPrChange>
            </w:rPr>
          </w:pPr>
          <w:del w:id="499" w:author="Bùi Anh Quốc" w:date="2025-08-02T15:47:00Z">
            <w:r w:rsidRPr="00157A75" w:rsidDel="00157A75">
              <w:rPr>
                <w:rStyle w:val="Hyperlink"/>
                <w:rFonts w:ascii="Times New Roman" w:eastAsia="Times New Roman" w:hAnsi="Times New Roman"/>
                <w:b/>
                <w:bCs/>
                <w:noProof/>
                <w:sz w:val="26"/>
                <w:szCs w:val="26"/>
                <w:rPrChange w:id="500" w:author="Bùi Anh Quốc" w:date="2025-08-02T15:48:00Z">
                  <w:rPr>
                    <w:rStyle w:val="Hyperlink"/>
                    <w:rFonts w:ascii="Times New Roman" w:eastAsia="Times New Roman" w:hAnsi="Times New Roman"/>
                    <w:b/>
                    <w:bCs/>
                    <w:noProof/>
                  </w:rPr>
                </w:rPrChange>
              </w:rPr>
              <w:delText>3.3.4. Phân tích định lượng</w:delText>
            </w:r>
            <w:r w:rsidRPr="00157A75" w:rsidDel="00157A75">
              <w:rPr>
                <w:rFonts w:ascii="Times New Roman" w:hAnsi="Times New Roman"/>
                <w:noProof/>
                <w:webHidden/>
                <w:sz w:val="26"/>
                <w:szCs w:val="26"/>
                <w:rPrChange w:id="501" w:author="Bùi Anh Quốc" w:date="2025-08-02T15:48:00Z">
                  <w:rPr>
                    <w:noProof/>
                    <w:webHidden/>
                  </w:rPr>
                </w:rPrChange>
              </w:rPr>
              <w:tab/>
            </w:r>
          </w:del>
          <w:del w:id="502" w:author="Bùi Anh Quốc" w:date="2025-08-02T15:46:00Z">
            <w:r w:rsidRPr="00157A75" w:rsidDel="006D4348">
              <w:rPr>
                <w:rFonts w:ascii="Times New Roman" w:hAnsi="Times New Roman"/>
                <w:noProof/>
                <w:webHidden/>
                <w:sz w:val="26"/>
                <w:szCs w:val="26"/>
                <w:rPrChange w:id="503" w:author="Bùi Anh Quốc" w:date="2025-08-02T15:48:00Z">
                  <w:rPr>
                    <w:noProof/>
                    <w:webHidden/>
                  </w:rPr>
                </w:rPrChange>
              </w:rPr>
              <w:delText>37</w:delText>
            </w:r>
          </w:del>
        </w:p>
        <w:p w14:paraId="38985B15" w14:textId="21FFB065" w:rsidR="006D4348" w:rsidRPr="00157A75" w:rsidDel="00157A75" w:rsidRDefault="006D4348">
          <w:pPr>
            <w:pStyle w:val="TOC3"/>
            <w:tabs>
              <w:tab w:val="right" w:leader="dot" w:pos="9350"/>
            </w:tabs>
            <w:rPr>
              <w:del w:id="504" w:author="Bùi Anh Quốc" w:date="2025-08-02T15:47:00Z"/>
              <w:rFonts w:ascii="Times New Roman" w:hAnsi="Times New Roman"/>
              <w:noProof/>
              <w:sz w:val="26"/>
              <w:szCs w:val="26"/>
              <w:rPrChange w:id="505" w:author="Bùi Anh Quốc" w:date="2025-08-02T15:48:00Z">
                <w:rPr>
                  <w:del w:id="506" w:author="Bùi Anh Quốc" w:date="2025-08-02T15:47:00Z"/>
                  <w:rFonts w:cstheme="minorBidi"/>
                  <w:noProof/>
                </w:rPr>
              </w:rPrChange>
            </w:rPr>
          </w:pPr>
          <w:del w:id="507" w:author="Bùi Anh Quốc" w:date="2025-08-02T15:47:00Z">
            <w:r w:rsidRPr="00157A75" w:rsidDel="00157A75">
              <w:rPr>
                <w:rStyle w:val="Hyperlink"/>
                <w:rFonts w:ascii="Times New Roman" w:eastAsia="Times New Roman" w:hAnsi="Times New Roman"/>
                <w:b/>
                <w:bCs/>
                <w:noProof/>
                <w:sz w:val="26"/>
                <w:szCs w:val="26"/>
                <w:rPrChange w:id="508" w:author="Bùi Anh Quốc" w:date="2025-08-02T15:48:00Z">
                  <w:rPr>
                    <w:rStyle w:val="Hyperlink"/>
                    <w:rFonts w:ascii="Times New Roman" w:eastAsia="Times New Roman" w:hAnsi="Times New Roman"/>
                    <w:b/>
                    <w:bCs/>
                    <w:noProof/>
                  </w:rPr>
                </w:rPrChange>
              </w:rPr>
              <w:delText>3.3.5. Đề xuất cải tiến và Tối ưu hóa quy trình</w:delText>
            </w:r>
            <w:r w:rsidRPr="00157A75" w:rsidDel="00157A75">
              <w:rPr>
                <w:rFonts w:ascii="Times New Roman" w:hAnsi="Times New Roman"/>
                <w:noProof/>
                <w:webHidden/>
                <w:sz w:val="26"/>
                <w:szCs w:val="26"/>
                <w:rPrChange w:id="509" w:author="Bùi Anh Quốc" w:date="2025-08-02T15:48:00Z">
                  <w:rPr>
                    <w:noProof/>
                    <w:webHidden/>
                  </w:rPr>
                </w:rPrChange>
              </w:rPr>
              <w:tab/>
            </w:r>
          </w:del>
          <w:del w:id="510" w:author="Bùi Anh Quốc" w:date="2025-08-02T15:46:00Z">
            <w:r w:rsidRPr="00157A75" w:rsidDel="006D4348">
              <w:rPr>
                <w:rFonts w:ascii="Times New Roman" w:hAnsi="Times New Roman"/>
                <w:noProof/>
                <w:webHidden/>
                <w:sz w:val="26"/>
                <w:szCs w:val="26"/>
                <w:rPrChange w:id="511" w:author="Bùi Anh Quốc" w:date="2025-08-02T15:48:00Z">
                  <w:rPr>
                    <w:noProof/>
                    <w:webHidden/>
                  </w:rPr>
                </w:rPrChange>
              </w:rPr>
              <w:delText>41</w:delText>
            </w:r>
          </w:del>
        </w:p>
        <w:p w14:paraId="47EB0D58" w14:textId="691EC7D0" w:rsidR="006D4348" w:rsidRPr="00157A75" w:rsidDel="00157A75" w:rsidRDefault="006D4348">
          <w:pPr>
            <w:pStyle w:val="TOC2"/>
            <w:tabs>
              <w:tab w:val="right" w:leader="dot" w:pos="9350"/>
            </w:tabs>
            <w:rPr>
              <w:del w:id="512" w:author="Bùi Anh Quốc" w:date="2025-08-02T15:47:00Z"/>
              <w:rFonts w:ascii="Times New Roman" w:hAnsi="Times New Roman"/>
              <w:noProof/>
              <w:sz w:val="26"/>
              <w:szCs w:val="26"/>
              <w:rPrChange w:id="513" w:author="Bùi Anh Quốc" w:date="2025-08-02T15:48:00Z">
                <w:rPr>
                  <w:del w:id="514" w:author="Bùi Anh Quốc" w:date="2025-08-02T15:47:00Z"/>
                  <w:rFonts w:cstheme="minorBidi"/>
                  <w:noProof/>
                </w:rPr>
              </w:rPrChange>
            </w:rPr>
          </w:pPr>
          <w:del w:id="515" w:author="Bùi Anh Quốc" w:date="2025-08-02T15:47:00Z">
            <w:r w:rsidRPr="00157A75" w:rsidDel="00157A75">
              <w:rPr>
                <w:rStyle w:val="Hyperlink"/>
                <w:rFonts w:ascii="Times New Roman" w:hAnsi="Times New Roman"/>
                <w:b/>
                <w:bCs/>
                <w:noProof/>
                <w:sz w:val="26"/>
                <w:szCs w:val="26"/>
                <w:rPrChange w:id="516" w:author="Bùi Anh Quốc" w:date="2025-08-02T15:48:00Z">
                  <w:rPr>
                    <w:rStyle w:val="Hyperlink"/>
                    <w:rFonts w:ascii="Times New Roman" w:hAnsi="Times New Roman"/>
                    <w:b/>
                    <w:bCs/>
                    <w:noProof/>
                  </w:rPr>
                </w:rPrChange>
              </w:rPr>
              <w:delText>3.4 Quy trình Lập Kế Hoạch Bán Hàng</w:delText>
            </w:r>
            <w:r w:rsidRPr="00157A75" w:rsidDel="00157A75">
              <w:rPr>
                <w:rFonts w:ascii="Times New Roman" w:hAnsi="Times New Roman"/>
                <w:noProof/>
                <w:webHidden/>
                <w:sz w:val="26"/>
                <w:szCs w:val="26"/>
                <w:rPrChange w:id="517" w:author="Bùi Anh Quốc" w:date="2025-08-02T15:48:00Z">
                  <w:rPr>
                    <w:noProof/>
                    <w:webHidden/>
                  </w:rPr>
                </w:rPrChange>
              </w:rPr>
              <w:tab/>
            </w:r>
          </w:del>
          <w:del w:id="518" w:author="Bùi Anh Quốc" w:date="2025-08-02T15:46:00Z">
            <w:r w:rsidRPr="00157A75" w:rsidDel="006D4348">
              <w:rPr>
                <w:rFonts w:ascii="Times New Roman" w:hAnsi="Times New Roman"/>
                <w:noProof/>
                <w:webHidden/>
                <w:sz w:val="26"/>
                <w:szCs w:val="26"/>
                <w:rPrChange w:id="519" w:author="Bùi Anh Quốc" w:date="2025-08-02T15:48:00Z">
                  <w:rPr>
                    <w:noProof/>
                    <w:webHidden/>
                  </w:rPr>
                </w:rPrChange>
              </w:rPr>
              <w:delText>44</w:delText>
            </w:r>
          </w:del>
        </w:p>
        <w:p w14:paraId="1F6BC535" w14:textId="5CE46E72" w:rsidR="006D4348" w:rsidRPr="00157A75" w:rsidDel="00157A75" w:rsidRDefault="006D4348">
          <w:pPr>
            <w:pStyle w:val="TOC3"/>
            <w:tabs>
              <w:tab w:val="right" w:leader="dot" w:pos="9350"/>
            </w:tabs>
            <w:rPr>
              <w:del w:id="520" w:author="Bùi Anh Quốc" w:date="2025-08-02T15:47:00Z"/>
              <w:rFonts w:ascii="Times New Roman" w:hAnsi="Times New Roman"/>
              <w:noProof/>
              <w:sz w:val="26"/>
              <w:szCs w:val="26"/>
              <w:rPrChange w:id="521" w:author="Bùi Anh Quốc" w:date="2025-08-02T15:48:00Z">
                <w:rPr>
                  <w:del w:id="522" w:author="Bùi Anh Quốc" w:date="2025-08-02T15:47:00Z"/>
                  <w:rFonts w:cstheme="minorBidi"/>
                  <w:noProof/>
                </w:rPr>
              </w:rPrChange>
            </w:rPr>
          </w:pPr>
          <w:del w:id="523" w:author="Bùi Anh Quốc" w:date="2025-08-02T15:47:00Z">
            <w:r w:rsidRPr="00157A75" w:rsidDel="00157A75">
              <w:rPr>
                <w:rStyle w:val="Hyperlink"/>
                <w:rFonts w:ascii="Times New Roman" w:hAnsi="Times New Roman"/>
                <w:b/>
                <w:bCs/>
                <w:noProof/>
                <w:sz w:val="26"/>
                <w:szCs w:val="26"/>
                <w:rPrChange w:id="524" w:author="Bùi Anh Quốc" w:date="2025-08-02T15:48:00Z">
                  <w:rPr>
                    <w:rStyle w:val="Hyperlink"/>
                    <w:rFonts w:ascii="Times New Roman" w:hAnsi="Times New Roman"/>
                    <w:b/>
                    <w:bCs/>
                    <w:noProof/>
                  </w:rPr>
                </w:rPrChange>
              </w:rPr>
              <w:delText>3.4.1 Mô tả quy trình</w:delText>
            </w:r>
            <w:r w:rsidRPr="00157A75" w:rsidDel="00157A75">
              <w:rPr>
                <w:rFonts w:ascii="Times New Roman" w:hAnsi="Times New Roman"/>
                <w:noProof/>
                <w:webHidden/>
                <w:sz w:val="26"/>
                <w:szCs w:val="26"/>
                <w:rPrChange w:id="525" w:author="Bùi Anh Quốc" w:date="2025-08-02T15:48:00Z">
                  <w:rPr>
                    <w:noProof/>
                    <w:webHidden/>
                  </w:rPr>
                </w:rPrChange>
              </w:rPr>
              <w:tab/>
            </w:r>
          </w:del>
          <w:del w:id="526" w:author="Bùi Anh Quốc" w:date="2025-08-02T15:46:00Z">
            <w:r w:rsidRPr="00157A75" w:rsidDel="006D4348">
              <w:rPr>
                <w:rFonts w:ascii="Times New Roman" w:hAnsi="Times New Roman"/>
                <w:noProof/>
                <w:webHidden/>
                <w:sz w:val="26"/>
                <w:szCs w:val="26"/>
                <w:rPrChange w:id="527" w:author="Bùi Anh Quốc" w:date="2025-08-02T15:48:00Z">
                  <w:rPr>
                    <w:noProof/>
                    <w:webHidden/>
                  </w:rPr>
                </w:rPrChange>
              </w:rPr>
              <w:delText>44</w:delText>
            </w:r>
          </w:del>
        </w:p>
        <w:p w14:paraId="04794CBD" w14:textId="426DFD3B" w:rsidR="006D4348" w:rsidRPr="00157A75" w:rsidDel="00157A75" w:rsidRDefault="006D4348">
          <w:pPr>
            <w:pStyle w:val="TOC3"/>
            <w:tabs>
              <w:tab w:val="right" w:leader="dot" w:pos="9350"/>
            </w:tabs>
            <w:rPr>
              <w:del w:id="528" w:author="Bùi Anh Quốc" w:date="2025-08-02T15:47:00Z"/>
              <w:rFonts w:ascii="Times New Roman" w:hAnsi="Times New Roman"/>
              <w:noProof/>
              <w:sz w:val="26"/>
              <w:szCs w:val="26"/>
              <w:rPrChange w:id="529" w:author="Bùi Anh Quốc" w:date="2025-08-02T15:48:00Z">
                <w:rPr>
                  <w:del w:id="530" w:author="Bùi Anh Quốc" w:date="2025-08-02T15:47:00Z"/>
                  <w:rFonts w:cstheme="minorBidi"/>
                  <w:noProof/>
                </w:rPr>
              </w:rPrChange>
            </w:rPr>
          </w:pPr>
          <w:del w:id="531" w:author="Bùi Anh Quốc" w:date="2025-08-02T15:47:00Z">
            <w:r w:rsidRPr="00157A75" w:rsidDel="00157A75">
              <w:rPr>
                <w:rStyle w:val="Hyperlink"/>
                <w:rFonts w:ascii="Times New Roman" w:hAnsi="Times New Roman"/>
                <w:b/>
                <w:bCs/>
                <w:noProof/>
                <w:sz w:val="26"/>
                <w:szCs w:val="26"/>
                <w:rPrChange w:id="532" w:author="Bùi Anh Quốc" w:date="2025-08-02T15:48:00Z">
                  <w:rPr>
                    <w:rStyle w:val="Hyperlink"/>
                    <w:rFonts w:ascii="Times New Roman" w:hAnsi="Times New Roman"/>
                    <w:b/>
                    <w:bCs/>
                    <w:noProof/>
                  </w:rPr>
                </w:rPrChange>
              </w:rPr>
              <w:delText>3.4.2 Phương pháp Thực hiện</w:delText>
            </w:r>
            <w:r w:rsidRPr="00157A75" w:rsidDel="00157A75">
              <w:rPr>
                <w:rFonts w:ascii="Times New Roman" w:hAnsi="Times New Roman"/>
                <w:noProof/>
                <w:webHidden/>
                <w:sz w:val="26"/>
                <w:szCs w:val="26"/>
                <w:rPrChange w:id="533" w:author="Bùi Anh Quốc" w:date="2025-08-02T15:48:00Z">
                  <w:rPr>
                    <w:noProof/>
                    <w:webHidden/>
                  </w:rPr>
                </w:rPrChange>
              </w:rPr>
              <w:tab/>
            </w:r>
          </w:del>
          <w:del w:id="534" w:author="Bùi Anh Quốc" w:date="2025-08-02T15:46:00Z">
            <w:r w:rsidRPr="00157A75" w:rsidDel="006D4348">
              <w:rPr>
                <w:rFonts w:ascii="Times New Roman" w:hAnsi="Times New Roman"/>
                <w:noProof/>
                <w:webHidden/>
                <w:sz w:val="26"/>
                <w:szCs w:val="26"/>
                <w:rPrChange w:id="535" w:author="Bùi Anh Quốc" w:date="2025-08-02T15:48:00Z">
                  <w:rPr>
                    <w:noProof/>
                    <w:webHidden/>
                  </w:rPr>
                </w:rPrChange>
              </w:rPr>
              <w:delText>46</w:delText>
            </w:r>
          </w:del>
        </w:p>
        <w:p w14:paraId="3C8190E7" w14:textId="109896E7" w:rsidR="006D4348" w:rsidRPr="00157A75" w:rsidDel="00157A75" w:rsidRDefault="006D4348">
          <w:pPr>
            <w:pStyle w:val="TOC3"/>
            <w:tabs>
              <w:tab w:val="right" w:leader="dot" w:pos="9350"/>
            </w:tabs>
            <w:rPr>
              <w:del w:id="536" w:author="Bùi Anh Quốc" w:date="2025-08-02T15:47:00Z"/>
              <w:rFonts w:ascii="Times New Roman" w:hAnsi="Times New Roman"/>
              <w:noProof/>
              <w:sz w:val="26"/>
              <w:szCs w:val="26"/>
              <w:rPrChange w:id="537" w:author="Bùi Anh Quốc" w:date="2025-08-02T15:48:00Z">
                <w:rPr>
                  <w:del w:id="538" w:author="Bùi Anh Quốc" w:date="2025-08-02T15:47:00Z"/>
                  <w:rFonts w:cstheme="minorBidi"/>
                  <w:noProof/>
                </w:rPr>
              </w:rPrChange>
            </w:rPr>
          </w:pPr>
          <w:del w:id="539" w:author="Bùi Anh Quốc" w:date="2025-08-02T15:47:00Z">
            <w:r w:rsidRPr="00157A75" w:rsidDel="00157A75">
              <w:rPr>
                <w:rStyle w:val="Hyperlink"/>
                <w:rFonts w:ascii="Times New Roman" w:hAnsi="Times New Roman"/>
                <w:b/>
                <w:bCs/>
                <w:noProof/>
                <w:sz w:val="26"/>
                <w:szCs w:val="26"/>
                <w:lang w:val="fr-FR"/>
                <w:rPrChange w:id="540" w:author="Bùi Anh Quốc" w:date="2025-08-02T15:48:00Z">
                  <w:rPr>
                    <w:rStyle w:val="Hyperlink"/>
                    <w:rFonts w:ascii="Times New Roman" w:hAnsi="Times New Roman"/>
                    <w:b/>
                    <w:bCs/>
                    <w:noProof/>
                    <w:lang w:val="fr-FR"/>
                  </w:rPr>
                </w:rPrChange>
              </w:rPr>
              <w:delText>3.4.3 Phân tích Quy trình</w:delText>
            </w:r>
            <w:r w:rsidRPr="00157A75" w:rsidDel="00157A75">
              <w:rPr>
                <w:rFonts w:ascii="Times New Roman" w:hAnsi="Times New Roman"/>
                <w:noProof/>
                <w:webHidden/>
                <w:sz w:val="26"/>
                <w:szCs w:val="26"/>
                <w:rPrChange w:id="541" w:author="Bùi Anh Quốc" w:date="2025-08-02T15:48:00Z">
                  <w:rPr>
                    <w:noProof/>
                    <w:webHidden/>
                  </w:rPr>
                </w:rPrChange>
              </w:rPr>
              <w:tab/>
            </w:r>
          </w:del>
          <w:del w:id="542" w:author="Bùi Anh Quốc" w:date="2025-08-02T15:46:00Z">
            <w:r w:rsidRPr="00157A75" w:rsidDel="006D4348">
              <w:rPr>
                <w:rFonts w:ascii="Times New Roman" w:hAnsi="Times New Roman"/>
                <w:noProof/>
                <w:webHidden/>
                <w:sz w:val="26"/>
                <w:szCs w:val="26"/>
                <w:rPrChange w:id="543" w:author="Bùi Anh Quốc" w:date="2025-08-02T15:48:00Z">
                  <w:rPr>
                    <w:noProof/>
                    <w:webHidden/>
                  </w:rPr>
                </w:rPrChange>
              </w:rPr>
              <w:delText>47</w:delText>
            </w:r>
          </w:del>
        </w:p>
        <w:p w14:paraId="51A0C822" w14:textId="48E1E6EC" w:rsidR="006D4348" w:rsidRPr="00157A75" w:rsidDel="00157A75" w:rsidRDefault="006D4348">
          <w:pPr>
            <w:pStyle w:val="TOC3"/>
            <w:tabs>
              <w:tab w:val="right" w:leader="dot" w:pos="9350"/>
            </w:tabs>
            <w:rPr>
              <w:del w:id="544" w:author="Bùi Anh Quốc" w:date="2025-08-02T15:47:00Z"/>
              <w:rFonts w:ascii="Times New Roman" w:hAnsi="Times New Roman"/>
              <w:noProof/>
              <w:sz w:val="26"/>
              <w:szCs w:val="26"/>
              <w:rPrChange w:id="545" w:author="Bùi Anh Quốc" w:date="2025-08-02T15:48:00Z">
                <w:rPr>
                  <w:del w:id="546" w:author="Bùi Anh Quốc" w:date="2025-08-02T15:47:00Z"/>
                  <w:rFonts w:cstheme="minorBidi"/>
                  <w:noProof/>
                </w:rPr>
              </w:rPrChange>
            </w:rPr>
          </w:pPr>
          <w:del w:id="547" w:author="Bùi Anh Quốc" w:date="2025-08-02T15:47:00Z">
            <w:r w:rsidRPr="00157A75" w:rsidDel="00157A75">
              <w:rPr>
                <w:rStyle w:val="Hyperlink"/>
                <w:rFonts w:ascii="Times New Roman" w:hAnsi="Times New Roman"/>
                <w:b/>
                <w:bCs/>
                <w:noProof/>
                <w:sz w:val="26"/>
                <w:szCs w:val="26"/>
                <w:rPrChange w:id="548" w:author="Bùi Anh Quốc" w:date="2025-08-02T15:48:00Z">
                  <w:rPr>
                    <w:rStyle w:val="Hyperlink"/>
                    <w:rFonts w:ascii="Times New Roman" w:hAnsi="Times New Roman"/>
                    <w:b/>
                    <w:bCs/>
                    <w:noProof/>
                  </w:rPr>
                </w:rPrChange>
              </w:rPr>
              <w:delText>3.4.5 Phân tích Định tính</w:delText>
            </w:r>
            <w:r w:rsidRPr="00157A75" w:rsidDel="00157A75">
              <w:rPr>
                <w:rFonts w:ascii="Times New Roman" w:hAnsi="Times New Roman"/>
                <w:noProof/>
                <w:webHidden/>
                <w:sz w:val="26"/>
                <w:szCs w:val="26"/>
                <w:rPrChange w:id="549" w:author="Bùi Anh Quốc" w:date="2025-08-02T15:48:00Z">
                  <w:rPr>
                    <w:noProof/>
                    <w:webHidden/>
                  </w:rPr>
                </w:rPrChange>
              </w:rPr>
              <w:tab/>
            </w:r>
          </w:del>
          <w:del w:id="550" w:author="Bùi Anh Quốc" w:date="2025-08-02T15:46:00Z">
            <w:r w:rsidRPr="00157A75" w:rsidDel="006D4348">
              <w:rPr>
                <w:rFonts w:ascii="Times New Roman" w:hAnsi="Times New Roman"/>
                <w:noProof/>
                <w:webHidden/>
                <w:sz w:val="26"/>
                <w:szCs w:val="26"/>
                <w:rPrChange w:id="551" w:author="Bùi Anh Quốc" w:date="2025-08-02T15:48:00Z">
                  <w:rPr>
                    <w:noProof/>
                    <w:webHidden/>
                  </w:rPr>
                </w:rPrChange>
              </w:rPr>
              <w:delText>48</w:delText>
            </w:r>
          </w:del>
        </w:p>
        <w:p w14:paraId="202A8E81" w14:textId="1D64BEC2" w:rsidR="006D4348" w:rsidRPr="00157A75" w:rsidDel="00157A75" w:rsidRDefault="006D4348">
          <w:pPr>
            <w:pStyle w:val="TOC3"/>
            <w:tabs>
              <w:tab w:val="right" w:leader="dot" w:pos="9350"/>
            </w:tabs>
            <w:rPr>
              <w:del w:id="552" w:author="Bùi Anh Quốc" w:date="2025-08-02T15:47:00Z"/>
              <w:rFonts w:ascii="Times New Roman" w:hAnsi="Times New Roman"/>
              <w:noProof/>
              <w:sz w:val="26"/>
              <w:szCs w:val="26"/>
              <w:rPrChange w:id="553" w:author="Bùi Anh Quốc" w:date="2025-08-02T15:48:00Z">
                <w:rPr>
                  <w:del w:id="554" w:author="Bùi Anh Quốc" w:date="2025-08-02T15:47:00Z"/>
                  <w:rFonts w:cstheme="minorBidi"/>
                  <w:noProof/>
                </w:rPr>
              </w:rPrChange>
            </w:rPr>
          </w:pPr>
          <w:del w:id="555" w:author="Bùi Anh Quốc" w:date="2025-08-02T15:47:00Z">
            <w:r w:rsidRPr="00157A75" w:rsidDel="00157A75">
              <w:rPr>
                <w:rStyle w:val="Hyperlink"/>
                <w:rFonts w:ascii="Times New Roman" w:hAnsi="Times New Roman"/>
                <w:b/>
                <w:bCs/>
                <w:noProof/>
                <w:sz w:val="26"/>
                <w:szCs w:val="26"/>
                <w:rPrChange w:id="556" w:author="Bùi Anh Quốc" w:date="2025-08-02T15:48:00Z">
                  <w:rPr>
                    <w:rStyle w:val="Hyperlink"/>
                    <w:rFonts w:ascii="Times New Roman" w:hAnsi="Times New Roman"/>
                    <w:b/>
                    <w:bCs/>
                    <w:noProof/>
                  </w:rPr>
                </w:rPrChange>
              </w:rPr>
              <w:delText>3.4.6 Phân tích Định lượng</w:delText>
            </w:r>
            <w:r w:rsidRPr="00157A75" w:rsidDel="00157A75">
              <w:rPr>
                <w:rFonts w:ascii="Times New Roman" w:hAnsi="Times New Roman"/>
                <w:noProof/>
                <w:webHidden/>
                <w:sz w:val="26"/>
                <w:szCs w:val="26"/>
                <w:rPrChange w:id="557" w:author="Bùi Anh Quốc" w:date="2025-08-02T15:48:00Z">
                  <w:rPr>
                    <w:noProof/>
                    <w:webHidden/>
                  </w:rPr>
                </w:rPrChange>
              </w:rPr>
              <w:tab/>
            </w:r>
          </w:del>
          <w:del w:id="558" w:author="Bùi Anh Quốc" w:date="2025-08-02T15:46:00Z">
            <w:r w:rsidRPr="00157A75" w:rsidDel="006D4348">
              <w:rPr>
                <w:rFonts w:ascii="Times New Roman" w:hAnsi="Times New Roman"/>
                <w:noProof/>
                <w:webHidden/>
                <w:sz w:val="26"/>
                <w:szCs w:val="26"/>
                <w:rPrChange w:id="559" w:author="Bùi Anh Quốc" w:date="2025-08-02T15:48:00Z">
                  <w:rPr>
                    <w:noProof/>
                    <w:webHidden/>
                  </w:rPr>
                </w:rPrChange>
              </w:rPr>
              <w:delText>49</w:delText>
            </w:r>
          </w:del>
        </w:p>
        <w:p w14:paraId="1BA9AFA6" w14:textId="3CF6D5D8" w:rsidR="006D4348" w:rsidRPr="00157A75" w:rsidDel="00157A75" w:rsidRDefault="006D4348">
          <w:pPr>
            <w:pStyle w:val="TOC2"/>
            <w:tabs>
              <w:tab w:val="right" w:leader="dot" w:pos="9350"/>
            </w:tabs>
            <w:rPr>
              <w:del w:id="560" w:author="Bùi Anh Quốc" w:date="2025-08-02T15:47:00Z"/>
              <w:rFonts w:ascii="Times New Roman" w:hAnsi="Times New Roman"/>
              <w:noProof/>
              <w:sz w:val="26"/>
              <w:szCs w:val="26"/>
              <w:rPrChange w:id="561" w:author="Bùi Anh Quốc" w:date="2025-08-02T15:48:00Z">
                <w:rPr>
                  <w:del w:id="562" w:author="Bùi Anh Quốc" w:date="2025-08-02T15:47:00Z"/>
                  <w:rFonts w:cstheme="minorBidi"/>
                  <w:noProof/>
                </w:rPr>
              </w:rPrChange>
            </w:rPr>
          </w:pPr>
          <w:del w:id="563" w:author="Bùi Anh Quốc" w:date="2025-08-02T15:47:00Z">
            <w:r w:rsidRPr="00157A75" w:rsidDel="00157A75">
              <w:rPr>
                <w:rStyle w:val="Hyperlink"/>
                <w:rFonts w:ascii="Times New Roman" w:hAnsi="Times New Roman"/>
                <w:b/>
                <w:bCs/>
                <w:noProof/>
                <w:sz w:val="26"/>
                <w:szCs w:val="26"/>
                <w:rPrChange w:id="564" w:author="Bùi Anh Quốc" w:date="2025-08-02T15:48:00Z">
                  <w:rPr>
                    <w:rStyle w:val="Hyperlink"/>
                    <w:rFonts w:ascii="Times New Roman" w:hAnsi="Times New Roman"/>
                    <w:b/>
                    <w:bCs/>
                    <w:noProof/>
                  </w:rPr>
                </w:rPrChange>
              </w:rPr>
              <w:delText>3.5 Quy trình IT helpdesk</w:delText>
            </w:r>
            <w:r w:rsidRPr="00157A75" w:rsidDel="00157A75">
              <w:rPr>
                <w:rFonts w:ascii="Times New Roman" w:hAnsi="Times New Roman"/>
                <w:noProof/>
                <w:webHidden/>
                <w:sz w:val="26"/>
                <w:szCs w:val="26"/>
                <w:rPrChange w:id="565" w:author="Bùi Anh Quốc" w:date="2025-08-02T15:48:00Z">
                  <w:rPr>
                    <w:noProof/>
                    <w:webHidden/>
                  </w:rPr>
                </w:rPrChange>
              </w:rPr>
              <w:tab/>
            </w:r>
          </w:del>
          <w:del w:id="566" w:author="Bùi Anh Quốc" w:date="2025-08-02T15:46:00Z">
            <w:r w:rsidRPr="00157A75" w:rsidDel="006D4348">
              <w:rPr>
                <w:rFonts w:ascii="Times New Roman" w:hAnsi="Times New Roman"/>
                <w:noProof/>
                <w:webHidden/>
                <w:sz w:val="26"/>
                <w:szCs w:val="26"/>
                <w:rPrChange w:id="567" w:author="Bùi Anh Quốc" w:date="2025-08-02T15:48:00Z">
                  <w:rPr>
                    <w:noProof/>
                    <w:webHidden/>
                  </w:rPr>
                </w:rPrChange>
              </w:rPr>
              <w:delText>50</w:delText>
            </w:r>
          </w:del>
        </w:p>
        <w:p w14:paraId="57C44367" w14:textId="6476903D" w:rsidR="006D4348" w:rsidRPr="00157A75" w:rsidDel="00157A75" w:rsidRDefault="006D4348">
          <w:pPr>
            <w:pStyle w:val="TOC3"/>
            <w:tabs>
              <w:tab w:val="right" w:leader="dot" w:pos="9350"/>
            </w:tabs>
            <w:rPr>
              <w:del w:id="568" w:author="Bùi Anh Quốc" w:date="2025-08-02T15:47:00Z"/>
              <w:rFonts w:ascii="Times New Roman" w:hAnsi="Times New Roman"/>
              <w:noProof/>
              <w:sz w:val="26"/>
              <w:szCs w:val="26"/>
              <w:rPrChange w:id="569" w:author="Bùi Anh Quốc" w:date="2025-08-02T15:48:00Z">
                <w:rPr>
                  <w:del w:id="570" w:author="Bùi Anh Quốc" w:date="2025-08-02T15:47:00Z"/>
                  <w:rFonts w:cstheme="minorBidi"/>
                  <w:noProof/>
                </w:rPr>
              </w:rPrChange>
            </w:rPr>
          </w:pPr>
          <w:del w:id="571" w:author="Bùi Anh Quốc" w:date="2025-08-02T15:47:00Z">
            <w:r w:rsidRPr="00157A75" w:rsidDel="00157A75">
              <w:rPr>
                <w:rStyle w:val="Hyperlink"/>
                <w:rFonts w:ascii="Times New Roman" w:hAnsi="Times New Roman"/>
                <w:b/>
                <w:bCs/>
                <w:noProof/>
                <w:sz w:val="26"/>
                <w:szCs w:val="26"/>
                <w:rPrChange w:id="572" w:author="Bùi Anh Quốc" w:date="2025-08-02T15:48:00Z">
                  <w:rPr>
                    <w:rStyle w:val="Hyperlink"/>
                    <w:rFonts w:ascii="Times New Roman" w:hAnsi="Times New Roman"/>
                    <w:b/>
                    <w:bCs/>
                    <w:noProof/>
                  </w:rPr>
                </w:rPrChange>
              </w:rPr>
              <w:delText>3.5.1 Mô tả quy trình</w:delText>
            </w:r>
            <w:r w:rsidRPr="00157A75" w:rsidDel="00157A75">
              <w:rPr>
                <w:rFonts w:ascii="Times New Roman" w:hAnsi="Times New Roman"/>
                <w:noProof/>
                <w:webHidden/>
                <w:sz w:val="26"/>
                <w:szCs w:val="26"/>
                <w:rPrChange w:id="573" w:author="Bùi Anh Quốc" w:date="2025-08-02T15:48:00Z">
                  <w:rPr>
                    <w:noProof/>
                    <w:webHidden/>
                  </w:rPr>
                </w:rPrChange>
              </w:rPr>
              <w:tab/>
            </w:r>
          </w:del>
          <w:del w:id="574" w:author="Bùi Anh Quốc" w:date="2025-08-02T15:46:00Z">
            <w:r w:rsidRPr="00157A75" w:rsidDel="006D4348">
              <w:rPr>
                <w:rFonts w:ascii="Times New Roman" w:hAnsi="Times New Roman"/>
                <w:noProof/>
                <w:webHidden/>
                <w:sz w:val="26"/>
                <w:szCs w:val="26"/>
                <w:rPrChange w:id="575" w:author="Bùi Anh Quốc" w:date="2025-08-02T15:48:00Z">
                  <w:rPr>
                    <w:noProof/>
                    <w:webHidden/>
                  </w:rPr>
                </w:rPrChange>
              </w:rPr>
              <w:delText>50</w:delText>
            </w:r>
          </w:del>
        </w:p>
        <w:p w14:paraId="1F5AA6EE" w14:textId="33886D05" w:rsidR="006D4348" w:rsidRPr="00157A75" w:rsidDel="00157A75" w:rsidRDefault="006D4348">
          <w:pPr>
            <w:pStyle w:val="TOC3"/>
            <w:tabs>
              <w:tab w:val="right" w:leader="dot" w:pos="9350"/>
            </w:tabs>
            <w:rPr>
              <w:del w:id="576" w:author="Bùi Anh Quốc" w:date="2025-08-02T15:47:00Z"/>
              <w:rFonts w:ascii="Times New Roman" w:hAnsi="Times New Roman"/>
              <w:noProof/>
              <w:sz w:val="26"/>
              <w:szCs w:val="26"/>
              <w:rPrChange w:id="577" w:author="Bùi Anh Quốc" w:date="2025-08-02T15:48:00Z">
                <w:rPr>
                  <w:del w:id="578" w:author="Bùi Anh Quốc" w:date="2025-08-02T15:47:00Z"/>
                  <w:rFonts w:cstheme="minorBidi"/>
                  <w:noProof/>
                </w:rPr>
              </w:rPrChange>
            </w:rPr>
          </w:pPr>
          <w:del w:id="579" w:author="Bùi Anh Quốc" w:date="2025-08-02T15:47:00Z">
            <w:r w:rsidRPr="00157A75" w:rsidDel="00157A75">
              <w:rPr>
                <w:rStyle w:val="Hyperlink"/>
                <w:rFonts w:ascii="Times New Roman" w:hAnsi="Times New Roman"/>
                <w:b/>
                <w:bCs/>
                <w:noProof/>
                <w:sz w:val="26"/>
                <w:szCs w:val="26"/>
                <w:rPrChange w:id="580" w:author="Bùi Anh Quốc" w:date="2025-08-02T15:48:00Z">
                  <w:rPr>
                    <w:rStyle w:val="Hyperlink"/>
                    <w:rFonts w:ascii="Times New Roman" w:hAnsi="Times New Roman"/>
                    <w:b/>
                    <w:bCs/>
                    <w:noProof/>
                  </w:rPr>
                </w:rPrChange>
              </w:rPr>
              <w:delText>3.5.2 Phương pháp thực hiện</w:delText>
            </w:r>
            <w:r w:rsidRPr="00157A75" w:rsidDel="00157A75">
              <w:rPr>
                <w:rFonts w:ascii="Times New Roman" w:hAnsi="Times New Roman"/>
                <w:noProof/>
                <w:webHidden/>
                <w:sz w:val="26"/>
                <w:szCs w:val="26"/>
                <w:rPrChange w:id="581" w:author="Bùi Anh Quốc" w:date="2025-08-02T15:48:00Z">
                  <w:rPr>
                    <w:noProof/>
                    <w:webHidden/>
                  </w:rPr>
                </w:rPrChange>
              </w:rPr>
              <w:tab/>
            </w:r>
          </w:del>
          <w:del w:id="582" w:author="Bùi Anh Quốc" w:date="2025-08-02T15:46:00Z">
            <w:r w:rsidRPr="00157A75" w:rsidDel="006D4348">
              <w:rPr>
                <w:rFonts w:ascii="Times New Roman" w:hAnsi="Times New Roman"/>
                <w:noProof/>
                <w:webHidden/>
                <w:sz w:val="26"/>
                <w:szCs w:val="26"/>
                <w:rPrChange w:id="583" w:author="Bùi Anh Quốc" w:date="2025-08-02T15:48:00Z">
                  <w:rPr>
                    <w:noProof/>
                    <w:webHidden/>
                  </w:rPr>
                </w:rPrChange>
              </w:rPr>
              <w:delText>51</w:delText>
            </w:r>
          </w:del>
        </w:p>
        <w:p w14:paraId="73C2AA23" w14:textId="13CB3222" w:rsidR="006D4348" w:rsidRPr="00157A75" w:rsidDel="00157A75" w:rsidRDefault="006D4348">
          <w:pPr>
            <w:pStyle w:val="TOC3"/>
            <w:tabs>
              <w:tab w:val="right" w:leader="dot" w:pos="9350"/>
            </w:tabs>
            <w:rPr>
              <w:del w:id="584" w:author="Bùi Anh Quốc" w:date="2025-08-02T15:47:00Z"/>
              <w:rFonts w:ascii="Times New Roman" w:hAnsi="Times New Roman"/>
              <w:noProof/>
              <w:sz w:val="26"/>
              <w:szCs w:val="26"/>
              <w:rPrChange w:id="585" w:author="Bùi Anh Quốc" w:date="2025-08-02T15:48:00Z">
                <w:rPr>
                  <w:del w:id="586" w:author="Bùi Anh Quốc" w:date="2025-08-02T15:47:00Z"/>
                  <w:rFonts w:cstheme="minorBidi"/>
                  <w:noProof/>
                </w:rPr>
              </w:rPrChange>
            </w:rPr>
          </w:pPr>
          <w:del w:id="587" w:author="Bùi Anh Quốc" w:date="2025-08-02T15:47:00Z">
            <w:r w:rsidRPr="00157A75" w:rsidDel="00157A75">
              <w:rPr>
                <w:rStyle w:val="Hyperlink"/>
                <w:rFonts w:ascii="Times New Roman" w:hAnsi="Times New Roman"/>
                <w:b/>
                <w:bCs/>
                <w:noProof/>
                <w:sz w:val="26"/>
                <w:szCs w:val="26"/>
                <w:rPrChange w:id="588" w:author="Bùi Anh Quốc" w:date="2025-08-02T15:48:00Z">
                  <w:rPr>
                    <w:rStyle w:val="Hyperlink"/>
                    <w:rFonts w:ascii="Times New Roman" w:hAnsi="Times New Roman"/>
                    <w:b/>
                    <w:bCs/>
                    <w:noProof/>
                  </w:rPr>
                </w:rPrChange>
              </w:rPr>
              <w:delText>3.5.3 Phân tích quy trình</w:delText>
            </w:r>
            <w:r w:rsidRPr="00157A75" w:rsidDel="00157A75">
              <w:rPr>
                <w:rFonts w:ascii="Times New Roman" w:hAnsi="Times New Roman"/>
                <w:noProof/>
                <w:webHidden/>
                <w:sz w:val="26"/>
                <w:szCs w:val="26"/>
                <w:rPrChange w:id="589" w:author="Bùi Anh Quốc" w:date="2025-08-02T15:48:00Z">
                  <w:rPr>
                    <w:noProof/>
                    <w:webHidden/>
                  </w:rPr>
                </w:rPrChange>
              </w:rPr>
              <w:tab/>
            </w:r>
          </w:del>
          <w:del w:id="590" w:author="Bùi Anh Quốc" w:date="2025-08-02T15:46:00Z">
            <w:r w:rsidRPr="00157A75" w:rsidDel="006D4348">
              <w:rPr>
                <w:rFonts w:ascii="Times New Roman" w:hAnsi="Times New Roman"/>
                <w:noProof/>
                <w:webHidden/>
                <w:sz w:val="26"/>
                <w:szCs w:val="26"/>
                <w:rPrChange w:id="591" w:author="Bùi Anh Quốc" w:date="2025-08-02T15:48:00Z">
                  <w:rPr>
                    <w:noProof/>
                    <w:webHidden/>
                  </w:rPr>
                </w:rPrChange>
              </w:rPr>
              <w:delText>53</w:delText>
            </w:r>
          </w:del>
        </w:p>
        <w:p w14:paraId="0E05EAF7" w14:textId="754F099B" w:rsidR="006D4348" w:rsidRPr="00157A75" w:rsidDel="00157A75" w:rsidRDefault="006D4348">
          <w:pPr>
            <w:pStyle w:val="TOC3"/>
            <w:tabs>
              <w:tab w:val="right" w:leader="dot" w:pos="9350"/>
            </w:tabs>
            <w:rPr>
              <w:del w:id="592" w:author="Bùi Anh Quốc" w:date="2025-08-02T15:47:00Z"/>
              <w:rFonts w:ascii="Times New Roman" w:hAnsi="Times New Roman"/>
              <w:noProof/>
              <w:sz w:val="26"/>
              <w:szCs w:val="26"/>
              <w:rPrChange w:id="593" w:author="Bùi Anh Quốc" w:date="2025-08-02T15:48:00Z">
                <w:rPr>
                  <w:del w:id="594" w:author="Bùi Anh Quốc" w:date="2025-08-02T15:47:00Z"/>
                  <w:rFonts w:cstheme="minorBidi"/>
                  <w:noProof/>
                </w:rPr>
              </w:rPrChange>
            </w:rPr>
          </w:pPr>
          <w:del w:id="595" w:author="Bùi Anh Quốc" w:date="2025-08-02T15:47:00Z">
            <w:r w:rsidRPr="00157A75" w:rsidDel="00157A75">
              <w:rPr>
                <w:rStyle w:val="Hyperlink"/>
                <w:rFonts w:ascii="Times New Roman" w:hAnsi="Times New Roman"/>
                <w:noProof/>
                <w:sz w:val="26"/>
                <w:szCs w:val="26"/>
                <w:rPrChange w:id="596" w:author="Bùi Anh Quốc" w:date="2025-08-02T15:48:00Z">
                  <w:rPr>
                    <w:rStyle w:val="Hyperlink"/>
                    <w:rFonts w:ascii="Times New Roman" w:hAnsi="Times New Roman"/>
                    <w:noProof/>
                  </w:rPr>
                </w:rPrChange>
              </w:rPr>
              <w:delText>3.5.4 Phân tích định tính</w:delText>
            </w:r>
            <w:r w:rsidRPr="00157A75" w:rsidDel="00157A75">
              <w:rPr>
                <w:rFonts w:ascii="Times New Roman" w:hAnsi="Times New Roman"/>
                <w:noProof/>
                <w:webHidden/>
                <w:sz w:val="26"/>
                <w:szCs w:val="26"/>
                <w:rPrChange w:id="597" w:author="Bùi Anh Quốc" w:date="2025-08-02T15:48:00Z">
                  <w:rPr>
                    <w:noProof/>
                    <w:webHidden/>
                  </w:rPr>
                </w:rPrChange>
              </w:rPr>
              <w:tab/>
            </w:r>
          </w:del>
          <w:del w:id="598" w:author="Bùi Anh Quốc" w:date="2025-08-02T15:46:00Z">
            <w:r w:rsidRPr="00157A75" w:rsidDel="006D4348">
              <w:rPr>
                <w:rFonts w:ascii="Times New Roman" w:hAnsi="Times New Roman"/>
                <w:noProof/>
                <w:webHidden/>
                <w:sz w:val="26"/>
                <w:szCs w:val="26"/>
                <w:rPrChange w:id="599" w:author="Bùi Anh Quốc" w:date="2025-08-02T15:48:00Z">
                  <w:rPr>
                    <w:noProof/>
                    <w:webHidden/>
                  </w:rPr>
                </w:rPrChange>
              </w:rPr>
              <w:delText>55</w:delText>
            </w:r>
          </w:del>
        </w:p>
        <w:p w14:paraId="1413CF17" w14:textId="7430758B" w:rsidR="006D4348" w:rsidRPr="00157A75" w:rsidDel="00157A75" w:rsidRDefault="006D4348">
          <w:pPr>
            <w:pStyle w:val="TOC3"/>
            <w:tabs>
              <w:tab w:val="right" w:leader="dot" w:pos="9350"/>
            </w:tabs>
            <w:rPr>
              <w:del w:id="600" w:author="Bùi Anh Quốc" w:date="2025-08-02T15:47:00Z"/>
              <w:rFonts w:ascii="Times New Roman" w:hAnsi="Times New Roman"/>
              <w:noProof/>
              <w:sz w:val="26"/>
              <w:szCs w:val="26"/>
              <w:rPrChange w:id="601" w:author="Bùi Anh Quốc" w:date="2025-08-02T15:48:00Z">
                <w:rPr>
                  <w:del w:id="602" w:author="Bùi Anh Quốc" w:date="2025-08-02T15:47:00Z"/>
                  <w:rFonts w:cstheme="minorBidi"/>
                  <w:noProof/>
                </w:rPr>
              </w:rPrChange>
            </w:rPr>
          </w:pPr>
          <w:del w:id="603" w:author="Bùi Anh Quốc" w:date="2025-08-02T15:47:00Z">
            <w:r w:rsidRPr="00157A75" w:rsidDel="00157A75">
              <w:rPr>
                <w:rStyle w:val="Hyperlink"/>
                <w:rFonts w:ascii="Times New Roman" w:hAnsi="Times New Roman"/>
                <w:b/>
                <w:bCs/>
                <w:noProof/>
                <w:sz w:val="26"/>
                <w:szCs w:val="26"/>
                <w:rPrChange w:id="604" w:author="Bùi Anh Quốc" w:date="2025-08-02T15:48:00Z">
                  <w:rPr>
                    <w:rStyle w:val="Hyperlink"/>
                    <w:rFonts w:ascii="Times New Roman" w:hAnsi="Times New Roman"/>
                    <w:b/>
                    <w:bCs/>
                    <w:noProof/>
                  </w:rPr>
                </w:rPrChange>
              </w:rPr>
              <w:delText>3.5.5 Phân tích định lượng</w:delText>
            </w:r>
            <w:r w:rsidRPr="00157A75" w:rsidDel="00157A75">
              <w:rPr>
                <w:rFonts w:ascii="Times New Roman" w:hAnsi="Times New Roman"/>
                <w:noProof/>
                <w:webHidden/>
                <w:sz w:val="26"/>
                <w:szCs w:val="26"/>
                <w:rPrChange w:id="605" w:author="Bùi Anh Quốc" w:date="2025-08-02T15:48:00Z">
                  <w:rPr>
                    <w:noProof/>
                    <w:webHidden/>
                  </w:rPr>
                </w:rPrChange>
              </w:rPr>
              <w:tab/>
            </w:r>
          </w:del>
          <w:del w:id="606" w:author="Bùi Anh Quốc" w:date="2025-08-02T15:46:00Z">
            <w:r w:rsidRPr="00157A75" w:rsidDel="006D4348">
              <w:rPr>
                <w:rFonts w:ascii="Times New Roman" w:hAnsi="Times New Roman"/>
                <w:noProof/>
                <w:webHidden/>
                <w:sz w:val="26"/>
                <w:szCs w:val="26"/>
                <w:rPrChange w:id="607" w:author="Bùi Anh Quốc" w:date="2025-08-02T15:48:00Z">
                  <w:rPr>
                    <w:noProof/>
                    <w:webHidden/>
                  </w:rPr>
                </w:rPrChange>
              </w:rPr>
              <w:delText>57</w:delText>
            </w:r>
          </w:del>
        </w:p>
        <w:p w14:paraId="56FC5229" w14:textId="021A479E" w:rsidR="006D4348" w:rsidRPr="00157A75" w:rsidDel="00157A75" w:rsidRDefault="006D4348">
          <w:pPr>
            <w:pStyle w:val="TOC2"/>
            <w:tabs>
              <w:tab w:val="right" w:leader="dot" w:pos="9350"/>
            </w:tabs>
            <w:rPr>
              <w:del w:id="608" w:author="Bùi Anh Quốc" w:date="2025-08-02T15:47:00Z"/>
              <w:rFonts w:ascii="Times New Roman" w:hAnsi="Times New Roman"/>
              <w:noProof/>
              <w:sz w:val="26"/>
              <w:szCs w:val="26"/>
              <w:rPrChange w:id="609" w:author="Bùi Anh Quốc" w:date="2025-08-02T15:48:00Z">
                <w:rPr>
                  <w:del w:id="610" w:author="Bùi Anh Quốc" w:date="2025-08-02T15:47:00Z"/>
                  <w:rFonts w:cstheme="minorBidi"/>
                  <w:noProof/>
                </w:rPr>
              </w:rPrChange>
            </w:rPr>
          </w:pPr>
          <w:del w:id="611" w:author="Bùi Anh Quốc" w:date="2025-08-02T15:47:00Z">
            <w:r w:rsidRPr="00157A75" w:rsidDel="00157A75">
              <w:rPr>
                <w:rStyle w:val="Hyperlink"/>
                <w:rFonts w:ascii="Times New Roman" w:hAnsi="Times New Roman"/>
                <w:b/>
                <w:bCs/>
                <w:noProof/>
                <w:sz w:val="26"/>
                <w:szCs w:val="26"/>
                <w:rPrChange w:id="612" w:author="Bùi Anh Quốc" w:date="2025-08-02T15:48:00Z">
                  <w:rPr>
                    <w:rStyle w:val="Hyperlink"/>
                    <w:rFonts w:ascii="Times New Roman" w:hAnsi="Times New Roman"/>
                    <w:b/>
                    <w:bCs/>
                    <w:noProof/>
                  </w:rPr>
                </w:rPrChange>
              </w:rPr>
              <w:delText>3.6 Quy trình: Quản lý Nhà Cung Cấp</w:delText>
            </w:r>
            <w:r w:rsidRPr="00157A75" w:rsidDel="00157A75">
              <w:rPr>
                <w:rFonts w:ascii="Times New Roman" w:hAnsi="Times New Roman"/>
                <w:noProof/>
                <w:webHidden/>
                <w:sz w:val="26"/>
                <w:szCs w:val="26"/>
                <w:rPrChange w:id="613" w:author="Bùi Anh Quốc" w:date="2025-08-02T15:48:00Z">
                  <w:rPr>
                    <w:noProof/>
                    <w:webHidden/>
                  </w:rPr>
                </w:rPrChange>
              </w:rPr>
              <w:tab/>
            </w:r>
          </w:del>
          <w:del w:id="614" w:author="Bùi Anh Quốc" w:date="2025-08-02T15:46:00Z">
            <w:r w:rsidRPr="00157A75" w:rsidDel="006D4348">
              <w:rPr>
                <w:rFonts w:ascii="Times New Roman" w:hAnsi="Times New Roman"/>
                <w:noProof/>
                <w:webHidden/>
                <w:sz w:val="26"/>
                <w:szCs w:val="26"/>
                <w:rPrChange w:id="615" w:author="Bùi Anh Quốc" w:date="2025-08-02T15:48:00Z">
                  <w:rPr>
                    <w:noProof/>
                    <w:webHidden/>
                  </w:rPr>
                </w:rPrChange>
              </w:rPr>
              <w:delText>58</w:delText>
            </w:r>
          </w:del>
        </w:p>
        <w:p w14:paraId="28E8E090" w14:textId="453A1E16" w:rsidR="006D4348" w:rsidRPr="00157A75" w:rsidDel="00157A75" w:rsidRDefault="006D4348">
          <w:pPr>
            <w:pStyle w:val="TOC3"/>
            <w:tabs>
              <w:tab w:val="right" w:leader="dot" w:pos="9350"/>
            </w:tabs>
            <w:rPr>
              <w:del w:id="616" w:author="Bùi Anh Quốc" w:date="2025-08-02T15:47:00Z"/>
              <w:rFonts w:ascii="Times New Roman" w:hAnsi="Times New Roman"/>
              <w:noProof/>
              <w:sz w:val="26"/>
              <w:szCs w:val="26"/>
              <w:rPrChange w:id="617" w:author="Bùi Anh Quốc" w:date="2025-08-02T15:48:00Z">
                <w:rPr>
                  <w:del w:id="618" w:author="Bùi Anh Quốc" w:date="2025-08-02T15:47:00Z"/>
                  <w:rFonts w:cstheme="minorBidi"/>
                  <w:noProof/>
                </w:rPr>
              </w:rPrChange>
            </w:rPr>
          </w:pPr>
          <w:del w:id="619" w:author="Bùi Anh Quốc" w:date="2025-08-02T15:47:00Z">
            <w:r w:rsidRPr="00157A75" w:rsidDel="00157A75">
              <w:rPr>
                <w:rStyle w:val="Hyperlink"/>
                <w:rFonts w:ascii="Times New Roman" w:hAnsi="Times New Roman"/>
                <w:b/>
                <w:bCs/>
                <w:noProof/>
                <w:sz w:val="26"/>
                <w:szCs w:val="26"/>
                <w:rPrChange w:id="620" w:author="Bùi Anh Quốc" w:date="2025-08-02T15:48:00Z">
                  <w:rPr>
                    <w:rStyle w:val="Hyperlink"/>
                    <w:rFonts w:ascii="Times New Roman" w:hAnsi="Times New Roman"/>
                    <w:b/>
                    <w:bCs/>
                    <w:noProof/>
                  </w:rPr>
                </w:rPrChange>
              </w:rPr>
              <w:delText>3.6.1 Mô tả Quy trình</w:delText>
            </w:r>
            <w:r w:rsidRPr="00157A75" w:rsidDel="00157A75">
              <w:rPr>
                <w:rFonts w:ascii="Times New Roman" w:hAnsi="Times New Roman"/>
                <w:noProof/>
                <w:webHidden/>
                <w:sz w:val="26"/>
                <w:szCs w:val="26"/>
                <w:rPrChange w:id="621" w:author="Bùi Anh Quốc" w:date="2025-08-02T15:48:00Z">
                  <w:rPr>
                    <w:noProof/>
                    <w:webHidden/>
                  </w:rPr>
                </w:rPrChange>
              </w:rPr>
              <w:tab/>
            </w:r>
          </w:del>
          <w:del w:id="622" w:author="Bùi Anh Quốc" w:date="2025-08-02T15:46:00Z">
            <w:r w:rsidRPr="00157A75" w:rsidDel="006D4348">
              <w:rPr>
                <w:rFonts w:ascii="Times New Roman" w:hAnsi="Times New Roman"/>
                <w:noProof/>
                <w:webHidden/>
                <w:sz w:val="26"/>
                <w:szCs w:val="26"/>
                <w:rPrChange w:id="623" w:author="Bùi Anh Quốc" w:date="2025-08-02T15:48:00Z">
                  <w:rPr>
                    <w:noProof/>
                    <w:webHidden/>
                  </w:rPr>
                </w:rPrChange>
              </w:rPr>
              <w:delText>58</w:delText>
            </w:r>
          </w:del>
        </w:p>
        <w:p w14:paraId="08FBBCD9" w14:textId="61A119D8" w:rsidR="006D4348" w:rsidRPr="00157A75" w:rsidDel="00157A75" w:rsidRDefault="006D4348">
          <w:pPr>
            <w:pStyle w:val="TOC3"/>
            <w:tabs>
              <w:tab w:val="right" w:leader="dot" w:pos="9350"/>
            </w:tabs>
            <w:rPr>
              <w:del w:id="624" w:author="Bùi Anh Quốc" w:date="2025-08-02T15:47:00Z"/>
              <w:rFonts w:ascii="Times New Roman" w:hAnsi="Times New Roman"/>
              <w:noProof/>
              <w:sz w:val="26"/>
              <w:szCs w:val="26"/>
              <w:rPrChange w:id="625" w:author="Bùi Anh Quốc" w:date="2025-08-02T15:48:00Z">
                <w:rPr>
                  <w:del w:id="626" w:author="Bùi Anh Quốc" w:date="2025-08-02T15:47:00Z"/>
                  <w:rFonts w:cstheme="minorBidi"/>
                  <w:noProof/>
                </w:rPr>
              </w:rPrChange>
            </w:rPr>
          </w:pPr>
          <w:del w:id="627" w:author="Bùi Anh Quốc" w:date="2025-08-02T15:47:00Z">
            <w:r w:rsidRPr="00157A75" w:rsidDel="00157A75">
              <w:rPr>
                <w:rStyle w:val="Hyperlink"/>
                <w:rFonts w:ascii="Times New Roman" w:hAnsi="Times New Roman"/>
                <w:b/>
                <w:bCs/>
                <w:noProof/>
                <w:sz w:val="26"/>
                <w:szCs w:val="26"/>
                <w:rPrChange w:id="628" w:author="Bùi Anh Quốc" w:date="2025-08-02T15:48:00Z">
                  <w:rPr>
                    <w:rStyle w:val="Hyperlink"/>
                    <w:rFonts w:ascii="Times New Roman" w:hAnsi="Times New Roman"/>
                    <w:b/>
                    <w:bCs/>
                    <w:noProof/>
                  </w:rPr>
                </w:rPrChange>
              </w:rPr>
              <w:delText>3.6.2 Phương pháp Thực hiện</w:delText>
            </w:r>
            <w:r w:rsidRPr="00157A75" w:rsidDel="00157A75">
              <w:rPr>
                <w:rFonts w:ascii="Times New Roman" w:hAnsi="Times New Roman"/>
                <w:noProof/>
                <w:webHidden/>
                <w:sz w:val="26"/>
                <w:szCs w:val="26"/>
                <w:rPrChange w:id="629" w:author="Bùi Anh Quốc" w:date="2025-08-02T15:48:00Z">
                  <w:rPr>
                    <w:noProof/>
                    <w:webHidden/>
                  </w:rPr>
                </w:rPrChange>
              </w:rPr>
              <w:tab/>
            </w:r>
          </w:del>
          <w:del w:id="630" w:author="Bùi Anh Quốc" w:date="2025-08-02T15:46:00Z">
            <w:r w:rsidRPr="00157A75" w:rsidDel="006D4348">
              <w:rPr>
                <w:rFonts w:ascii="Times New Roman" w:hAnsi="Times New Roman"/>
                <w:noProof/>
                <w:webHidden/>
                <w:sz w:val="26"/>
                <w:szCs w:val="26"/>
                <w:rPrChange w:id="631" w:author="Bùi Anh Quốc" w:date="2025-08-02T15:48:00Z">
                  <w:rPr>
                    <w:noProof/>
                    <w:webHidden/>
                  </w:rPr>
                </w:rPrChange>
              </w:rPr>
              <w:delText>60</w:delText>
            </w:r>
          </w:del>
        </w:p>
        <w:p w14:paraId="3C887DB7" w14:textId="7C695ADE" w:rsidR="006D4348" w:rsidRPr="00157A75" w:rsidDel="00157A75" w:rsidRDefault="006D4348">
          <w:pPr>
            <w:pStyle w:val="TOC3"/>
            <w:tabs>
              <w:tab w:val="right" w:leader="dot" w:pos="9350"/>
            </w:tabs>
            <w:rPr>
              <w:del w:id="632" w:author="Bùi Anh Quốc" w:date="2025-08-02T15:47:00Z"/>
              <w:rFonts w:ascii="Times New Roman" w:hAnsi="Times New Roman"/>
              <w:noProof/>
              <w:sz w:val="26"/>
              <w:szCs w:val="26"/>
              <w:rPrChange w:id="633" w:author="Bùi Anh Quốc" w:date="2025-08-02T15:48:00Z">
                <w:rPr>
                  <w:del w:id="634" w:author="Bùi Anh Quốc" w:date="2025-08-02T15:47:00Z"/>
                  <w:rFonts w:cstheme="minorBidi"/>
                  <w:noProof/>
                </w:rPr>
              </w:rPrChange>
            </w:rPr>
          </w:pPr>
          <w:del w:id="635" w:author="Bùi Anh Quốc" w:date="2025-08-02T15:47:00Z">
            <w:r w:rsidRPr="00157A75" w:rsidDel="00157A75">
              <w:rPr>
                <w:rStyle w:val="Hyperlink"/>
                <w:rFonts w:ascii="Times New Roman" w:hAnsi="Times New Roman"/>
                <w:noProof/>
                <w:sz w:val="26"/>
                <w:szCs w:val="26"/>
                <w:rPrChange w:id="636" w:author="Bùi Anh Quốc" w:date="2025-08-02T15:48:00Z">
                  <w:rPr>
                    <w:rStyle w:val="Hyperlink"/>
                    <w:rFonts w:ascii="Times New Roman" w:hAnsi="Times New Roman"/>
                    <w:noProof/>
                  </w:rPr>
                </w:rPrChange>
              </w:rPr>
              <w:delText>3.6.3 Phân tích Quy trình</w:delText>
            </w:r>
            <w:r w:rsidRPr="00157A75" w:rsidDel="00157A75">
              <w:rPr>
                <w:rFonts w:ascii="Times New Roman" w:hAnsi="Times New Roman"/>
                <w:noProof/>
                <w:webHidden/>
                <w:sz w:val="26"/>
                <w:szCs w:val="26"/>
                <w:rPrChange w:id="637" w:author="Bùi Anh Quốc" w:date="2025-08-02T15:48:00Z">
                  <w:rPr>
                    <w:noProof/>
                    <w:webHidden/>
                  </w:rPr>
                </w:rPrChange>
              </w:rPr>
              <w:tab/>
            </w:r>
          </w:del>
          <w:del w:id="638" w:author="Bùi Anh Quốc" w:date="2025-08-02T15:46:00Z">
            <w:r w:rsidRPr="00157A75" w:rsidDel="006D4348">
              <w:rPr>
                <w:rFonts w:ascii="Times New Roman" w:hAnsi="Times New Roman"/>
                <w:noProof/>
                <w:webHidden/>
                <w:sz w:val="26"/>
                <w:szCs w:val="26"/>
                <w:rPrChange w:id="639" w:author="Bùi Anh Quốc" w:date="2025-08-02T15:48:00Z">
                  <w:rPr>
                    <w:noProof/>
                    <w:webHidden/>
                  </w:rPr>
                </w:rPrChange>
              </w:rPr>
              <w:delText>62</w:delText>
            </w:r>
          </w:del>
        </w:p>
        <w:p w14:paraId="5B4BA7C0" w14:textId="70CFE9F6" w:rsidR="006D4348" w:rsidRPr="00157A75" w:rsidDel="00157A75" w:rsidRDefault="006D4348">
          <w:pPr>
            <w:pStyle w:val="TOC3"/>
            <w:tabs>
              <w:tab w:val="right" w:leader="dot" w:pos="9350"/>
            </w:tabs>
            <w:rPr>
              <w:del w:id="640" w:author="Bùi Anh Quốc" w:date="2025-08-02T15:47:00Z"/>
              <w:rFonts w:ascii="Times New Roman" w:hAnsi="Times New Roman"/>
              <w:noProof/>
              <w:sz w:val="26"/>
              <w:szCs w:val="26"/>
              <w:rPrChange w:id="641" w:author="Bùi Anh Quốc" w:date="2025-08-02T15:48:00Z">
                <w:rPr>
                  <w:del w:id="642" w:author="Bùi Anh Quốc" w:date="2025-08-02T15:47:00Z"/>
                  <w:rFonts w:cstheme="minorBidi"/>
                  <w:noProof/>
                </w:rPr>
              </w:rPrChange>
            </w:rPr>
          </w:pPr>
          <w:del w:id="643" w:author="Bùi Anh Quốc" w:date="2025-08-02T15:47:00Z">
            <w:r w:rsidRPr="00157A75" w:rsidDel="00157A75">
              <w:rPr>
                <w:rStyle w:val="Hyperlink"/>
                <w:rFonts w:ascii="Times New Roman" w:hAnsi="Times New Roman"/>
                <w:b/>
                <w:bCs/>
                <w:noProof/>
                <w:sz w:val="26"/>
                <w:szCs w:val="26"/>
                <w:rPrChange w:id="644" w:author="Bùi Anh Quốc" w:date="2025-08-02T15:48:00Z">
                  <w:rPr>
                    <w:rStyle w:val="Hyperlink"/>
                    <w:rFonts w:ascii="Times New Roman" w:hAnsi="Times New Roman"/>
                    <w:b/>
                    <w:bCs/>
                    <w:noProof/>
                  </w:rPr>
                </w:rPrChange>
              </w:rPr>
              <w:delText>3.6.4 Phân tích định tính</w:delText>
            </w:r>
            <w:r w:rsidRPr="00157A75" w:rsidDel="00157A75">
              <w:rPr>
                <w:rFonts w:ascii="Times New Roman" w:hAnsi="Times New Roman"/>
                <w:noProof/>
                <w:webHidden/>
                <w:sz w:val="26"/>
                <w:szCs w:val="26"/>
                <w:rPrChange w:id="645" w:author="Bùi Anh Quốc" w:date="2025-08-02T15:48:00Z">
                  <w:rPr>
                    <w:noProof/>
                    <w:webHidden/>
                  </w:rPr>
                </w:rPrChange>
              </w:rPr>
              <w:tab/>
            </w:r>
          </w:del>
          <w:del w:id="646" w:author="Bùi Anh Quốc" w:date="2025-08-02T15:46:00Z">
            <w:r w:rsidRPr="00157A75" w:rsidDel="006D4348">
              <w:rPr>
                <w:rFonts w:ascii="Times New Roman" w:hAnsi="Times New Roman"/>
                <w:noProof/>
                <w:webHidden/>
                <w:sz w:val="26"/>
                <w:szCs w:val="26"/>
                <w:rPrChange w:id="647" w:author="Bùi Anh Quốc" w:date="2025-08-02T15:48:00Z">
                  <w:rPr>
                    <w:noProof/>
                    <w:webHidden/>
                  </w:rPr>
                </w:rPrChange>
              </w:rPr>
              <w:delText>64</w:delText>
            </w:r>
          </w:del>
        </w:p>
        <w:p w14:paraId="006F5B87" w14:textId="734F712F" w:rsidR="006D4348" w:rsidRPr="00157A75" w:rsidDel="00157A75" w:rsidRDefault="006D4348">
          <w:pPr>
            <w:pStyle w:val="TOC3"/>
            <w:tabs>
              <w:tab w:val="right" w:leader="dot" w:pos="9350"/>
            </w:tabs>
            <w:rPr>
              <w:del w:id="648" w:author="Bùi Anh Quốc" w:date="2025-08-02T15:47:00Z"/>
              <w:rFonts w:ascii="Times New Roman" w:hAnsi="Times New Roman"/>
              <w:noProof/>
              <w:sz w:val="26"/>
              <w:szCs w:val="26"/>
              <w:rPrChange w:id="649" w:author="Bùi Anh Quốc" w:date="2025-08-02T15:48:00Z">
                <w:rPr>
                  <w:del w:id="650" w:author="Bùi Anh Quốc" w:date="2025-08-02T15:47:00Z"/>
                  <w:rFonts w:cstheme="minorBidi"/>
                  <w:noProof/>
                </w:rPr>
              </w:rPrChange>
            </w:rPr>
          </w:pPr>
          <w:del w:id="651" w:author="Bùi Anh Quốc" w:date="2025-08-02T15:47:00Z">
            <w:r w:rsidRPr="00157A75" w:rsidDel="00157A75">
              <w:rPr>
                <w:rStyle w:val="Hyperlink"/>
                <w:rFonts w:ascii="Times New Roman" w:hAnsi="Times New Roman"/>
                <w:b/>
                <w:bCs/>
                <w:noProof/>
                <w:sz w:val="26"/>
                <w:szCs w:val="26"/>
                <w:rPrChange w:id="652" w:author="Bùi Anh Quốc" w:date="2025-08-02T15:48:00Z">
                  <w:rPr>
                    <w:rStyle w:val="Hyperlink"/>
                    <w:rFonts w:ascii="Times New Roman" w:hAnsi="Times New Roman"/>
                    <w:b/>
                    <w:bCs/>
                    <w:noProof/>
                  </w:rPr>
                </w:rPrChange>
              </w:rPr>
              <w:delText>3.6.</w:delText>
            </w:r>
            <w:r w:rsidRPr="00157A75" w:rsidDel="00157A75">
              <w:rPr>
                <w:rStyle w:val="Hyperlink"/>
                <w:rFonts w:ascii="Times New Roman" w:hAnsi="Times New Roman"/>
                <w:b/>
                <w:bCs/>
                <w:i/>
                <w:iCs/>
                <w:noProof/>
                <w:sz w:val="26"/>
                <w:szCs w:val="26"/>
                <w:rPrChange w:id="653" w:author="Bùi Anh Quốc" w:date="2025-08-02T15:48:00Z">
                  <w:rPr>
                    <w:rStyle w:val="Hyperlink"/>
                    <w:rFonts w:ascii="Times New Roman" w:hAnsi="Times New Roman"/>
                    <w:b/>
                    <w:bCs/>
                    <w:i/>
                    <w:iCs/>
                    <w:noProof/>
                  </w:rPr>
                </w:rPrChange>
              </w:rPr>
              <w:delText>5</w:delText>
            </w:r>
            <w:r w:rsidRPr="00157A75" w:rsidDel="00157A75">
              <w:rPr>
                <w:rStyle w:val="Hyperlink"/>
                <w:rFonts w:ascii="Times New Roman" w:hAnsi="Times New Roman"/>
                <w:b/>
                <w:bCs/>
                <w:noProof/>
                <w:sz w:val="26"/>
                <w:szCs w:val="26"/>
                <w:rPrChange w:id="654" w:author="Bùi Anh Quốc" w:date="2025-08-02T15:48:00Z">
                  <w:rPr>
                    <w:rStyle w:val="Hyperlink"/>
                    <w:rFonts w:ascii="Times New Roman" w:hAnsi="Times New Roman"/>
                    <w:b/>
                    <w:bCs/>
                    <w:noProof/>
                  </w:rPr>
                </w:rPrChange>
              </w:rPr>
              <w:delText xml:space="preserve"> Phân tích định lượng</w:delText>
            </w:r>
            <w:r w:rsidRPr="00157A75" w:rsidDel="00157A75">
              <w:rPr>
                <w:rFonts w:ascii="Times New Roman" w:hAnsi="Times New Roman"/>
                <w:noProof/>
                <w:webHidden/>
                <w:sz w:val="26"/>
                <w:szCs w:val="26"/>
                <w:rPrChange w:id="655" w:author="Bùi Anh Quốc" w:date="2025-08-02T15:48:00Z">
                  <w:rPr>
                    <w:noProof/>
                    <w:webHidden/>
                  </w:rPr>
                </w:rPrChange>
              </w:rPr>
              <w:tab/>
            </w:r>
          </w:del>
          <w:del w:id="656" w:author="Bùi Anh Quốc" w:date="2025-08-02T15:46:00Z">
            <w:r w:rsidRPr="00157A75" w:rsidDel="006D4348">
              <w:rPr>
                <w:rFonts w:ascii="Times New Roman" w:hAnsi="Times New Roman"/>
                <w:noProof/>
                <w:webHidden/>
                <w:sz w:val="26"/>
                <w:szCs w:val="26"/>
                <w:rPrChange w:id="657" w:author="Bùi Anh Quốc" w:date="2025-08-02T15:48:00Z">
                  <w:rPr>
                    <w:noProof/>
                    <w:webHidden/>
                  </w:rPr>
                </w:rPrChange>
              </w:rPr>
              <w:delText>64</w:delText>
            </w:r>
          </w:del>
        </w:p>
        <w:p w14:paraId="4B16F74D" w14:textId="49B60ACA" w:rsidR="006D4348" w:rsidRPr="00157A75" w:rsidDel="00157A75" w:rsidRDefault="006D4348">
          <w:pPr>
            <w:pStyle w:val="TOC1"/>
            <w:tabs>
              <w:tab w:val="right" w:leader="dot" w:pos="9350"/>
            </w:tabs>
            <w:rPr>
              <w:del w:id="658" w:author="Bùi Anh Quốc" w:date="2025-08-02T15:47:00Z"/>
              <w:rFonts w:ascii="Times New Roman" w:hAnsi="Times New Roman"/>
              <w:noProof/>
              <w:sz w:val="26"/>
              <w:szCs w:val="26"/>
              <w:rPrChange w:id="659" w:author="Bùi Anh Quốc" w:date="2025-08-02T15:48:00Z">
                <w:rPr>
                  <w:del w:id="660" w:author="Bùi Anh Quốc" w:date="2025-08-02T15:47:00Z"/>
                  <w:rFonts w:cstheme="minorBidi"/>
                  <w:noProof/>
                </w:rPr>
              </w:rPrChange>
            </w:rPr>
          </w:pPr>
          <w:del w:id="661" w:author="Bùi Anh Quốc" w:date="2025-08-02T15:47:00Z">
            <w:r w:rsidRPr="00157A75" w:rsidDel="00157A75">
              <w:rPr>
                <w:rStyle w:val="Hyperlink"/>
                <w:rFonts w:ascii="Times New Roman" w:eastAsia="Times New Roman" w:hAnsi="Times New Roman"/>
                <w:b/>
                <w:bCs/>
                <w:noProof/>
                <w:sz w:val="26"/>
                <w:szCs w:val="26"/>
                <w:rPrChange w:id="662" w:author="Bùi Anh Quốc" w:date="2025-08-02T15:48:00Z">
                  <w:rPr>
                    <w:rStyle w:val="Hyperlink"/>
                    <w:rFonts w:ascii="Times New Roman" w:eastAsia="Times New Roman" w:hAnsi="Times New Roman"/>
                    <w:b/>
                    <w:bCs/>
                    <w:noProof/>
                  </w:rPr>
                </w:rPrChange>
              </w:rPr>
              <w:delText>CHƯƠNG 4. KẾT LUẬN</w:delText>
            </w:r>
            <w:r w:rsidRPr="00157A75" w:rsidDel="00157A75">
              <w:rPr>
                <w:rFonts w:ascii="Times New Roman" w:hAnsi="Times New Roman"/>
                <w:noProof/>
                <w:webHidden/>
                <w:sz w:val="26"/>
                <w:szCs w:val="26"/>
                <w:rPrChange w:id="663" w:author="Bùi Anh Quốc" w:date="2025-08-02T15:48:00Z">
                  <w:rPr>
                    <w:noProof/>
                    <w:webHidden/>
                  </w:rPr>
                </w:rPrChange>
              </w:rPr>
              <w:tab/>
            </w:r>
          </w:del>
          <w:del w:id="664" w:author="Bùi Anh Quốc" w:date="2025-08-02T15:46:00Z">
            <w:r w:rsidRPr="00157A75" w:rsidDel="006D4348">
              <w:rPr>
                <w:rFonts w:ascii="Times New Roman" w:hAnsi="Times New Roman"/>
                <w:noProof/>
                <w:webHidden/>
                <w:sz w:val="26"/>
                <w:szCs w:val="26"/>
                <w:rPrChange w:id="665" w:author="Bùi Anh Quốc" w:date="2025-08-02T15:48:00Z">
                  <w:rPr>
                    <w:noProof/>
                    <w:webHidden/>
                  </w:rPr>
                </w:rPrChange>
              </w:rPr>
              <w:delText>65</w:delText>
            </w:r>
          </w:del>
        </w:p>
        <w:p w14:paraId="4B1A13B9" w14:textId="67C8C4D1" w:rsidR="006D4348" w:rsidRPr="00157A75" w:rsidDel="00157A75" w:rsidRDefault="006D4348">
          <w:pPr>
            <w:pStyle w:val="TOC2"/>
            <w:tabs>
              <w:tab w:val="right" w:leader="dot" w:pos="9350"/>
            </w:tabs>
            <w:rPr>
              <w:del w:id="666" w:author="Bùi Anh Quốc" w:date="2025-08-02T15:47:00Z"/>
              <w:rFonts w:ascii="Times New Roman" w:hAnsi="Times New Roman"/>
              <w:noProof/>
              <w:sz w:val="26"/>
              <w:szCs w:val="26"/>
              <w:rPrChange w:id="667" w:author="Bùi Anh Quốc" w:date="2025-08-02T15:48:00Z">
                <w:rPr>
                  <w:del w:id="668" w:author="Bùi Anh Quốc" w:date="2025-08-02T15:47:00Z"/>
                  <w:rFonts w:cstheme="minorBidi"/>
                  <w:noProof/>
                </w:rPr>
              </w:rPrChange>
            </w:rPr>
          </w:pPr>
          <w:del w:id="669" w:author="Bùi Anh Quốc" w:date="2025-08-02T15:47:00Z">
            <w:r w:rsidRPr="00157A75" w:rsidDel="00157A75">
              <w:rPr>
                <w:rStyle w:val="Hyperlink"/>
                <w:rFonts w:ascii="Times New Roman" w:eastAsia="Times New Roman" w:hAnsi="Times New Roman"/>
                <w:b/>
                <w:bCs/>
                <w:noProof/>
                <w:sz w:val="26"/>
                <w:szCs w:val="26"/>
                <w:rPrChange w:id="670" w:author="Bùi Anh Quốc" w:date="2025-08-02T15:48:00Z">
                  <w:rPr>
                    <w:rStyle w:val="Hyperlink"/>
                    <w:rFonts w:ascii="Times New Roman" w:eastAsia="Times New Roman" w:hAnsi="Times New Roman"/>
                    <w:b/>
                    <w:bCs/>
                    <w:noProof/>
                  </w:rPr>
                </w:rPrChange>
              </w:rPr>
              <w:delText>4.1. Đánh giá tổng quan về quy trình nghiệp vụ</w:delText>
            </w:r>
            <w:r w:rsidRPr="00157A75" w:rsidDel="00157A75">
              <w:rPr>
                <w:rFonts w:ascii="Times New Roman" w:hAnsi="Times New Roman"/>
                <w:noProof/>
                <w:webHidden/>
                <w:sz w:val="26"/>
                <w:szCs w:val="26"/>
                <w:rPrChange w:id="671" w:author="Bùi Anh Quốc" w:date="2025-08-02T15:48:00Z">
                  <w:rPr>
                    <w:noProof/>
                    <w:webHidden/>
                  </w:rPr>
                </w:rPrChange>
              </w:rPr>
              <w:tab/>
            </w:r>
          </w:del>
          <w:del w:id="672" w:author="Bùi Anh Quốc" w:date="2025-08-02T15:46:00Z">
            <w:r w:rsidRPr="00157A75" w:rsidDel="006D4348">
              <w:rPr>
                <w:rFonts w:ascii="Times New Roman" w:hAnsi="Times New Roman"/>
                <w:noProof/>
                <w:webHidden/>
                <w:sz w:val="26"/>
                <w:szCs w:val="26"/>
                <w:rPrChange w:id="673" w:author="Bùi Anh Quốc" w:date="2025-08-02T15:48:00Z">
                  <w:rPr>
                    <w:noProof/>
                    <w:webHidden/>
                  </w:rPr>
                </w:rPrChange>
              </w:rPr>
              <w:delText>66</w:delText>
            </w:r>
          </w:del>
        </w:p>
        <w:p w14:paraId="427381D7" w14:textId="1C33732C" w:rsidR="006D4348" w:rsidRPr="00157A75" w:rsidDel="00157A75" w:rsidRDefault="006D4348">
          <w:pPr>
            <w:pStyle w:val="TOC2"/>
            <w:tabs>
              <w:tab w:val="right" w:leader="dot" w:pos="9350"/>
            </w:tabs>
            <w:rPr>
              <w:del w:id="674" w:author="Bùi Anh Quốc" w:date="2025-08-02T15:47:00Z"/>
              <w:rFonts w:ascii="Times New Roman" w:hAnsi="Times New Roman"/>
              <w:noProof/>
              <w:sz w:val="26"/>
              <w:szCs w:val="26"/>
              <w:rPrChange w:id="675" w:author="Bùi Anh Quốc" w:date="2025-08-02T15:48:00Z">
                <w:rPr>
                  <w:del w:id="676" w:author="Bùi Anh Quốc" w:date="2025-08-02T15:47:00Z"/>
                  <w:rFonts w:cstheme="minorBidi"/>
                  <w:noProof/>
                </w:rPr>
              </w:rPrChange>
            </w:rPr>
          </w:pPr>
          <w:del w:id="677" w:author="Bùi Anh Quốc" w:date="2025-08-02T15:47:00Z">
            <w:r w:rsidRPr="00157A75" w:rsidDel="00157A75">
              <w:rPr>
                <w:rStyle w:val="Hyperlink"/>
                <w:rFonts w:ascii="Times New Roman" w:eastAsia="Times New Roman" w:hAnsi="Times New Roman"/>
                <w:b/>
                <w:bCs/>
                <w:noProof/>
                <w:sz w:val="26"/>
                <w:szCs w:val="26"/>
                <w:rPrChange w:id="678" w:author="Bùi Anh Quốc" w:date="2025-08-02T15:48:00Z">
                  <w:rPr>
                    <w:rStyle w:val="Hyperlink"/>
                    <w:rFonts w:ascii="Times New Roman" w:eastAsia="Times New Roman" w:hAnsi="Times New Roman"/>
                    <w:b/>
                    <w:bCs/>
                    <w:noProof/>
                  </w:rPr>
                </w:rPrChange>
              </w:rPr>
              <w:delText>4.2. Điểm mạnh trong quy trình</w:delText>
            </w:r>
            <w:r w:rsidRPr="00157A75" w:rsidDel="00157A75">
              <w:rPr>
                <w:rFonts w:ascii="Times New Roman" w:hAnsi="Times New Roman"/>
                <w:noProof/>
                <w:webHidden/>
                <w:sz w:val="26"/>
                <w:szCs w:val="26"/>
                <w:rPrChange w:id="679" w:author="Bùi Anh Quốc" w:date="2025-08-02T15:48:00Z">
                  <w:rPr>
                    <w:noProof/>
                    <w:webHidden/>
                  </w:rPr>
                </w:rPrChange>
              </w:rPr>
              <w:tab/>
            </w:r>
          </w:del>
          <w:del w:id="680" w:author="Bùi Anh Quốc" w:date="2025-08-02T15:46:00Z">
            <w:r w:rsidRPr="00157A75" w:rsidDel="006D4348">
              <w:rPr>
                <w:rFonts w:ascii="Times New Roman" w:hAnsi="Times New Roman"/>
                <w:noProof/>
                <w:webHidden/>
                <w:sz w:val="26"/>
                <w:szCs w:val="26"/>
                <w:rPrChange w:id="681" w:author="Bùi Anh Quốc" w:date="2025-08-02T15:48:00Z">
                  <w:rPr>
                    <w:noProof/>
                    <w:webHidden/>
                  </w:rPr>
                </w:rPrChange>
              </w:rPr>
              <w:delText>66</w:delText>
            </w:r>
          </w:del>
        </w:p>
        <w:p w14:paraId="6448E294" w14:textId="7CD63260" w:rsidR="006D4348" w:rsidRPr="00157A75" w:rsidDel="00157A75" w:rsidRDefault="006D4348">
          <w:pPr>
            <w:pStyle w:val="TOC2"/>
            <w:tabs>
              <w:tab w:val="right" w:leader="dot" w:pos="9350"/>
            </w:tabs>
            <w:rPr>
              <w:del w:id="682" w:author="Bùi Anh Quốc" w:date="2025-08-02T15:47:00Z"/>
              <w:rFonts w:ascii="Times New Roman" w:hAnsi="Times New Roman"/>
              <w:noProof/>
              <w:sz w:val="26"/>
              <w:szCs w:val="26"/>
              <w:rPrChange w:id="683" w:author="Bùi Anh Quốc" w:date="2025-08-02T15:48:00Z">
                <w:rPr>
                  <w:del w:id="684" w:author="Bùi Anh Quốc" w:date="2025-08-02T15:47:00Z"/>
                  <w:rFonts w:cstheme="minorBidi"/>
                  <w:noProof/>
                </w:rPr>
              </w:rPrChange>
            </w:rPr>
          </w:pPr>
          <w:del w:id="685" w:author="Bùi Anh Quốc" w:date="2025-08-02T15:47:00Z">
            <w:r w:rsidRPr="00157A75" w:rsidDel="00157A75">
              <w:rPr>
                <w:rStyle w:val="Hyperlink"/>
                <w:rFonts w:ascii="Times New Roman" w:eastAsia="Times New Roman" w:hAnsi="Times New Roman"/>
                <w:b/>
                <w:bCs/>
                <w:noProof/>
                <w:sz w:val="26"/>
                <w:szCs w:val="26"/>
                <w:rPrChange w:id="686" w:author="Bùi Anh Quốc" w:date="2025-08-02T15:48:00Z">
                  <w:rPr>
                    <w:rStyle w:val="Hyperlink"/>
                    <w:rFonts w:ascii="Times New Roman" w:eastAsia="Times New Roman" w:hAnsi="Times New Roman"/>
                    <w:b/>
                    <w:bCs/>
                    <w:noProof/>
                  </w:rPr>
                </w:rPrChange>
              </w:rPr>
              <w:delText>4.3. Các tồn tại và thách thức</w:delText>
            </w:r>
            <w:r w:rsidRPr="00157A75" w:rsidDel="00157A75">
              <w:rPr>
                <w:rFonts w:ascii="Times New Roman" w:hAnsi="Times New Roman"/>
                <w:noProof/>
                <w:webHidden/>
                <w:sz w:val="26"/>
                <w:szCs w:val="26"/>
                <w:rPrChange w:id="687" w:author="Bùi Anh Quốc" w:date="2025-08-02T15:48:00Z">
                  <w:rPr>
                    <w:noProof/>
                    <w:webHidden/>
                  </w:rPr>
                </w:rPrChange>
              </w:rPr>
              <w:tab/>
            </w:r>
          </w:del>
          <w:del w:id="688" w:author="Bùi Anh Quốc" w:date="2025-08-02T15:46:00Z">
            <w:r w:rsidRPr="00157A75" w:rsidDel="006D4348">
              <w:rPr>
                <w:rFonts w:ascii="Times New Roman" w:hAnsi="Times New Roman"/>
                <w:noProof/>
                <w:webHidden/>
                <w:sz w:val="26"/>
                <w:szCs w:val="26"/>
                <w:rPrChange w:id="689" w:author="Bùi Anh Quốc" w:date="2025-08-02T15:48:00Z">
                  <w:rPr>
                    <w:noProof/>
                    <w:webHidden/>
                  </w:rPr>
                </w:rPrChange>
              </w:rPr>
              <w:delText>66</w:delText>
            </w:r>
          </w:del>
        </w:p>
        <w:p w14:paraId="5B2940EC" w14:textId="40579372" w:rsidR="006D4348" w:rsidRPr="00157A75" w:rsidDel="00157A75" w:rsidRDefault="006D4348">
          <w:pPr>
            <w:pStyle w:val="TOC2"/>
            <w:tabs>
              <w:tab w:val="right" w:leader="dot" w:pos="9350"/>
            </w:tabs>
            <w:rPr>
              <w:del w:id="690" w:author="Bùi Anh Quốc" w:date="2025-08-02T15:47:00Z"/>
              <w:rFonts w:ascii="Times New Roman" w:hAnsi="Times New Roman"/>
              <w:noProof/>
              <w:sz w:val="26"/>
              <w:szCs w:val="26"/>
              <w:rPrChange w:id="691" w:author="Bùi Anh Quốc" w:date="2025-08-02T15:48:00Z">
                <w:rPr>
                  <w:del w:id="692" w:author="Bùi Anh Quốc" w:date="2025-08-02T15:47:00Z"/>
                  <w:rFonts w:cstheme="minorBidi"/>
                  <w:noProof/>
                </w:rPr>
              </w:rPrChange>
            </w:rPr>
          </w:pPr>
          <w:del w:id="693" w:author="Bùi Anh Quốc" w:date="2025-08-02T15:47:00Z">
            <w:r w:rsidRPr="00157A75" w:rsidDel="00157A75">
              <w:rPr>
                <w:rStyle w:val="Hyperlink"/>
                <w:rFonts w:ascii="Times New Roman" w:eastAsia="Times New Roman" w:hAnsi="Times New Roman"/>
                <w:b/>
                <w:bCs/>
                <w:noProof/>
                <w:sz w:val="26"/>
                <w:szCs w:val="26"/>
                <w:rPrChange w:id="694" w:author="Bùi Anh Quốc" w:date="2025-08-02T15:48:00Z">
                  <w:rPr>
                    <w:rStyle w:val="Hyperlink"/>
                    <w:rFonts w:ascii="Times New Roman" w:eastAsia="Times New Roman" w:hAnsi="Times New Roman"/>
                    <w:b/>
                    <w:bCs/>
                    <w:noProof/>
                  </w:rPr>
                </w:rPrChange>
              </w:rPr>
              <w:delText>4.4. Giải pháp cải tiến</w:delText>
            </w:r>
            <w:r w:rsidRPr="00157A75" w:rsidDel="00157A75">
              <w:rPr>
                <w:rFonts w:ascii="Times New Roman" w:hAnsi="Times New Roman"/>
                <w:noProof/>
                <w:webHidden/>
                <w:sz w:val="26"/>
                <w:szCs w:val="26"/>
                <w:rPrChange w:id="695" w:author="Bùi Anh Quốc" w:date="2025-08-02T15:48:00Z">
                  <w:rPr>
                    <w:noProof/>
                    <w:webHidden/>
                  </w:rPr>
                </w:rPrChange>
              </w:rPr>
              <w:tab/>
            </w:r>
          </w:del>
          <w:del w:id="696" w:author="Bùi Anh Quốc" w:date="2025-08-02T15:46:00Z">
            <w:r w:rsidRPr="00157A75" w:rsidDel="006D4348">
              <w:rPr>
                <w:rFonts w:ascii="Times New Roman" w:hAnsi="Times New Roman"/>
                <w:noProof/>
                <w:webHidden/>
                <w:sz w:val="26"/>
                <w:szCs w:val="26"/>
                <w:rPrChange w:id="697" w:author="Bùi Anh Quốc" w:date="2025-08-02T15:48:00Z">
                  <w:rPr>
                    <w:noProof/>
                    <w:webHidden/>
                  </w:rPr>
                </w:rPrChange>
              </w:rPr>
              <w:delText>66</w:delText>
            </w:r>
          </w:del>
        </w:p>
        <w:p w14:paraId="58AC92EC" w14:textId="7AC05EF1" w:rsidR="006D4348" w:rsidRPr="00157A75" w:rsidDel="00157A75" w:rsidRDefault="006D4348">
          <w:pPr>
            <w:pStyle w:val="TOC2"/>
            <w:tabs>
              <w:tab w:val="right" w:leader="dot" w:pos="9350"/>
            </w:tabs>
            <w:rPr>
              <w:del w:id="698" w:author="Bùi Anh Quốc" w:date="2025-08-02T15:47:00Z"/>
              <w:rFonts w:ascii="Times New Roman" w:hAnsi="Times New Roman"/>
              <w:noProof/>
              <w:sz w:val="26"/>
              <w:szCs w:val="26"/>
              <w:rPrChange w:id="699" w:author="Bùi Anh Quốc" w:date="2025-08-02T15:48:00Z">
                <w:rPr>
                  <w:del w:id="700" w:author="Bùi Anh Quốc" w:date="2025-08-02T15:47:00Z"/>
                  <w:rFonts w:cstheme="minorBidi"/>
                  <w:noProof/>
                </w:rPr>
              </w:rPrChange>
            </w:rPr>
          </w:pPr>
          <w:del w:id="701" w:author="Bùi Anh Quốc" w:date="2025-08-02T15:47:00Z">
            <w:r w:rsidRPr="00157A75" w:rsidDel="00157A75">
              <w:rPr>
                <w:rStyle w:val="Hyperlink"/>
                <w:rFonts w:ascii="Times New Roman" w:eastAsia="Times New Roman" w:hAnsi="Times New Roman"/>
                <w:b/>
                <w:bCs/>
                <w:noProof/>
                <w:sz w:val="26"/>
                <w:szCs w:val="26"/>
                <w:rPrChange w:id="702" w:author="Bùi Anh Quốc" w:date="2025-08-02T15:48:00Z">
                  <w:rPr>
                    <w:rStyle w:val="Hyperlink"/>
                    <w:rFonts w:ascii="Times New Roman" w:eastAsia="Times New Roman" w:hAnsi="Times New Roman"/>
                    <w:b/>
                    <w:bCs/>
                    <w:noProof/>
                  </w:rPr>
                </w:rPrChange>
              </w:rPr>
              <w:delText>4.5. Tầm quan trọng của việc cải tiến quy trình</w:delText>
            </w:r>
            <w:r w:rsidRPr="00157A75" w:rsidDel="00157A75">
              <w:rPr>
                <w:rFonts w:ascii="Times New Roman" w:hAnsi="Times New Roman"/>
                <w:noProof/>
                <w:webHidden/>
                <w:sz w:val="26"/>
                <w:szCs w:val="26"/>
                <w:rPrChange w:id="703" w:author="Bùi Anh Quốc" w:date="2025-08-02T15:48:00Z">
                  <w:rPr>
                    <w:noProof/>
                    <w:webHidden/>
                  </w:rPr>
                </w:rPrChange>
              </w:rPr>
              <w:tab/>
            </w:r>
          </w:del>
          <w:del w:id="704" w:author="Bùi Anh Quốc" w:date="2025-08-02T15:46:00Z">
            <w:r w:rsidRPr="00157A75" w:rsidDel="006D4348">
              <w:rPr>
                <w:rFonts w:ascii="Times New Roman" w:hAnsi="Times New Roman"/>
                <w:noProof/>
                <w:webHidden/>
                <w:sz w:val="26"/>
                <w:szCs w:val="26"/>
                <w:rPrChange w:id="705" w:author="Bùi Anh Quốc" w:date="2025-08-02T15:48:00Z">
                  <w:rPr>
                    <w:noProof/>
                    <w:webHidden/>
                  </w:rPr>
                </w:rPrChange>
              </w:rPr>
              <w:delText>67</w:delText>
            </w:r>
          </w:del>
        </w:p>
        <w:p w14:paraId="6F8D44DE" w14:textId="41073E49" w:rsidR="006D4348" w:rsidRPr="00157A75" w:rsidDel="00157A75" w:rsidRDefault="006D4348">
          <w:pPr>
            <w:pStyle w:val="TOC2"/>
            <w:tabs>
              <w:tab w:val="right" w:leader="dot" w:pos="9350"/>
            </w:tabs>
            <w:rPr>
              <w:del w:id="706" w:author="Bùi Anh Quốc" w:date="2025-08-02T15:47:00Z"/>
              <w:rFonts w:ascii="Times New Roman" w:hAnsi="Times New Roman"/>
              <w:noProof/>
              <w:sz w:val="26"/>
              <w:szCs w:val="26"/>
              <w:rPrChange w:id="707" w:author="Bùi Anh Quốc" w:date="2025-08-02T15:48:00Z">
                <w:rPr>
                  <w:del w:id="708" w:author="Bùi Anh Quốc" w:date="2025-08-02T15:47:00Z"/>
                  <w:rFonts w:cstheme="minorBidi"/>
                  <w:noProof/>
                </w:rPr>
              </w:rPrChange>
            </w:rPr>
          </w:pPr>
          <w:del w:id="709" w:author="Bùi Anh Quốc" w:date="2025-08-02T15:47:00Z">
            <w:r w:rsidRPr="00157A75" w:rsidDel="00157A75">
              <w:rPr>
                <w:rStyle w:val="Hyperlink"/>
                <w:rFonts w:ascii="Times New Roman" w:eastAsia="Times New Roman" w:hAnsi="Times New Roman"/>
                <w:b/>
                <w:bCs/>
                <w:noProof/>
                <w:sz w:val="26"/>
                <w:szCs w:val="26"/>
                <w:rPrChange w:id="710" w:author="Bùi Anh Quốc" w:date="2025-08-02T15:48:00Z">
                  <w:rPr>
                    <w:rStyle w:val="Hyperlink"/>
                    <w:rFonts w:ascii="Times New Roman" w:eastAsia="Times New Roman" w:hAnsi="Times New Roman"/>
                    <w:b/>
                    <w:bCs/>
                    <w:noProof/>
                  </w:rPr>
                </w:rPrChange>
              </w:rPr>
              <w:delText>4.6. Kết luận cuối cùng</w:delText>
            </w:r>
            <w:r w:rsidRPr="00157A75" w:rsidDel="00157A75">
              <w:rPr>
                <w:rFonts w:ascii="Times New Roman" w:hAnsi="Times New Roman"/>
                <w:noProof/>
                <w:webHidden/>
                <w:sz w:val="26"/>
                <w:szCs w:val="26"/>
                <w:rPrChange w:id="711" w:author="Bùi Anh Quốc" w:date="2025-08-02T15:48:00Z">
                  <w:rPr>
                    <w:noProof/>
                    <w:webHidden/>
                  </w:rPr>
                </w:rPrChange>
              </w:rPr>
              <w:tab/>
            </w:r>
          </w:del>
          <w:del w:id="712" w:author="Bùi Anh Quốc" w:date="2025-08-02T15:46:00Z">
            <w:r w:rsidRPr="00157A75" w:rsidDel="006D4348">
              <w:rPr>
                <w:rFonts w:ascii="Times New Roman" w:hAnsi="Times New Roman"/>
                <w:noProof/>
                <w:webHidden/>
                <w:sz w:val="26"/>
                <w:szCs w:val="26"/>
                <w:rPrChange w:id="713" w:author="Bùi Anh Quốc" w:date="2025-08-02T15:48:00Z">
                  <w:rPr>
                    <w:noProof/>
                    <w:webHidden/>
                  </w:rPr>
                </w:rPrChange>
              </w:rPr>
              <w:delText>67</w:delText>
            </w:r>
          </w:del>
        </w:p>
        <w:p w14:paraId="1997F063" w14:textId="4DED3E60" w:rsidR="006D4348" w:rsidRPr="00157A75" w:rsidDel="00157A75" w:rsidRDefault="006D4348">
          <w:pPr>
            <w:pStyle w:val="TOC1"/>
            <w:tabs>
              <w:tab w:val="right" w:leader="dot" w:pos="9350"/>
            </w:tabs>
            <w:rPr>
              <w:del w:id="714" w:author="Bùi Anh Quốc" w:date="2025-08-02T15:47:00Z"/>
              <w:rFonts w:ascii="Times New Roman" w:hAnsi="Times New Roman"/>
              <w:noProof/>
              <w:sz w:val="26"/>
              <w:szCs w:val="26"/>
              <w:rPrChange w:id="715" w:author="Bùi Anh Quốc" w:date="2025-08-02T15:48:00Z">
                <w:rPr>
                  <w:del w:id="716" w:author="Bùi Anh Quốc" w:date="2025-08-02T15:47:00Z"/>
                  <w:rFonts w:cstheme="minorBidi"/>
                  <w:noProof/>
                </w:rPr>
              </w:rPrChange>
            </w:rPr>
          </w:pPr>
          <w:del w:id="717" w:author="Bùi Anh Quốc" w:date="2025-08-02T15:47:00Z">
            <w:r w:rsidRPr="00157A75" w:rsidDel="00157A75">
              <w:rPr>
                <w:rStyle w:val="Hyperlink"/>
                <w:rFonts w:ascii="Times New Roman" w:eastAsia="Times New Roman" w:hAnsi="Times New Roman"/>
                <w:b/>
                <w:bCs/>
                <w:noProof/>
                <w:sz w:val="26"/>
                <w:szCs w:val="26"/>
                <w:rPrChange w:id="718" w:author="Bùi Anh Quốc" w:date="2025-08-02T15:48:00Z">
                  <w:rPr>
                    <w:rStyle w:val="Hyperlink"/>
                    <w:rFonts w:ascii="Times New Roman" w:eastAsia="Times New Roman" w:hAnsi="Times New Roman"/>
                    <w:b/>
                    <w:bCs/>
                    <w:noProof/>
                  </w:rPr>
                </w:rPrChange>
              </w:rPr>
              <w:delText>TÀI LIỆU THAM KHẢO</w:delText>
            </w:r>
            <w:r w:rsidRPr="00157A75" w:rsidDel="00157A75">
              <w:rPr>
                <w:rFonts w:ascii="Times New Roman" w:hAnsi="Times New Roman"/>
                <w:noProof/>
                <w:webHidden/>
                <w:sz w:val="26"/>
                <w:szCs w:val="26"/>
                <w:rPrChange w:id="719" w:author="Bùi Anh Quốc" w:date="2025-08-02T15:48:00Z">
                  <w:rPr>
                    <w:noProof/>
                    <w:webHidden/>
                  </w:rPr>
                </w:rPrChange>
              </w:rPr>
              <w:tab/>
            </w:r>
          </w:del>
          <w:del w:id="720" w:author="Bùi Anh Quốc" w:date="2025-08-02T15:46:00Z">
            <w:r w:rsidRPr="00157A75" w:rsidDel="006D4348">
              <w:rPr>
                <w:rFonts w:ascii="Times New Roman" w:hAnsi="Times New Roman"/>
                <w:noProof/>
                <w:webHidden/>
                <w:sz w:val="26"/>
                <w:szCs w:val="26"/>
                <w:rPrChange w:id="721" w:author="Bùi Anh Quốc" w:date="2025-08-02T15:48:00Z">
                  <w:rPr>
                    <w:noProof/>
                    <w:webHidden/>
                  </w:rPr>
                </w:rPrChange>
              </w:rPr>
              <w:delText>68</w:delText>
            </w:r>
          </w:del>
        </w:p>
        <w:p w14:paraId="067343AD" w14:textId="2DD0BDC6" w:rsidR="006D4348" w:rsidRPr="006D4348" w:rsidRDefault="006D4348">
          <w:pPr>
            <w:rPr>
              <w:ins w:id="722" w:author="Bùi Anh Quốc" w:date="2025-08-02T15:44:00Z"/>
              <w:rFonts w:ascii="Times New Roman" w:hAnsi="Times New Roman" w:cs="Times New Roman"/>
              <w:rPrChange w:id="723" w:author="Bùi Anh Quốc" w:date="2025-08-02T15:45:00Z">
                <w:rPr>
                  <w:ins w:id="724" w:author="Bùi Anh Quốc" w:date="2025-08-02T15:44:00Z"/>
                </w:rPr>
              </w:rPrChange>
            </w:rPr>
          </w:pPr>
          <w:ins w:id="725" w:author="Bùi Anh Quốc" w:date="2025-08-02T15:44:00Z">
            <w:r w:rsidRPr="00157A75">
              <w:rPr>
                <w:rFonts w:ascii="Times New Roman" w:hAnsi="Times New Roman" w:cs="Times New Roman"/>
                <w:b/>
                <w:bCs/>
                <w:noProof/>
                <w:sz w:val="26"/>
                <w:szCs w:val="26"/>
                <w:rPrChange w:id="726" w:author="Bùi Anh Quốc" w:date="2025-08-02T15:48:00Z">
                  <w:rPr>
                    <w:b/>
                    <w:bCs/>
                    <w:noProof/>
                  </w:rPr>
                </w:rPrChange>
              </w:rPr>
              <w:fldChar w:fldCharType="end"/>
            </w:r>
          </w:ins>
        </w:p>
        <w:customXmlInsRangeStart w:id="727" w:author="Bùi Anh Quốc" w:date="2025-08-02T15:44:00Z"/>
      </w:sdtContent>
    </w:sdt>
    <w:customXmlInsRangeEnd w:id="727"/>
    <w:p w14:paraId="52E66ABC" w14:textId="77777777" w:rsidR="002E13C1" w:rsidRPr="006D4348" w:rsidRDefault="002E13C1">
      <w:pPr>
        <w:rPr>
          <w:ins w:id="728" w:author="Bùi Anh Quốc" w:date="2025-08-02T15:39:00Z"/>
          <w:rFonts w:ascii="Times New Roman" w:eastAsia="Times New Roman" w:hAnsi="Times New Roman" w:cs="Times New Roman"/>
          <w:b/>
          <w:bCs/>
        </w:rPr>
      </w:pPr>
      <w:ins w:id="729" w:author="Bùi Anh Quốc" w:date="2025-08-02T15:39:00Z">
        <w:r w:rsidRPr="006D4348">
          <w:rPr>
            <w:rFonts w:ascii="Times New Roman" w:eastAsia="Times New Roman" w:hAnsi="Times New Roman" w:cs="Times New Roman"/>
            <w:b/>
            <w:bCs/>
          </w:rPr>
          <w:br w:type="page"/>
        </w:r>
      </w:ins>
    </w:p>
    <w:p w14:paraId="5092ECE6" w14:textId="77777777" w:rsidR="00844201" w:rsidRDefault="00844201" w:rsidP="001168E1">
      <w:pPr>
        <w:pStyle w:val="Heading1"/>
        <w:spacing w:before="0" w:after="0" w:line="360" w:lineRule="auto"/>
        <w:jc w:val="both"/>
        <w:rPr>
          <w:ins w:id="730" w:author="Bùi Anh Quốc" w:date="2025-08-02T20:51:00Z"/>
          <w:rFonts w:ascii="Times New Roman" w:eastAsia="Times New Roman" w:hAnsi="Times New Roman" w:cs="Times New Roman"/>
          <w:b/>
          <w:bCs/>
          <w:color w:val="auto"/>
        </w:rPr>
        <w:sectPr w:rsidR="00844201" w:rsidSect="00A324FB">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3829E726" w14:textId="0EE3B492" w:rsidR="00C804EF" w:rsidRPr="006D4348" w:rsidRDefault="00EC1FC2" w:rsidP="001168E1">
      <w:pPr>
        <w:pStyle w:val="Heading1"/>
        <w:spacing w:before="0" w:after="0" w:line="360" w:lineRule="auto"/>
        <w:jc w:val="both"/>
        <w:rPr>
          <w:rFonts w:ascii="Times New Roman" w:eastAsia="Times New Roman" w:hAnsi="Times New Roman" w:cs="Times New Roman"/>
          <w:b/>
          <w:bCs/>
          <w:color w:val="auto"/>
        </w:rPr>
      </w:pPr>
      <w:bookmarkStart w:id="731" w:name="_Toc205108387"/>
      <w:r w:rsidRPr="006D4348">
        <w:rPr>
          <w:rFonts w:ascii="Times New Roman" w:eastAsia="Times New Roman" w:hAnsi="Times New Roman" w:cs="Times New Roman"/>
          <w:b/>
          <w:bCs/>
          <w:color w:val="auto"/>
        </w:rPr>
        <w:lastRenderedPageBreak/>
        <w:t>CHƯƠNG 1. GIỚI THIỆU CÔNG TY CỔ PHẦN THƯƠNG MẠI – DỊCH VỤ PHONG VŨ</w:t>
      </w:r>
      <w:bookmarkEnd w:id="731"/>
    </w:p>
    <w:p w14:paraId="706DC77D" w14:textId="5219FF2F" w:rsidR="7C76F019" w:rsidRPr="006D4348" w:rsidRDefault="7C76F019" w:rsidP="001168E1">
      <w:pPr>
        <w:pStyle w:val="Heading2"/>
        <w:spacing w:before="0" w:after="0" w:line="360" w:lineRule="auto"/>
        <w:jc w:val="both"/>
        <w:rPr>
          <w:rFonts w:ascii="Times New Roman" w:hAnsi="Times New Roman" w:cs="Times New Roman"/>
          <w:b/>
          <w:bCs/>
          <w:color w:val="auto"/>
        </w:rPr>
      </w:pPr>
      <w:bookmarkStart w:id="732" w:name="_Toc205108388"/>
      <w:r w:rsidRPr="006D4348">
        <w:rPr>
          <w:rFonts w:ascii="Times New Roman" w:eastAsia="Times New Roman" w:hAnsi="Times New Roman" w:cs="Times New Roman"/>
          <w:b/>
          <w:bCs/>
          <w:color w:val="auto"/>
        </w:rPr>
        <w:t>1.1. Giới thiệu tổng quan về Doanh nghiệp:</w:t>
      </w:r>
      <w:bookmarkEnd w:id="732"/>
    </w:p>
    <w:p w14:paraId="41D5576C" w14:textId="1C01E5DA" w:rsidR="7C76F019" w:rsidRPr="006D4348" w:rsidRDefault="7C76F019" w:rsidP="001168E1">
      <w:pPr>
        <w:pStyle w:val="Heading3"/>
        <w:spacing w:before="0" w:after="0" w:line="360" w:lineRule="auto"/>
        <w:jc w:val="both"/>
        <w:rPr>
          <w:rFonts w:ascii="Times New Roman" w:hAnsi="Times New Roman" w:cs="Times New Roman"/>
          <w:b/>
          <w:bCs/>
          <w:color w:val="auto"/>
          <w:sz w:val="26"/>
          <w:szCs w:val="26"/>
        </w:rPr>
      </w:pPr>
      <w:bookmarkStart w:id="733" w:name="_Toc205108389"/>
      <w:r w:rsidRPr="006D4348">
        <w:rPr>
          <w:rFonts w:ascii="Times New Roman" w:eastAsia="Times New Roman" w:hAnsi="Times New Roman" w:cs="Times New Roman"/>
          <w:b/>
          <w:bCs/>
          <w:color w:val="auto"/>
          <w:sz w:val="26"/>
          <w:szCs w:val="26"/>
        </w:rPr>
        <w:t>1.1.1. Lịch sử hình thành Doanh nghiệp:</w:t>
      </w:r>
      <w:bookmarkEnd w:id="733"/>
      <w:r w:rsidRPr="006D4348">
        <w:rPr>
          <w:rFonts w:ascii="Times New Roman" w:eastAsia="Times New Roman" w:hAnsi="Times New Roman" w:cs="Times New Roman"/>
          <w:b/>
          <w:bCs/>
          <w:color w:val="auto"/>
          <w:sz w:val="26"/>
          <w:szCs w:val="26"/>
        </w:rPr>
        <w:t xml:space="preserve"> </w:t>
      </w:r>
    </w:p>
    <w:p w14:paraId="2D86586C" w14:textId="1E47ADD7" w:rsidR="7C76F019" w:rsidRPr="006D4348" w:rsidRDefault="00EC1FC2">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7C76F019" w:rsidRPr="006D4348">
        <w:rPr>
          <w:rFonts w:ascii="Times New Roman" w:eastAsia="Times New Roman" w:hAnsi="Times New Roman" w:cs="Times New Roman"/>
          <w:sz w:val="26"/>
          <w:szCs w:val="26"/>
        </w:rPr>
        <w:t>Công ty Cổ phần Thương Mại – Dịch Vụ Phong Vũ (viết tắt:</w:t>
      </w:r>
      <w:r w:rsidR="7C76F019" w:rsidRPr="006D4348">
        <w:rPr>
          <w:rFonts w:ascii="Times New Roman" w:eastAsia="Times New Roman" w:hAnsi="Times New Roman" w:cs="Times New Roman"/>
          <w:i/>
          <w:iCs/>
          <w:sz w:val="26"/>
          <w:szCs w:val="26"/>
        </w:rPr>
        <w:t xml:space="preserve"> Phong Vũ</w:t>
      </w:r>
      <w:r w:rsidR="7C76F019" w:rsidRPr="006D4348">
        <w:rPr>
          <w:rFonts w:ascii="Times New Roman" w:eastAsia="Times New Roman" w:hAnsi="Times New Roman" w:cs="Times New Roman"/>
          <w:sz w:val="26"/>
          <w:szCs w:val="26"/>
        </w:rPr>
        <w:t>) được khởi nghiệp từ một cửa hàng kinh doanh máy tính nhỏ tại TP.HCM năm 1997, cho đến nay Phong Vũ đã phát triển trở thành đơn vị bán lẻ lớn, lâu đời và uy tín tại Việt Nam. Phong Vũ chuyên kinh doanh các sản phẩm công nghệ thông tin, thiết bị giải trí game, thiết bị văn phòng và thiết bị Hi-Tech của nhiều nhãn hàng lớn như Dell, Asus, HP, MSI, Lenovo, …</w:t>
      </w:r>
    </w:p>
    <w:p w14:paraId="18B692F9" w14:textId="3EE4C1CF" w:rsidR="7C76F019" w:rsidRPr="006D4348" w:rsidRDefault="7C76F019">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 xml:space="preserve">Phong Vũ hướng đến mục tiêu không chỉ là nơi kinh doanh máy tính, mà còn là nơi khách hàng có thể tìm thấy mọi tiện ích công nghệ hiện đại nhất và trải nghiệm dịch vụ tốt nhất. </w:t>
      </w:r>
      <w:r w:rsidR="00EC1FC2" w:rsidRPr="006D4348">
        <w:rPr>
          <w:rFonts w:ascii="Times New Roman" w:eastAsia="Times New Roman" w:hAnsi="Times New Roman" w:cs="Times New Roman"/>
          <w:sz w:val="26"/>
          <w:szCs w:val="26"/>
        </w:rPr>
        <w:tab/>
      </w:r>
      <w:r w:rsidRPr="006D4348">
        <w:rPr>
          <w:rFonts w:ascii="Times New Roman" w:eastAsia="Times New Roman" w:hAnsi="Times New Roman" w:cs="Times New Roman"/>
          <w:sz w:val="26"/>
          <w:szCs w:val="26"/>
        </w:rPr>
        <w:t xml:space="preserve">Với tầm nhìn trở thành </w:t>
      </w:r>
      <w:r w:rsidRPr="006D4348">
        <w:rPr>
          <w:rFonts w:ascii="Times New Roman" w:eastAsia="Times New Roman" w:hAnsi="Times New Roman" w:cs="Times New Roman"/>
          <w:b/>
          <w:bCs/>
          <w:i/>
          <w:iCs/>
          <w:sz w:val="26"/>
          <w:szCs w:val="26"/>
        </w:rPr>
        <w:t>“Nhà bán lẻ đa kênh hàng đầu Việt Nam”</w:t>
      </w:r>
      <w:r w:rsidRPr="006D4348">
        <w:rPr>
          <w:rFonts w:ascii="Times New Roman" w:eastAsia="Times New Roman" w:hAnsi="Times New Roman" w:cs="Times New Roman"/>
          <w:sz w:val="26"/>
          <w:szCs w:val="26"/>
        </w:rPr>
        <w:t xml:space="preserve"> với mô hình OMNI – channel, năm 2018 Phong Vũ đã tiến hành sáp nhập với Tekshop (</w:t>
      </w:r>
      <w:r w:rsidRPr="006D4348">
        <w:rPr>
          <w:rFonts w:ascii="Times New Roman" w:eastAsia="Times New Roman" w:hAnsi="Times New Roman" w:cs="Times New Roman"/>
          <w:i/>
          <w:iCs/>
          <w:sz w:val="26"/>
          <w:szCs w:val="26"/>
        </w:rPr>
        <w:t>Công ty con của Công ty Cổ phần Công Nghệ Teko Việt Nam</w:t>
      </w:r>
      <w:r w:rsidRPr="006D4348">
        <w:rPr>
          <w:rFonts w:ascii="Times New Roman" w:eastAsia="Times New Roman" w:hAnsi="Times New Roman" w:cs="Times New Roman"/>
          <w:sz w:val="26"/>
          <w:szCs w:val="26"/>
        </w:rPr>
        <w:t>). Sau đó, Phong Vũ đã nhanh chóng mở rộng thêm hệ thống showroom ở các khu vực miền Bắc và miền Trung, tăng độ phủ sóng thương hiệu trên toàn quốc.</w:t>
      </w:r>
    </w:p>
    <w:p w14:paraId="391E8D2C" w14:textId="68EBFE95" w:rsidR="7C76F019" w:rsidRPr="006D4348" w:rsidRDefault="00EC1FC2">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7C76F019" w:rsidRPr="006D4348">
        <w:rPr>
          <w:rFonts w:ascii="Times New Roman" w:eastAsia="Times New Roman" w:hAnsi="Times New Roman" w:cs="Times New Roman"/>
          <w:sz w:val="26"/>
          <w:szCs w:val="26"/>
        </w:rPr>
        <w:t>Với chiến lược kinh doanh mới, Phong Vũ hướng đến sứ mệnh tạo sự thay đổi mới trong lĩnh vực phân phối máy tính, laptop, linh kiện điện tử, ...  Từ mô hình kinh doanh truyền thống, phục vụ doanh nghiệp (B2B), Phong Vũ đã chuyển sang mô hình hiện đại, phục vụ khách hàng diện rộng (B2C), ưu tiên nâng tầm dịch vụ và cải thiện trải nghiệm mua sắm của khách hàng, thay đổi cơ cấu quản lý vận hành theo hướng số hóa.</w:t>
      </w:r>
    </w:p>
    <w:p w14:paraId="64119EB0" w14:textId="7DA9B333" w:rsidR="00EC1FC2" w:rsidRPr="006D4348" w:rsidRDefault="00EC1FC2">
      <w:pPr>
        <w:spacing w:after="0" w:line="360" w:lineRule="auto"/>
        <w:jc w:val="both"/>
        <w:rPr>
          <w:rFonts w:ascii="Times New Roman" w:eastAsia="Times New Roman" w:hAnsi="Times New Roman" w:cs="Times New Roman"/>
          <w:i/>
          <w:iCs/>
          <w:sz w:val="26"/>
          <w:szCs w:val="26"/>
          <w:u w:val="single"/>
        </w:rPr>
      </w:pPr>
      <w:r w:rsidRPr="006D4348">
        <w:rPr>
          <w:rFonts w:ascii="Times New Roman" w:eastAsia="Times New Roman" w:hAnsi="Times New Roman" w:cs="Times New Roman"/>
          <w:i/>
          <w:iCs/>
          <w:sz w:val="26"/>
          <w:szCs w:val="26"/>
          <w:u w:val="single"/>
        </w:rPr>
        <w:t>Hành trình phát triển của Phong Vũ (Từ năm 1997 cho đến nay):</w:t>
      </w:r>
    </w:p>
    <w:tbl>
      <w:tblPr>
        <w:tblStyle w:val="TableGrid"/>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796"/>
      </w:tblGrid>
      <w:tr w:rsidR="006E7830" w:rsidRPr="006D4348" w14:paraId="57EF9D9F" w14:textId="77777777" w:rsidTr="00EE699A">
        <w:trPr>
          <w:trHeight w:val="570"/>
        </w:trPr>
        <w:tc>
          <w:tcPr>
            <w:tcW w:w="1555" w:type="dxa"/>
            <w:tcMar>
              <w:left w:w="108" w:type="dxa"/>
              <w:right w:w="108" w:type="dxa"/>
            </w:tcMar>
            <w:vAlign w:val="center"/>
          </w:tcPr>
          <w:p w14:paraId="56CFA983" w14:textId="0095B19E"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Năm 1997</w:t>
            </w:r>
          </w:p>
        </w:tc>
        <w:tc>
          <w:tcPr>
            <w:tcW w:w="7796" w:type="dxa"/>
            <w:tcMar>
              <w:left w:w="108" w:type="dxa"/>
              <w:right w:w="108" w:type="dxa"/>
            </w:tcMar>
            <w:vAlign w:val="center"/>
          </w:tcPr>
          <w:p w14:paraId="411154D7" w14:textId="0D6985CA"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Bắt đầu từ một cửa hàng bán, lắp ráp phần cứng máy tính tại TP HCM</w:t>
            </w:r>
          </w:p>
        </w:tc>
      </w:tr>
      <w:tr w:rsidR="006E7830" w:rsidRPr="006D4348" w14:paraId="07694425" w14:textId="77777777" w:rsidTr="00EE699A">
        <w:trPr>
          <w:trHeight w:val="570"/>
        </w:trPr>
        <w:tc>
          <w:tcPr>
            <w:tcW w:w="1555" w:type="dxa"/>
            <w:tcMar>
              <w:left w:w="108" w:type="dxa"/>
              <w:right w:w="108" w:type="dxa"/>
            </w:tcMar>
            <w:vAlign w:val="center"/>
          </w:tcPr>
          <w:p w14:paraId="7C0C9FCD" w14:textId="765208D5"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Năm 2000</w:t>
            </w:r>
          </w:p>
        </w:tc>
        <w:tc>
          <w:tcPr>
            <w:tcW w:w="7796" w:type="dxa"/>
            <w:tcMar>
              <w:left w:w="108" w:type="dxa"/>
              <w:right w:w="108" w:type="dxa"/>
            </w:tcMar>
            <w:vAlign w:val="center"/>
          </w:tcPr>
          <w:p w14:paraId="21761548" w14:textId="2499EF1C"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Khai trương trung tâm dịch vụ hàng đầu tại TP.HCM</w:t>
            </w:r>
          </w:p>
        </w:tc>
      </w:tr>
      <w:tr w:rsidR="006E7830" w:rsidRPr="006D4348" w14:paraId="6E749A7E" w14:textId="77777777" w:rsidTr="00EE699A">
        <w:trPr>
          <w:trHeight w:val="570"/>
        </w:trPr>
        <w:tc>
          <w:tcPr>
            <w:tcW w:w="1555" w:type="dxa"/>
            <w:tcMar>
              <w:left w:w="108" w:type="dxa"/>
              <w:right w:w="108" w:type="dxa"/>
            </w:tcMar>
            <w:vAlign w:val="center"/>
          </w:tcPr>
          <w:p w14:paraId="4CA4C5FB" w14:textId="71229F75"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Năm 2007</w:t>
            </w:r>
          </w:p>
        </w:tc>
        <w:tc>
          <w:tcPr>
            <w:tcW w:w="7796" w:type="dxa"/>
            <w:tcMar>
              <w:left w:w="108" w:type="dxa"/>
              <w:right w:w="108" w:type="dxa"/>
            </w:tcMar>
            <w:vAlign w:val="center"/>
          </w:tcPr>
          <w:p w14:paraId="7F61705F" w14:textId="7BE26921"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Công ty Thương mại &amp; Dịch vụ Phong Vũ được thành lập</w:t>
            </w:r>
          </w:p>
        </w:tc>
      </w:tr>
      <w:tr w:rsidR="006E7830" w:rsidRPr="006D4348" w14:paraId="1F3265ED" w14:textId="77777777" w:rsidTr="00EE699A">
        <w:trPr>
          <w:trHeight w:val="570"/>
        </w:trPr>
        <w:tc>
          <w:tcPr>
            <w:tcW w:w="1555" w:type="dxa"/>
            <w:tcMar>
              <w:left w:w="108" w:type="dxa"/>
              <w:right w:w="108" w:type="dxa"/>
            </w:tcMar>
            <w:vAlign w:val="center"/>
          </w:tcPr>
          <w:p w14:paraId="64B7020F" w14:textId="04586944"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lastRenderedPageBreak/>
              <w:t>Năm 2013</w:t>
            </w:r>
          </w:p>
        </w:tc>
        <w:tc>
          <w:tcPr>
            <w:tcW w:w="7796" w:type="dxa"/>
            <w:tcMar>
              <w:left w:w="108" w:type="dxa"/>
              <w:right w:w="108" w:type="dxa"/>
            </w:tcMar>
            <w:vAlign w:val="center"/>
          </w:tcPr>
          <w:p w14:paraId="53143155" w14:textId="77777777" w:rsidR="6E002AD2" w:rsidRDefault="6E002AD2">
            <w:pPr>
              <w:spacing w:line="360" w:lineRule="auto"/>
              <w:jc w:val="both"/>
              <w:rPr>
                <w:ins w:id="734" w:author="Bùi Anh Quốc" w:date="2025-08-02T20:51:00Z"/>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Khai trương showroom tại Bình Dương</w:t>
            </w:r>
          </w:p>
          <w:p w14:paraId="72F6FBE4" w14:textId="0296179A" w:rsidR="00844201" w:rsidRPr="00844201" w:rsidRDefault="00844201">
            <w:pPr>
              <w:rPr>
                <w:rFonts w:ascii="Times New Roman" w:hAnsi="Times New Roman" w:cs="Times New Roman"/>
              </w:rPr>
              <w:pPrChange w:id="735" w:author="Bùi Anh Quốc" w:date="2025-08-02T20:51:00Z">
                <w:pPr>
                  <w:spacing w:line="360" w:lineRule="auto"/>
                  <w:jc w:val="both"/>
                </w:pPr>
              </w:pPrChange>
            </w:pPr>
          </w:p>
        </w:tc>
      </w:tr>
      <w:tr w:rsidR="006E7830" w:rsidRPr="006D4348" w14:paraId="452F6269" w14:textId="77777777" w:rsidTr="00EE699A">
        <w:trPr>
          <w:trHeight w:val="570"/>
        </w:trPr>
        <w:tc>
          <w:tcPr>
            <w:tcW w:w="1555" w:type="dxa"/>
            <w:tcMar>
              <w:left w:w="108" w:type="dxa"/>
              <w:right w:w="108" w:type="dxa"/>
            </w:tcMar>
            <w:vAlign w:val="center"/>
          </w:tcPr>
          <w:p w14:paraId="704B14C9" w14:textId="4C622637"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Năm 2015</w:t>
            </w:r>
          </w:p>
        </w:tc>
        <w:tc>
          <w:tcPr>
            <w:tcW w:w="7796" w:type="dxa"/>
            <w:tcMar>
              <w:left w:w="108" w:type="dxa"/>
              <w:right w:w="108" w:type="dxa"/>
            </w:tcMar>
            <w:vAlign w:val="center"/>
          </w:tcPr>
          <w:p w14:paraId="1CB77202" w14:textId="0D57AD18"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Mở Showroom ngoài khu vực TP.HCM</w:t>
            </w:r>
          </w:p>
        </w:tc>
      </w:tr>
      <w:tr w:rsidR="006E7830" w:rsidRPr="006D4348" w14:paraId="65BB0A7F" w14:textId="77777777" w:rsidTr="00EE699A">
        <w:trPr>
          <w:trHeight w:val="570"/>
        </w:trPr>
        <w:tc>
          <w:tcPr>
            <w:tcW w:w="1555" w:type="dxa"/>
            <w:tcMar>
              <w:left w:w="108" w:type="dxa"/>
              <w:right w:w="108" w:type="dxa"/>
            </w:tcMar>
            <w:vAlign w:val="center"/>
          </w:tcPr>
          <w:p w14:paraId="71BAF7F6" w14:textId="7CFF2D6D"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Năm 2017</w:t>
            </w:r>
          </w:p>
        </w:tc>
        <w:tc>
          <w:tcPr>
            <w:tcW w:w="7796" w:type="dxa"/>
            <w:tcMar>
              <w:left w:w="108" w:type="dxa"/>
              <w:right w:w="108" w:type="dxa"/>
            </w:tcMar>
            <w:vAlign w:val="center"/>
          </w:tcPr>
          <w:p w14:paraId="17C50363" w14:textId="6CA4EA61"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5 showroom mới được mở tại TP.HCM</w:t>
            </w:r>
          </w:p>
        </w:tc>
      </w:tr>
      <w:tr w:rsidR="006E7830" w:rsidRPr="006D4348" w14:paraId="6057AD81" w14:textId="77777777" w:rsidTr="00EE699A">
        <w:trPr>
          <w:trHeight w:val="570"/>
        </w:trPr>
        <w:tc>
          <w:tcPr>
            <w:tcW w:w="1555" w:type="dxa"/>
            <w:tcMar>
              <w:left w:w="108" w:type="dxa"/>
              <w:right w:w="108" w:type="dxa"/>
            </w:tcMar>
            <w:vAlign w:val="center"/>
          </w:tcPr>
          <w:p w14:paraId="21A6DB93" w14:textId="49483C72"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Năm 2018</w:t>
            </w:r>
          </w:p>
        </w:tc>
        <w:tc>
          <w:tcPr>
            <w:tcW w:w="7796" w:type="dxa"/>
            <w:tcMar>
              <w:left w:w="108" w:type="dxa"/>
              <w:right w:w="108" w:type="dxa"/>
            </w:tcMar>
            <w:vAlign w:val="center"/>
          </w:tcPr>
          <w:p w14:paraId="22C67292" w14:textId="4B3144DA"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Phong Vũ và Teko hợp tác, mở hơn 30 showroom tại Việt Nam</w:t>
            </w:r>
          </w:p>
        </w:tc>
      </w:tr>
      <w:tr w:rsidR="006E7830" w:rsidRPr="006D4348" w14:paraId="5489C1A3" w14:textId="77777777" w:rsidTr="00EE699A">
        <w:trPr>
          <w:trHeight w:val="570"/>
        </w:trPr>
        <w:tc>
          <w:tcPr>
            <w:tcW w:w="1555" w:type="dxa"/>
            <w:tcMar>
              <w:left w:w="108" w:type="dxa"/>
              <w:right w:w="108" w:type="dxa"/>
            </w:tcMar>
            <w:vAlign w:val="center"/>
          </w:tcPr>
          <w:p w14:paraId="1BF79CD5" w14:textId="33AF2EFE"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Năm 2019</w:t>
            </w:r>
          </w:p>
        </w:tc>
        <w:tc>
          <w:tcPr>
            <w:tcW w:w="7796" w:type="dxa"/>
            <w:tcMar>
              <w:left w:w="108" w:type="dxa"/>
              <w:right w:w="108" w:type="dxa"/>
            </w:tcMar>
            <w:vAlign w:val="center"/>
          </w:tcPr>
          <w:p w14:paraId="4A2BC61E" w14:textId="3EE28CB9"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Phát triển các chuỗi cửa hàng và chuẩn bị cho một tương lai mới.</w:t>
            </w:r>
          </w:p>
        </w:tc>
      </w:tr>
      <w:tr w:rsidR="006E7830" w:rsidRPr="006D4348" w14:paraId="1359094F" w14:textId="77777777" w:rsidTr="00EE699A">
        <w:trPr>
          <w:trHeight w:val="570"/>
        </w:trPr>
        <w:tc>
          <w:tcPr>
            <w:tcW w:w="1555" w:type="dxa"/>
            <w:tcMar>
              <w:left w:w="108" w:type="dxa"/>
              <w:right w:w="108" w:type="dxa"/>
            </w:tcMar>
            <w:vAlign w:val="center"/>
          </w:tcPr>
          <w:p w14:paraId="22C782DC" w14:textId="547D3BE9"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Ngày 04/07/2020</w:t>
            </w:r>
          </w:p>
        </w:tc>
        <w:tc>
          <w:tcPr>
            <w:tcW w:w="7796" w:type="dxa"/>
            <w:tcMar>
              <w:left w:w="108" w:type="dxa"/>
              <w:right w:w="108" w:type="dxa"/>
            </w:tcMar>
            <w:vAlign w:val="center"/>
          </w:tcPr>
          <w:p w14:paraId="736C5790" w14:textId="7EC377FC"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Khai Trương cửa hàng tại số 2 Hoàng Hoa Thám quận Tân Bình mở đầu cho chuỗi cửa hàng Phong Vũ phong cách mới</w:t>
            </w:r>
          </w:p>
        </w:tc>
      </w:tr>
      <w:tr w:rsidR="006E7830" w:rsidRPr="006D4348" w14:paraId="2D6311D6" w14:textId="77777777" w:rsidTr="00EE699A">
        <w:trPr>
          <w:trHeight w:val="1439"/>
        </w:trPr>
        <w:tc>
          <w:tcPr>
            <w:tcW w:w="1555" w:type="dxa"/>
            <w:tcMar>
              <w:left w:w="108" w:type="dxa"/>
              <w:right w:w="108" w:type="dxa"/>
            </w:tcMar>
            <w:vAlign w:val="center"/>
          </w:tcPr>
          <w:p w14:paraId="20F3AE44" w14:textId="724CB0AD"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Từ năm 2020 đến</w:t>
            </w:r>
            <w:r w:rsidR="00A32C73" w:rsidRPr="006D4348">
              <w:rPr>
                <w:rFonts w:ascii="Times New Roman" w:eastAsia="Times New Roman" w:hAnsi="Times New Roman" w:cs="Times New Roman"/>
                <w:sz w:val="26"/>
                <w:szCs w:val="26"/>
              </w:rPr>
              <w:t xml:space="preserve"> </w:t>
            </w:r>
            <w:r w:rsidRPr="006D4348">
              <w:rPr>
                <w:rFonts w:ascii="Times New Roman" w:eastAsia="Times New Roman" w:hAnsi="Times New Roman" w:cs="Times New Roman"/>
                <w:sz w:val="26"/>
                <w:szCs w:val="26"/>
              </w:rPr>
              <w:t>tháng 03/2023</w:t>
            </w:r>
          </w:p>
        </w:tc>
        <w:tc>
          <w:tcPr>
            <w:tcW w:w="7796" w:type="dxa"/>
            <w:tcMar>
              <w:left w:w="108" w:type="dxa"/>
              <w:right w:w="108" w:type="dxa"/>
            </w:tcMar>
            <w:vAlign w:val="center"/>
          </w:tcPr>
          <w:p w14:paraId="1CA1FBAC" w14:textId="241F04E2" w:rsidR="6E002AD2" w:rsidRPr="006D4348" w:rsidRDefault="6E002AD2">
            <w:pPr>
              <w:spacing w:line="360" w:lineRule="auto"/>
              <w:jc w:val="both"/>
              <w:rPr>
                <w:rFonts w:ascii="Times New Roman" w:hAnsi="Times New Roman" w:cs="Times New Roman"/>
              </w:rPr>
            </w:pPr>
            <w:r w:rsidRPr="006D4348">
              <w:rPr>
                <w:rFonts w:ascii="Times New Roman" w:eastAsia="Times New Roman" w:hAnsi="Times New Roman" w:cs="Times New Roman"/>
                <w:sz w:val="26"/>
                <w:szCs w:val="26"/>
              </w:rPr>
              <w:t>Liên tục cải tiến, hiện đại hóa với 4 showroom tái khai trương, gồm Lê Văn Việt, Cần Thơ, Nguyễn Văn Linh (Đà Nẵng), Trần Đại Nghĩa (Hà Nội), và mở mới showroom Vũng Tàu 2</w:t>
            </w:r>
          </w:p>
        </w:tc>
      </w:tr>
    </w:tbl>
    <w:p w14:paraId="24910FA0" w14:textId="13FB14D3" w:rsidR="7C76F019" w:rsidRPr="006D4348" w:rsidRDefault="7C76F019">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 xml:space="preserve"> </w:t>
      </w:r>
    </w:p>
    <w:p w14:paraId="632A5F0A" w14:textId="7DB2B82E" w:rsidR="7C76F019" w:rsidRPr="006D4348" w:rsidRDefault="7C76F019" w:rsidP="001168E1">
      <w:pPr>
        <w:pStyle w:val="Heading3"/>
        <w:spacing w:before="0" w:after="0" w:line="360" w:lineRule="auto"/>
        <w:jc w:val="both"/>
        <w:rPr>
          <w:rFonts w:ascii="Times New Roman" w:hAnsi="Times New Roman" w:cs="Times New Roman"/>
          <w:b/>
          <w:bCs/>
          <w:color w:val="auto"/>
          <w:sz w:val="26"/>
          <w:szCs w:val="26"/>
        </w:rPr>
      </w:pPr>
      <w:bookmarkStart w:id="736" w:name="_Toc205108390"/>
      <w:r w:rsidRPr="006D4348">
        <w:rPr>
          <w:rFonts w:ascii="Times New Roman" w:eastAsia="Times New Roman" w:hAnsi="Times New Roman" w:cs="Times New Roman"/>
          <w:b/>
          <w:bCs/>
          <w:color w:val="auto"/>
          <w:sz w:val="26"/>
          <w:szCs w:val="26"/>
        </w:rPr>
        <w:t>1.1.2. Quy mô hoạt động kinh doanh của Doanh nghiệp:</w:t>
      </w:r>
      <w:bookmarkEnd w:id="736"/>
    </w:p>
    <w:p w14:paraId="31C4C89E" w14:textId="1555A266" w:rsidR="7C76F019" w:rsidRPr="006D4348" w:rsidRDefault="00EC1FC2">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7C76F019" w:rsidRPr="006D4348">
        <w:rPr>
          <w:rFonts w:ascii="Times New Roman" w:eastAsia="Times New Roman" w:hAnsi="Times New Roman" w:cs="Times New Roman"/>
          <w:sz w:val="26"/>
          <w:szCs w:val="26"/>
        </w:rPr>
        <w:t xml:space="preserve">Đúng như tên gọi của thương hiệu, Phong Vũ đang “làm mưa, làm gió”, định hình lại cách “chơi” trên thị trường phân phối máy tính, laptop, thiết bị văn phòng, thông tin liên lạc và giải trí, ... sau “thương vụ sáp nhập thập kỷ” với Tekshop vào năm 2018. Cụ thể, trước thời điểm công bố về việc sát nhập, Phong Vũ đã âm thầm đóng cửa showroom lớn nhất khiến nhiều người đoán già, đoán non về sự suy thoái của thương hiệu đình đám “Bắc Trần Anh – Nam Phong Vũ” một thời. </w:t>
      </w:r>
    </w:p>
    <w:p w14:paraId="1CD85657" w14:textId="67EF36DA" w:rsidR="7C76F019" w:rsidRPr="006D4348" w:rsidRDefault="00EC1FC2">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7C76F019" w:rsidRPr="006D4348">
        <w:rPr>
          <w:rFonts w:ascii="Times New Roman" w:eastAsia="Times New Roman" w:hAnsi="Times New Roman" w:cs="Times New Roman"/>
          <w:sz w:val="26"/>
          <w:szCs w:val="26"/>
        </w:rPr>
        <w:t xml:space="preserve">Tuy nhiên, đó lại chính là thời điểm Phong Vũ âm thầm quy hoạch lại hệ thống showroom trên toàn quốc. Trong 7 tháng ngắn ngủi, Phong Vũ rầm rộ xuất hiện trên: tuyến phố công nghệ Hà thành với showroom Phong Vũ 9, số 1 Thái Hà; thung lũng công nghệ “Đại học Bách Khoa Hà Nội – Đại học Xây dựng – Đại học Kinh tế quốc dân” có showroom Phong Vũ 12, số 2A Trần Đại Nghĩa; phố sinh viên thêm bùng nổ với showroom Phong Vũ 16, số 173 Xuân Thủy, ... cùng nhiều showroom khác đều hội tụ đủ cả ba tiêu chí đẹp </w:t>
      </w:r>
      <w:r w:rsidRPr="006D4348">
        <w:rPr>
          <w:rFonts w:ascii="Times New Roman" w:eastAsia="Times New Roman" w:hAnsi="Times New Roman" w:cs="Times New Roman"/>
          <w:sz w:val="26"/>
          <w:szCs w:val="26"/>
        </w:rPr>
        <w:lastRenderedPageBreak/>
        <w:t xml:space="preserve">- </w:t>
      </w:r>
      <w:r w:rsidR="7C76F019" w:rsidRPr="006D4348">
        <w:rPr>
          <w:rFonts w:ascii="Times New Roman" w:eastAsia="Times New Roman" w:hAnsi="Times New Roman" w:cs="Times New Roman"/>
          <w:sz w:val="26"/>
          <w:szCs w:val="26"/>
        </w:rPr>
        <w:t xml:space="preserve">xịn </w:t>
      </w:r>
      <w:r w:rsidRPr="006D4348">
        <w:rPr>
          <w:rFonts w:ascii="Times New Roman" w:eastAsia="Times New Roman" w:hAnsi="Times New Roman" w:cs="Times New Roman"/>
          <w:sz w:val="26"/>
          <w:szCs w:val="26"/>
        </w:rPr>
        <w:t xml:space="preserve">- </w:t>
      </w:r>
      <w:r w:rsidR="7C76F019" w:rsidRPr="006D4348">
        <w:rPr>
          <w:rFonts w:ascii="Times New Roman" w:eastAsia="Times New Roman" w:hAnsi="Times New Roman" w:cs="Times New Roman"/>
          <w:sz w:val="26"/>
          <w:szCs w:val="26"/>
        </w:rPr>
        <w:t xml:space="preserve">sang khắp Hà Nội, Hồ Chí Minh, Đà Nẵng, Nghệ An, Vĩnh Phúc, Bắc Giang và Thái Nguyên. Đến đầu tháng 7/2018, Phong Vũ đã có tới 17 showroom và 2 trung tâm bảo hành. </w:t>
      </w:r>
    </w:p>
    <w:p w14:paraId="62EFEA15" w14:textId="06451AB6" w:rsidR="7C76F019" w:rsidRPr="006D4348" w:rsidRDefault="7C76F019">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 xml:space="preserve">Cho đến thời điểm hiện tại, Phong Vũ đã có hơn 30 showroom trên khắp Việt Nam. Đây là một bước đi quyết liệt mang tầm chiến lược, vừa thể hiện sự phát triển chuỗi có quy hoạch, vừa tăng tính nhận diện thương hiệu với phần đông người tiêu dùng. </w:t>
      </w:r>
      <w:r w:rsidRPr="006D4348">
        <w:rPr>
          <w:rFonts w:ascii="Times New Roman" w:eastAsia="Times New Roman" w:hAnsi="Times New Roman" w:cs="Times New Roman"/>
          <w:sz w:val="26"/>
          <w:szCs w:val="26"/>
          <w:vertAlign w:val="superscript"/>
        </w:rPr>
        <w:t>[1]</w:t>
      </w:r>
    </w:p>
    <w:p w14:paraId="41DB643D" w14:textId="7272BB9D" w:rsidR="4E8C9B7D" w:rsidRPr="006D4348" w:rsidRDefault="4E8C9B7D">
      <w:pPr>
        <w:spacing w:after="0" w:line="360" w:lineRule="auto"/>
        <w:jc w:val="both"/>
        <w:rPr>
          <w:rFonts w:ascii="Times New Roman" w:hAnsi="Times New Roman" w:cs="Times New Roman"/>
        </w:rPr>
      </w:pPr>
      <w:r w:rsidRPr="00157A75">
        <w:rPr>
          <w:rFonts w:ascii="Times New Roman" w:hAnsi="Times New Roman" w:cs="Times New Roman"/>
          <w:noProof/>
        </w:rPr>
        <w:drawing>
          <wp:inline distT="0" distB="0" distL="0" distR="0" wp14:anchorId="65DEF463" wp14:editId="12FE6EBC">
            <wp:extent cx="5943600" cy="2409825"/>
            <wp:effectExtent l="0" t="0" r="0" b="0"/>
            <wp:docPr id="681824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24654"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409825"/>
                    </a:xfrm>
                    <a:prstGeom prst="rect">
                      <a:avLst/>
                    </a:prstGeom>
                  </pic:spPr>
                </pic:pic>
              </a:graphicData>
            </a:graphic>
          </wp:inline>
        </w:drawing>
      </w:r>
      <w:r w:rsidR="7C76F019" w:rsidRPr="006D4348">
        <w:rPr>
          <w:rFonts w:ascii="Times New Roman" w:eastAsia="Times New Roman" w:hAnsi="Times New Roman" w:cs="Times New Roman"/>
          <w:sz w:val="26"/>
          <w:szCs w:val="26"/>
        </w:rPr>
        <w:t xml:space="preserve">  Hình 1.1: Những con số thành tích đã đạt được trong hoạt động kinh doanh của Phong Vũ</w:t>
      </w:r>
    </w:p>
    <w:p w14:paraId="44377F03" w14:textId="0B65D17B" w:rsidR="7C76F019" w:rsidRPr="006D4348" w:rsidRDefault="7C76F019" w:rsidP="001168E1">
      <w:pPr>
        <w:pStyle w:val="Heading3"/>
        <w:spacing w:before="0" w:after="0" w:line="360" w:lineRule="auto"/>
        <w:jc w:val="both"/>
        <w:rPr>
          <w:rFonts w:ascii="Times New Roman" w:eastAsia="Times New Roman" w:hAnsi="Times New Roman" w:cs="Times New Roman"/>
          <w:b/>
          <w:bCs/>
          <w:color w:val="auto"/>
          <w:sz w:val="26"/>
          <w:szCs w:val="26"/>
        </w:rPr>
      </w:pPr>
      <w:bookmarkStart w:id="737" w:name="_Toc205108391"/>
      <w:r w:rsidRPr="006D4348">
        <w:rPr>
          <w:rFonts w:ascii="Times New Roman" w:eastAsia="Times New Roman" w:hAnsi="Times New Roman" w:cs="Times New Roman"/>
          <w:b/>
          <w:bCs/>
          <w:color w:val="auto"/>
          <w:sz w:val="26"/>
          <w:szCs w:val="26"/>
        </w:rPr>
        <w:t>1.1.3. Thành tựu nổi bật</w:t>
      </w:r>
      <w:r w:rsidRPr="006D4348">
        <w:rPr>
          <w:rFonts w:ascii="Times New Roman" w:eastAsia="Times New Roman" w:hAnsi="Times New Roman" w:cs="Times New Roman"/>
          <w:color w:val="auto"/>
        </w:rPr>
        <w:t>:</w:t>
      </w:r>
      <w:bookmarkEnd w:id="737"/>
    </w:p>
    <w:p w14:paraId="551AB01A" w14:textId="5C2200C6" w:rsidR="7C76F019" w:rsidRPr="006D4348" w:rsidRDefault="008061D2">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7C76F019" w:rsidRPr="006D4348">
        <w:rPr>
          <w:rFonts w:ascii="Times New Roman" w:eastAsia="Times New Roman" w:hAnsi="Times New Roman" w:cs="Times New Roman"/>
          <w:sz w:val="26"/>
          <w:szCs w:val="26"/>
        </w:rPr>
        <w:t>Bằng những nỗ lực không mệt mỏi, Phong Vũ đã và đang chứng minh vị thế của mình là nhà bán lẻ thiết bị công nghệ cao được khách hàng và các đối tác tin tưởng và yêu mến.</w:t>
      </w:r>
    </w:p>
    <w:p w14:paraId="0F6E9469" w14:textId="1F4C3232" w:rsidR="7C76F019" w:rsidRPr="006D4348" w:rsidRDefault="7C76F019">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Suốt hơn 25 năm qua, Phong Vũ đã nhận nhiều giải thưởng trong ngành công nghệ, trong đó liên tiếp Phong Vũ được ghi nhận:</w:t>
      </w:r>
    </w:p>
    <w:p w14:paraId="6787FF2D" w14:textId="7D084FFB" w:rsidR="7C76F019" w:rsidRPr="006D4348" w:rsidRDefault="7C76F019">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 xml:space="preserve">- </w:t>
      </w:r>
      <w:r w:rsidRPr="006D4348">
        <w:rPr>
          <w:rFonts w:ascii="Times New Roman" w:eastAsia="Times New Roman" w:hAnsi="Times New Roman" w:cs="Times New Roman"/>
          <w:b/>
          <w:bCs/>
          <w:sz w:val="26"/>
          <w:szCs w:val="26"/>
        </w:rPr>
        <w:t>Top 10 nhà bán lẻ ICT tại Việt Nam</w:t>
      </w:r>
      <w:r w:rsidRPr="006D4348">
        <w:rPr>
          <w:rFonts w:ascii="Times New Roman" w:eastAsia="Times New Roman" w:hAnsi="Times New Roman" w:cs="Times New Roman"/>
          <w:sz w:val="26"/>
          <w:szCs w:val="26"/>
        </w:rPr>
        <w:t xml:space="preserve"> (ICT Associate, HCMC)</w:t>
      </w:r>
    </w:p>
    <w:p w14:paraId="0574FD85" w14:textId="2B152EC3" w:rsidR="7C76F019" w:rsidRPr="006D4348" w:rsidRDefault="7C76F019">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 xml:space="preserve">- </w:t>
      </w:r>
      <w:r w:rsidRPr="006D4348">
        <w:rPr>
          <w:rFonts w:ascii="Times New Roman" w:eastAsia="Times New Roman" w:hAnsi="Times New Roman" w:cs="Times New Roman"/>
          <w:b/>
          <w:bCs/>
          <w:sz w:val="26"/>
          <w:szCs w:val="26"/>
        </w:rPr>
        <w:t>Thương hiệu được yêu thích nhất</w:t>
      </w:r>
      <w:r w:rsidRPr="006D4348">
        <w:rPr>
          <w:rFonts w:ascii="Times New Roman" w:eastAsia="Times New Roman" w:hAnsi="Times New Roman" w:cs="Times New Roman"/>
          <w:sz w:val="26"/>
          <w:szCs w:val="26"/>
        </w:rPr>
        <w:t>: Nhà bán lẻ ICT khu vực phía Nam (eChip)</w:t>
      </w:r>
    </w:p>
    <w:p w14:paraId="13D036EE" w14:textId="77EC7860" w:rsidR="7C76F019" w:rsidRPr="006D4348" w:rsidRDefault="7C76F019">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 xml:space="preserve">- </w:t>
      </w:r>
      <w:r w:rsidRPr="006D4348">
        <w:rPr>
          <w:rFonts w:ascii="Times New Roman" w:eastAsia="Times New Roman" w:hAnsi="Times New Roman" w:cs="Times New Roman"/>
          <w:b/>
          <w:bCs/>
          <w:sz w:val="26"/>
          <w:szCs w:val="26"/>
        </w:rPr>
        <w:t>Là đối tác bán lẻ cao cấp nhất</w:t>
      </w:r>
      <w:r w:rsidRPr="006D4348">
        <w:rPr>
          <w:rFonts w:ascii="Times New Roman" w:eastAsia="Times New Roman" w:hAnsi="Times New Roman" w:cs="Times New Roman"/>
          <w:sz w:val="26"/>
          <w:szCs w:val="26"/>
        </w:rPr>
        <w:t xml:space="preserve"> của các hãng công nghệ hàng đầu thế giới như Microsoft, Dell, Asus, Acer, Lenovo, MSI, Samsung, LG, WD, Intel, AMD, …</w:t>
      </w:r>
    </w:p>
    <w:p w14:paraId="0C7BB973" w14:textId="2A3794CF" w:rsidR="7C76F019" w:rsidRPr="006D4348" w:rsidRDefault="7C76F019">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 xml:space="preserve">Những thành tựu này không chỉ khẳng định vị thế của công ty, mà còn tạo niềm tin bền vững trong lòng khách hàng. </w:t>
      </w:r>
      <w:r w:rsidRPr="006D4348">
        <w:rPr>
          <w:rFonts w:ascii="Times New Roman" w:eastAsia="Times New Roman" w:hAnsi="Times New Roman" w:cs="Times New Roman"/>
          <w:sz w:val="26"/>
          <w:szCs w:val="26"/>
          <w:vertAlign w:val="superscript"/>
        </w:rPr>
        <w:t>[2]</w:t>
      </w:r>
    </w:p>
    <w:p w14:paraId="5FAB3D0E" w14:textId="4FBC9846" w:rsidR="6E002AD2" w:rsidRPr="006D4348" w:rsidRDefault="6E002AD2">
      <w:pPr>
        <w:spacing w:after="0" w:line="360" w:lineRule="auto"/>
        <w:jc w:val="both"/>
        <w:rPr>
          <w:rFonts w:ascii="Times New Roman" w:eastAsia="Times New Roman" w:hAnsi="Times New Roman" w:cs="Times New Roman"/>
          <w:sz w:val="26"/>
          <w:szCs w:val="26"/>
        </w:rPr>
      </w:pPr>
    </w:p>
    <w:p w14:paraId="5410F6C1" w14:textId="408F7D41" w:rsidR="6E002AD2" w:rsidRPr="006D4348" w:rsidRDefault="6E002AD2">
      <w:pPr>
        <w:spacing w:after="0" w:line="360" w:lineRule="auto"/>
        <w:jc w:val="both"/>
        <w:rPr>
          <w:rFonts w:ascii="Times New Roman" w:eastAsia="Times New Roman" w:hAnsi="Times New Roman" w:cs="Times New Roman"/>
          <w:sz w:val="26"/>
          <w:szCs w:val="26"/>
        </w:rPr>
      </w:pPr>
    </w:p>
    <w:p w14:paraId="508C6E57" w14:textId="3A2CE07A" w:rsidR="0EF3D8B2" w:rsidRPr="006D4348" w:rsidRDefault="0EF3D8B2">
      <w:pPr>
        <w:spacing w:after="0" w:line="360" w:lineRule="auto"/>
        <w:jc w:val="both"/>
        <w:rPr>
          <w:rFonts w:ascii="Times New Roman" w:eastAsia="Times New Roman" w:hAnsi="Times New Roman" w:cs="Times New Roman"/>
          <w:sz w:val="26"/>
          <w:szCs w:val="26"/>
        </w:rPr>
      </w:pPr>
      <w:r w:rsidRPr="00157A75">
        <w:rPr>
          <w:rFonts w:ascii="Times New Roman" w:hAnsi="Times New Roman" w:cs="Times New Roman"/>
          <w:noProof/>
        </w:rPr>
        <w:drawing>
          <wp:inline distT="0" distB="0" distL="0" distR="0" wp14:anchorId="0738F533" wp14:editId="1F68EDA0">
            <wp:extent cx="5943600" cy="4238625"/>
            <wp:effectExtent l="0" t="0" r="0" b="0"/>
            <wp:docPr id="2024229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29963"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238625"/>
                    </a:xfrm>
                    <a:prstGeom prst="rect">
                      <a:avLst/>
                    </a:prstGeom>
                  </pic:spPr>
                </pic:pic>
              </a:graphicData>
            </a:graphic>
          </wp:inline>
        </w:drawing>
      </w:r>
      <w:r w:rsidR="7C76F019" w:rsidRPr="006D4348">
        <w:rPr>
          <w:rFonts w:ascii="Times New Roman" w:eastAsia="Times New Roman" w:hAnsi="Times New Roman" w:cs="Times New Roman"/>
          <w:sz w:val="26"/>
          <w:szCs w:val="26"/>
        </w:rPr>
        <w:t xml:space="preserve">Hình 1.2. Những giải thưởng và huy chương của Phong Vũ đã đạt được trong hơn 25 năm hoạt động </w:t>
      </w:r>
    </w:p>
    <w:p w14:paraId="67691CC3" w14:textId="2E7D8BA0" w:rsidR="7C76F019" w:rsidRPr="006D4348" w:rsidRDefault="7C76F019" w:rsidP="001168E1">
      <w:pPr>
        <w:pStyle w:val="Heading2"/>
        <w:spacing w:before="0" w:after="0" w:line="360" w:lineRule="auto"/>
        <w:jc w:val="both"/>
        <w:rPr>
          <w:rFonts w:ascii="Times New Roman" w:hAnsi="Times New Roman" w:cs="Times New Roman"/>
          <w:b/>
          <w:bCs/>
          <w:color w:val="auto"/>
        </w:rPr>
      </w:pPr>
      <w:bookmarkStart w:id="738" w:name="_Toc205108392"/>
      <w:r w:rsidRPr="006D4348">
        <w:rPr>
          <w:rFonts w:ascii="Times New Roman" w:eastAsia="Times New Roman" w:hAnsi="Times New Roman" w:cs="Times New Roman"/>
          <w:b/>
          <w:bCs/>
          <w:color w:val="auto"/>
        </w:rPr>
        <w:t>1.2. Cơ cấu tổ chức và hoạt động kinh doanh của Doanh nghiệp:</w:t>
      </w:r>
      <w:bookmarkEnd w:id="738"/>
    </w:p>
    <w:p w14:paraId="0E57CCA3" w14:textId="69B5A441" w:rsidR="7C76F019" w:rsidRPr="006D4348" w:rsidRDefault="7C76F019" w:rsidP="001168E1">
      <w:pPr>
        <w:pStyle w:val="Heading3"/>
        <w:spacing w:before="0" w:after="0" w:line="360" w:lineRule="auto"/>
        <w:jc w:val="both"/>
        <w:rPr>
          <w:rFonts w:ascii="Times New Roman" w:hAnsi="Times New Roman" w:cs="Times New Roman"/>
          <w:b/>
          <w:bCs/>
          <w:color w:val="auto"/>
          <w:sz w:val="26"/>
          <w:szCs w:val="26"/>
        </w:rPr>
      </w:pPr>
      <w:bookmarkStart w:id="739" w:name="_Toc205108393"/>
      <w:r w:rsidRPr="006D4348">
        <w:rPr>
          <w:rFonts w:ascii="Times New Roman" w:eastAsia="Times New Roman" w:hAnsi="Times New Roman" w:cs="Times New Roman"/>
          <w:b/>
          <w:bCs/>
          <w:color w:val="auto"/>
          <w:sz w:val="26"/>
          <w:szCs w:val="26"/>
        </w:rPr>
        <w:t>1.2.1. Cơ cấu tổ chức:</w:t>
      </w:r>
      <w:bookmarkEnd w:id="739"/>
    </w:p>
    <w:p w14:paraId="3A09D466" w14:textId="1F848266" w:rsidR="7C76F019" w:rsidRPr="006D4348" w:rsidRDefault="008061D2">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7C76F019" w:rsidRPr="006D4348">
        <w:rPr>
          <w:rFonts w:ascii="Times New Roman" w:eastAsia="Times New Roman" w:hAnsi="Times New Roman" w:cs="Times New Roman"/>
          <w:sz w:val="26"/>
          <w:szCs w:val="26"/>
        </w:rPr>
        <w:t>Công ty Phong Vũ được tổ chức theo mô hình quản lý với sự phân chia rõ ràng giữa các khối chức năng, bao gồm Hội đồng Quản trị, Ban Tổng Giám đốc, Khối Cửa hàng và Khối Văn phòng. Mô hình này không chỉ giúp tối ưu hóa hiệu quả hoạt động mà còn tạo ra một môi trường làm việc chuyên nghiệp, năng động và sáng tạo.</w:t>
      </w:r>
    </w:p>
    <w:p w14:paraId="6F0A00F1" w14:textId="34C8FAB7" w:rsidR="7C76F019" w:rsidRPr="006D4348" w:rsidRDefault="7C76F019" w:rsidP="001168E1">
      <w:pPr>
        <w:pStyle w:val="Heading4"/>
        <w:spacing w:before="0" w:after="0" w:line="360" w:lineRule="auto"/>
        <w:jc w:val="both"/>
        <w:rPr>
          <w:rFonts w:ascii="Times New Roman" w:hAnsi="Times New Roman" w:cs="Times New Roman"/>
          <w:b/>
          <w:bCs/>
          <w:color w:val="auto"/>
          <w:sz w:val="26"/>
          <w:szCs w:val="26"/>
        </w:rPr>
      </w:pPr>
      <w:r w:rsidRPr="006D4348">
        <w:rPr>
          <w:rFonts w:ascii="Times New Roman" w:eastAsia="Times New Roman" w:hAnsi="Times New Roman" w:cs="Times New Roman"/>
          <w:b/>
          <w:bCs/>
          <w:i w:val="0"/>
          <w:iCs w:val="0"/>
          <w:color w:val="auto"/>
          <w:sz w:val="26"/>
          <w:szCs w:val="26"/>
        </w:rPr>
        <w:t>1.2.1.1. Hội đồng Quản trị</w:t>
      </w:r>
    </w:p>
    <w:p w14:paraId="54F0FE30" w14:textId="398B4E0F" w:rsidR="7C76F019" w:rsidRPr="006D4348" w:rsidRDefault="008061D2">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7C76F019" w:rsidRPr="006D4348">
        <w:rPr>
          <w:rFonts w:ascii="Times New Roman" w:eastAsia="Times New Roman" w:hAnsi="Times New Roman" w:cs="Times New Roman"/>
          <w:sz w:val="26"/>
          <w:szCs w:val="26"/>
        </w:rPr>
        <w:t xml:space="preserve">Hội đồng Quản trị là cơ quan quản lý cấp cao nhất của công ty, có trách nhiệm định hướng chiến lược và giám sát các hoạt động của toàn bộ tổ chức. Hội đồng đóng vai trò quan trọng trong việc đưa ra các quyết định chiến lược, đảm bảo rằng những quyết định </w:t>
      </w:r>
      <w:r w:rsidR="7C76F019" w:rsidRPr="006D4348">
        <w:rPr>
          <w:rFonts w:ascii="Times New Roman" w:eastAsia="Times New Roman" w:hAnsi="Times New Roman" w:cs="Times New Roman"/>
          <w:sz w:val="26"/>
          <w:szCs w:val="26"/>
        </w:rPr>
        <w:lastRenderedPageBreak/>
        <w:t>này phù hợp với mục tiêu dài hạn và lợi ích của công ty. Các thành viên trong Hội đồng đều là những chuyên gia có kinh nghiệm trong lĩnh vực quản lý, tài chính và công nghệ, điều này giúp công ty có được những chỉ đạo sáng suốt và hiệu quả.</w:t>
      </w:r>
    </w:p>
    <w:p w14:paraId="00EB9046" w14:textId="3D0122B2" w:rsidR="7C76F019" w:rsidRPr="006D4348" w:rsidRDefault="7C76F019" w:rsidP="001168E1">
      <w:pPr>
        <w:pStyle w:val="Heading4"/>
        <w:spacing w:before="0" w:after="0" w:line="360" w:lineRule="auto"/>
        <w:jc w:val="both"/>
        <w:rPr>
          <w:rFonts w:ascii="Times New Roman" w:hAnsi="Times New Roman" w:cs="Times New Roman"/>
          <w:b/>
          <w:bCs/>
          <w:i w:val="0"/>
          <w:iCs w:val="0"/>
          <w:color w:val="auto"/>
          <w:sz w:val="26"/>
          <w:szCs w:val="26"/>
        </w:rPr>
      </w:pPr>
      <w:r w:rsidRPr="006D4348">
        <w:rPr>
          <w:rFonts w:ascii="Times New Roman" w:eastAsia="Times New Roman" w:hAnsi="Times New Roman" w:cs="Times New Roman"/>
          <w:b/>
          <w:bCs/>
          <w:i w:val="0"/>
          <w:iCs w:val="0"/>
          <w:color w:val="auto"/>
          <w:sz w:val="26"/>
          <w:szCs w:val="26"/>
        </w:rPr>
        <w:t>1.2.1.2. Ban Tổng Giám đốc</w:t>
      </w:r>
    </w:p>
    <w:p w14:paraId="2C46EDDD" w14:textId="303E6879" w:rsidR="7C76F019" w:rsidRPr="006D4348" w:rsidRDefault="008061D2">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7C76F019" w:rsidRPr="006D4348">
        <w:rPr>
          <w:rFonts w:ascii="Times New Roman" w:eastAsia="Times New Roman" w:hAnsi="Times New Roman" w:cs="Times New Roman"/>
          <w:sz w:val="26"/>
          <w:szCs w:val="26"/>
        </w:rPr>
        <w:t>Ban Tổng Giám đốc chịu trách nhiệm điều hành toàn bộ hoạt động của công ty, thực hiện và triển khai các chiến lược cũng như kế hoạch kinh doanh đã được Hội đồng Quản trị phê duyệt. Ban Tổng Giám đốc không chỉ đảm bảo hoạt động hàng ngày diễn ra suôn sẻ mà còn là cầu nối giữa Hội đồng Quản trị và các bộ phận chức năng khác. Họ thường xuyên đánh giá và điều chỉnh chiến lược để phù hợp với tình hình thực tế của thị trường.</w:t>
      </w:r>
    </w:p>
    <w:p w14:paraId="06270661" w14:textId="5C94F290" w:rsidR="7C76F019" w:rsidRPr="006D4348" w:rsidRDefault="7C76F019" w:rsidP="001168E1">
      <w:pPr>
        <w:pStyle w:val="Heading4"/>
        <w:spacing w:before="0" w:after="0" w:line="360" w:lineRule="auto"/>
        <w:jc w:val="both"/>
        <w:rPr>
          <w:rFonts w:ascii="Times New Roman" w:hAnsi="Times New Roman" w:cs="Times New Roman"/>
          <w:b/>
          <w:bCs/>
          <w:i w:val="0"/>
          <w:iCs w:val="0"/>
          <w:color w:val="auto"/>
          <w:sz w:val="26"/>
          <w:szCs w:val="26"/>
        </w:rPr>
      </w:pPr>
      <w:r w:rsidRPr="006D4348">
        <w:rPr>
          <w:rFonts w:ascii="Times New Roman" w:eastAsia="Times New Roman" w:hAnsi="Times New Roman" w:cs="Times New Roman"/>
          <w:b/>
          <w:bCs/>
          <w:i w:val="0"/>
          <w:iCs w:val="0"/>
          <w:color w:val="auto"/>
          <w:sz w:val="26"/>
          <w:szCs w:val="26"/>
        </w:rPr>
        <w:t>1.2.1.3. Khối Cửa hàng</w:t>
      </w:r>
    </w:p>
    <w:p w14:paraId="375BB13C" w14:textId="653AA752" w:rsidR="7C76F019" w:rsidRPr="006D4348" w:rsidRDefault="008061D2">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7C76F019" w:rsidRPr="006D4348">
        <w:rPr>
          <w:rFonts w:ascii="Times New Roman" w:eastAsia="Times New Roman" w:hAnsi="Times New Roman" w:cs="Times New Roman"/>
          <w:sz w:val="26"/>
          <w:szCs w:val="26"/>
        </w:rPr>
        <w:t>Khối Cửa hàng tập trung vào các hoạt động bán hàng trực tiếp và dịch vụ khách hàng, là bộ phận chủ chốt trong việc tạo dựng hình ảnh và thương hiệu của công ty. Các chức năng trong Khối Cửa hàng bao gồm:</w:t>
      </w:r>
    </w:p>
    <w:p w14:paraId="133D1B0B" w14:textId="335DFE27"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Quản lý cửa hàng: Chịu trách nhiệm điều hành hoạt động chung của cửa hàng, bao gồm việc đảm bảo rằng mọi hoạt động diễn ra hiệu quả và đúng quy trình.</w:t>
      </w:r>
    </w:p>
    <w:p w14:paraId="65C80CE5" w14:textId="0AC49CF8"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Xử lý đơn hàng Online: Tiếp nhận và xử lý các đơn hàng đặt qua hệ thống trực tuyến, đảm bảo rằng khách hàng nhận được sản phẩm đúng thời hạn và chất lượng.</w:t>
      </w:r>
    </w:p>
    <w:p w14:paraId="368ACBF7" w14:textId="6076B95B"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Nhân viên kho cửa hàng: Quản lý hàng hóa, đảm bảo tồn kho hợp lý và thực hiện nhập xuất hàng hóa chính xác, góp phần quan trọng vào việc duy trì hoạt động của cửa hàng.</w:t>
      </w:r>
    </w:p>
    <w:p w14:paraId="6B1F1002" w14:textId="28174069"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Kỹ thuật phần mềm: Hỗ trợ và giải quyết các vấn đề liên quan đến hệ thống phần mềm trong cửa hàng, đảm bảo mọi công cụ công nghệ hoạt động trơn tru.</w:t>
      </w:r>
    </w:p>
    <w:p w14:paraId="6BFAC681" w14:textId="11956A6F"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Thu ngân: Quản lý quy trình thanh toán và hỗ trợ khách hàng trong quá trình mua sắm, tạo điều kiện thuận lợi cho khách hàng khi thực hiện giao dịch.</w:t>
      </w:r>
    </w:p>
    <w:p w14:paraId="23C52526" w14:textId="453C2129"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Kỹ thuật sửa chữa: Đảm bảo dịch vụ bảo trì và sửa chữa các sản phẩm khi cần thiết, từ đó nâng cao sự hài lòng của khách hàng.</w:t>
      </w:r>
    </w:p>
    <w:p w14:paraId="483BF9AF" w14:textId="5B012730"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Tư vấn bán hàng: Hỗ trợ khách hàng trong việc lựa chọn sản phẩm phù hợp với nhu cầu, cung cấp thông tin chi tiết về sản phẩm và dịch vụ.</w:t>
      </w:r>
    </w:p>
    <w:p w14:paraId="74C4C8C1" w14:textId="6B82A24F" w:rsidR="7C76F019" w:rsidRPr="006D4348" w:rsidRDefault="7C76F019" w:rsidP="001168E1">
      <w:pPr>
        <w:pStyle w:val="Heading4"/>
        <w:spacing w:before="0" w:after="0" w:line="360" w:lineRule="auto"/>
        <w:jc w:val="both"/>
        <w:rPr>
          <w:rFonts w:ascii="Times New Roman" w:hAnsi="Times New Roman" w:cs="Times New Roman"/>
          <w:b/>
          <w:bCs/>
          <w:i w:val="0"/>
          <w:iCs w:val="0"/>
          <w:color w:val="auto"/>
          <w:sz w:val="26"/>
          <w:szCs w:val="26"/>
        </w:rPr>
      </w:pPr>
      <w:r w:rsidRPr="006D4348">
        <w:rPr>
          <w:rFonts w:ascii="Times New Roman" w:eastAsia="Times New Roman" w:hAnsi="Times New Roman" w:cs="Times New Roman"/>
          <w:b/>
          <w:bCs/>
          <w:i w:val="0"/>
          <w:iCs w:val="0"/>
          <w:color w:val="auto"/>
          <w:sz w:val="26"/>
          <w:szCs w:val="26"/>
        </w:rPr>
        <w:lastRenderedPageBreak/>
        <w:t>1.2.1.4. Khối Văn phòng</w:t>
      </w:r>
    </w:p>
    <w:p w14:paraId="271AFF9F" w14:textId="1631EBEE" w:rsidR="7C76F019" w:rsidRPr="006D4348" w:rsidRDefault="008061D2">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7C76F019" w:rsidRPr="006D4348">
        <w:rPr>
          <w:rFonts w:ascii="Times New Roman" w:eastAsia="Times New Roman" w:hAnsi="Times New Roman" w:cs="Times New Roman"/>
          <w:sz w:val="26"/>
          <w:szCs w:val="26"/>
        </w:rPr>
        <w:t>Khối Văn phòng đóng vai trò quan trọng trong việc quản lý các hoạt động liên quan đến quản trị, tài chính, công nghệ, marketing và chăm sóc khách hàng. Các phòng ban thuộc khối này bao gồm:</w:t>
      </w:r>
    </w:p>
    <w:p w14:paraId="7E4735D1" w14:textId="1D0D8252"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Phòng Kinh doanh: Lập kế hoạch và triển khai các chiến lược kinh doanh nhằm đạt được mục tiêu doanh thu và phát triển thị trường.</w:t>
      </w:r>
    </w:p>
    <w:p w14:paraId="57780486" w14:textId="0B6692EA"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Kho Trung tâm: Quản lý kho hàng tổng của công ty, đảm bảo hàng hóa được lưu trữ và phân phối hợp lý.</w:t>
      </w:r>
    </w:p>
    <w:p w14:paraId="45305DB9" w14:textId="503C803F"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Phòng QC (Quản lý chất lượng): Đảm bảo chất lượng sản phẩm và dịch vụ, thực hiện các kiểm tra và đánh giá định kỳ để duy trì tiêu chuẩn cao nhất.</w:t>
      </w:r>
    </w:p>
    <w:p w14:paraId="3DEC697F" w14:textId="4A63ECF6"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Phòng Website: Quản lý và phát triển hệ thống website của công ty, đảm bảo rằng thông tin được cập nhật và dễ dàng truy cập cho khách hàng.</w:t>
      </w:r>
    </w:p>
    <w:p w14:paraId="19CECC45" w14:textId="4215D47B"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Phòng ERP: Vận hành hệ thống quản trị doanh nghiệp (ERP), giúp tối ưu hóa quy trình và quản lý thông tin hiệu quả.</w:t>
      </w:r>
    </w:p>
    <w:p w14:paraId="1A7EA2FA" w14:textId="66CE3392"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Phòng An toàn thông tin: Đảm bảo an ninh mạng và bảo vệ dữ liệu của công ty khỏi các mối đe dọa.</w:t>
      </w:r>
    </w:p>
    <w:p w14:paraId="724DBA20" w14:textId="664641EC"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Phòng Marketing: Thực hiện các hoạt động quảng bá và tiếp thị sản phẩm, xây dựng chiến lược để nâng cao nhận diện thương hiệu.</w:t>
      </w:r>
    </w:p>
    <w:p w14:paraId="08CD39B4" w14:textId="5DFFD757"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Phòng Digital Marketing: Triển khai các chiến dịch marketing trên nền tảng số, tận dụng công nghệ để tiếp cận khách hàng hiệu quả hơn.</w:t>
      </w:r>
    </w:p>
    <w:p w14:paraId="0808C5D5" w14:textId="778FE40F"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Phòng Chăm sóc khách hàng: Hỗ trợ khách hàng trước, trong và sau khi mua hàng, đảm bảo rằng mọi thắc mắc và yêu cầu được giải quyết nhanh chóng.</w:t>
      </w:r>
    </w:p>
    <w:p w14:paraId="4F3681E4" w14:textId="3B8DF3D3"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Phòng Tài chính - Kế toán: Quản lý tài chính và kế toán của công ty, đảm bảo tính minh bạch và hiệu quả trong việc sử dụng nguồn lực tài chính.</w:t>
      </w:r>
    </w:p>
    <w:p w14:paraId="7F1CC972" w14:textId="6F9CE8B3" w:rsidR="7C76F019" w:rsidRPr="006D4348" w:rsidRDefault="7C76F019">
      <w:pPr>
        <w:pStyle w:val="ListParagraph"/>
        <w:numPr>
          <w:ilvl w:val="0"/>
          <w:numId w:val="2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Phòng Nhân sự: Tuyển dụng, đào tạo và quản lý nhân sự trong công ty, xây dựng một môi trường làm việc tích cực và phát triển.</w:t>
      </w:r>
    </w:p>
    <w:p w14:paraId="49CCB0A4" w14:textId="0B469FD9" w:rsidR="7C76F019" w:rsidRPr="006D4348" w:rsidRDefault="7C76F019" w:rsidP="001168E1">
      <w:pPr>
        <w:pStyle w:val="Heading3"/>
        <w:spacing w:before="0" w:after="0" w:line="360" w:lineRule="auto"/>
        <w:jc w:val="both"/>
        <w:rPr>
          <w:rFonts w:ascii="Times New Roman" w:hAnsi="Times New Roman" w:cs="Times New Roman"/>
          <w:b/>
          <w:bCs/>
          <w:color w:val="auto"/>
          <w:sz w:val="26"/>
          <w:szCs w:val="26"/>
        </w:rPr>
      </w:pPr>
      <w:bookmarkStart w:id="740" w:name="_Toc205108394"/>
      <w:r w:rsidRPr="006D4348">
        <w:rPr>
          <w:rFonts w:ascii="Times New Roman" w:eastAsia="Times New Roman" w:hAnsi="Times New Roman" w:cs="Times New Roman"/>
          <w:b/>
          <w:bCs/>
          <w:color w:val="auto"/>
          <w:sz w:val="26"/>
          <w:szCs w:val="26"/>
        </w:rPr>
        <w:lastRenderedPageBreak/>
        <w:t>1.2.2. Hoạt động kinh doanh:</w:t>
      </w:r>
      <w:bookmarkEnd w:id="740"/>
      <w:r w:rsidRPr="006D4348">
        <w:rPr>
          <w:rFonts w:ascii="Times New Roman" w:eastAsia="Times New Roman" w:hAnsi="Times New Roman" w:cs="Times New Roman"/>
          <w:b/>
          <w:bCs/>
          <w:color w:val="auto"/>
          <w:sz w:val="26"/>
          <w:szCs w:val="26"/>
        </w:rPr>
        <w:t xml:space="preserve"> </w:t>
      </w:r>
    </w:p>
    <w:p w14:paraId="56AD1713" w14:textId="1434B599" w:rsidR="7C76F019" w:rsidRPr="006D4348" w:rsidRDefault="008061D2">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7C76F019" w:rsidRPr="006D4348">
        <w:rPr>
          <w:rFonts w:ascii="Times New Roman" w:eastAsia="Times New Roman" w:hAnsi="Times New Roman" w:cs="Times New Roman"/>
          <w:sz w:val="26"/>
          <w:szCs w:val="26"/>
        </w:rPr>
        <w:t>Sau thương vụ sáp nhập, Tekshop “về chung một nhà” với Phong Vũ, đã đẩy mạnh một kênh trực tuyến chính tại địa chỉ phongvu.vn – chuyên bán đồ công nghệ chính hãng, giá tốt nhất thị trường với hình thức thanh toán vô cùng linh hoạt. Lướt trên trang phongvu.vn có thể thấy vô vàn khuyến mãi hấp dẫn, giảm giá tận gốc diễn ra sôi động hàng ngày. Kênh trực tuyến Phong Vũ đang mang đến một làn gió mới, trẻ trung cho thương hiệu uy tín lâu năm này.</w:t>
      </w:r>
    </w:p>
    <w:p w14:paraId="24C10937" w14:textId="31326213" w:rsidR="7C76F019" w:rsidRPr="006D4348" w:rsidRDefault="7C76F019">
      <w:pPr>
        <w:pStyle w:val="ListParagraph"/>
        <w:numPr>
          <w:ilvl w:val="0"/>
          <w:numId w:val="25"/>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Phong Vũ cung cấp đầy đủ các sản phẩm máy tính, thiết bị công nghệ thông tin &amp; hi-end cho người dùng gia đình.</w:t>
      </w:r>
    </w:p>
    <w:p w14:paraId="316957A2" w14:textId="70B332BF" w:rsidR="7C76F019" w:rsidRPr="006D4348" w:rsidRDefault="7C76F019">
      <w:pPr>
        <w:pStyle w:val="ListParagraph"/>
        <w:numPr>
          <w:ilvl w:val="0"/>
          <w:numId w:val="25"/>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Cung cấp giải pháp tích hợp hệ thống công nghệ thông tin cho doanh nghiệp.</w:t>
      </w:r>
    </w:p>
    <w:p w14:paraId="03357D18" w14:textId="0C5DA2AC" w:rsidR="7C76F019" w:rsidRPr="006D4348" w:rsidRDefault="7C76F019">
      <w:pPr>
        <w:pStyle w:val="ListParagraph"/>
        <w:numPr>
          <w:ilvl w:val="0"/>
          <w:numId w:val="25"/>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Cung cấp giải pháp đặc biệt cho các doanh nghiệp như hội nghị video, màn hình kỹ thuật số, hệ thống quản lý thanh toán, …</w:t>
      </w:r>
    </w:p>
    <w:p w14:paraId="121F3025" w14:textId="7FFEC9A0" w:rsidR="7C76F019" w:rsidRPr="006D4348" w:rsidRDefault="7C76F019">
      <w:pPr>
        <w:pStyle w:val="ListParagraph"/>
        <w:numPr>
          <w:ilvl w:val="0"/>
          <w:numId w:val="25"/>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Thêm sự lựa chọn, Phong Vũ mở rộng ngành hàng như các thiết bị điện tử tiêu dùng, thiết bị gia dụng và thiết bị thông minh.</w:t>
      </w:r>
    </w:p>
    <w:p w14:paraId="2F05AC58" w14:textId="7667FEA0" w:rsidR="7C76F019" w:rsidRPr="006D4348" w:rsidRDefault="7C76F019">
      <w:pPr>
        <w:pStyle w:val="ListParagraph"/>
        <w:numPr>
          <w:ilvl w:val="0"/>
          <w:numId w:val="25"/>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Đối tác chiến lược: Asus, Dell, Acer, Hp, Lenovo, AMD, MSI, LG, Intel, Apple, Samsung, Microsoft, GigaByte, Logitech, NVIDIA, Kingston, KB Vision, Xiaomi, JBL, Bose, Sony, Microlab, Razer, …</w:t>
      </w:r>
    </w:p>
    <w:p w14:paraId="688AE69D" w14:textId="45276189" w:rsidR="7C76F019" w:rsidRPr="006D4348" w:rsidRDefault="008061D2">
      <w:pPr>
        <w:spacing w:after="0" w:line="360" w:lineRule="auto"/>
        <w:jc w:val="both"/>
        <w:rPr>
          <w:rFonts w:ascii="Times New Roman" w:eastAsia="Aptos" w:hAnsi="Times New Roman" w:cs="Times New Roman"/>
        </w:rPr>
      </w:pPr>
      <w:r w:rsidRPr="006D4348">
        <w:rPr>
          <w:rFonts w:ascii="Times New Roman" w:eastAsia="Times New Roman" w:hAnsi="Times New Roman" w:cs="Times New Roman"/>
          <w:sz w:val="26"/>
          <w:szCs w:val="26"/>
        </w:rPr>
        <w:tab/>
      </w:r>
      <w:r w:rsidR="7C76F019" w:rsidRPr="006D4348">
        <w:rPr>
          <w:rFonts w:ascii="Times New Roman" w:eastAsia="Times New Roman" w:hAnsi="Times New Roman" w:cs="Times New Roman"/>
          <w:sz w:val="26"/>
          <w:szCs w:val="26"/>
        </w:rPr>
        <w:t>Như vậy, Phong Vũ hiện nay không chỉ là một thương hiệu tên tuổi về phân phối máy tính, laptop, linh kiện điện tử cho khách hàng doanh nghiệp (B2B), với chiến lược kinh doanh mới là đẩy mạnh chuỗi showroom miền Bắc, miền Trung và website thương mại điện tử, Phong Vũ đang băng băng tiến đến mục tiêu trở thành “ông lớn” duy nhất trên thị trường này, phục vụ dải khách hàng rộng từ game thủ, doanh nghiệp đến người dùng công nghệ phổ thông.</w:t>
      </w:r>
    </w:p>
    <w:p w14:paraId="71EC11A5" w14:textId="744E340F" w:rsidR="218036BF" w:rsidRPr="006D4348" w:rsidRDefault="218036BF">
      <w:pPr>
        <w:spacing w:after="0" w:line="360" w:lineRule="auto"/>
        <w:jc w:val="both"/>
        <w:rPr>
          <w:rFonts w:ascii="Times New Roman" w:eastAsia="Times New Roman" w:hAnsi="Times New Roman" w:cs="Times New Roman"/>
          <w:sz w:val="26"/>
          <w:szCs w:val="26"/>
        </w:rPr>
      </w:pPr>
    </w:p>
    <w:p w14:paraId="1B5C376B" w14:textId="613A6F35" w:rsidR="06A71B70" w:rsidRPr="006D4348" w:rsidRDefault="06A71B70" w:rsidP="001168E1">
      <w:pPr>
        <w:pStyle w:val="Heading1"/>
        <w:spacing w:before="0" w:after="0" w:line="360" w:lineRule="auto"/>
        <w:jc w:val="both"/>
        <w:rPr>
          <w:rFonts w:ascii="Times New Roman" w:eastAsia="Times New Roman" w:hAnsi="Times New Roman" w:cs="Times New Roman"/>
          <w:b/>
          <w:bCs/>
          <w:color w:val="auto"/>
          <w:sz w:val="26"/>
          <w:szCs w:val="26"/>
        </w:rPr>
      </w:pPr>
      <w:bookmarkStart w:id="741" w:name="_Toc205108395"/>
      <w:r w:rsidRPr="006D4348">
        <w:rPr>
          <w:rFonts w:ascii="Times New Roman" w:eastAsia="Times New Roman" w:hAnsi="Times New Roman" w:cs="Times New Roman"/>
          <w:b/>
          <w:bCs/>
          <w:color w:val="auto"/>
        </w:rPr>
        <w:lastRenderedPageBreak/>
        <w:t>CHƯƠNG 2. HỆ THỐNG QUY TRÌNH NGHIỆP VỤ</w:t>
      </w:r>
      <w:bookmarkEnd w:id="741"/>
    </w:p>
    <w:p w14:paraId="18CCC8AC" w14:textId="567AAA40" w:rsidR="59238BED" w:rsidRPr="006D4348" w:rsidRDefault="59238BED" w:rsidP="001168E1">
      <w:pPr>
        <w:pStyle w:val="Heading2"/>
        <w:spacing w:before="0" w:after="0" w:line="360" w:lineRule="auto"/>
        <w:jc w:val="both"/>
        <w:rPr>
          <w:rFonts w:ascii="Times New Roman" w:eastAsia="Times New Roman" w:hAnsi="Times New Roman" w:cs="Times New Roman"/>
          <w:b/>
          <w:bCs/>
          <w:color w:val="auto"/>
        </w:rPr>
      </w:pPr>
      <w:bookmarkStart w:id="742" w:name="_Toc205108396"/>
      <w:r w:rsidRPr="006D4348">
        <w:rPr>
          <w:rFonts w:ascii="Times New Roman" w:eastAsia="Times New Roman" w:hAnsi="Times New Roman" w:cs="Times New Roman"/>
          <w:b/>
          <w:bCs/>
          <w:color w:val="auto"/>
        </w:rPr>
        <w:t>2.1. Kiến trúc quy trình nghiệp vụ của Phong Vũ</w:t>
      </w:r>
      <w:bookmarkEnd w:id="742"/>
    </w:p>
    <w:p w14:paraId="0660CC2C" w14:textId="20AF31CF" w:rsidR="15E70095" w:rsidRPr="006D4348" w:rsidRDefault="15E70095">
      <w:pPr>
        <w:spacing w:after="0" w:line="360" w:lineRule="auto"/>
        <w:ind w:firstLine="720"/>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Hệ thống quy trình nghiệp vụ của Phong Vũ được tổ chức thành ba nhóm chính: quy trình quản lý (Management Processes), quy trình lõi (Core Processes) và quy trình hỗ trợ (Support Processes). Cấu trúc này giúp đảm bảo hoạt động kinh doanh vận hành hiệu quả, linh hoạt và hướng đến trải nghiệm khách hàng toàn diện.</w:t>
      </w:r>
    </w:p>
    <w:p w14:paraId="75F564A2" w14:textId="7F3265A2" w:rsidR="76EE8DB8" w:rsidRPr="006D4348" w:rsidRDefault="76EE8DB8">
      <w:pPr>
        <w:spacing w:after="0" w:line="360" w:lineRule="auto"/>
        <w:ind w:firstLine="720"/>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Nhóm quy trình quản lý là nhóm</w:t>
      </w:r>
      <w:r w:rsidR="15E70095" w:rsidRPr="006D4348">
        <w:rPr>
          <w:rFonts w:ascii="Times New Roman" w:eastAsia="Times New Roman" w:hAnsi="Times New Roman" w:cs="Times New Roman"/>
          <w:sz w:val="26"/>
          <w:szCs w:val="26"/>
        </w:rPr>
        <w:t xml:space="preserve"> quy trình đảm bảo sự điều phối và định hướng chiến lược cho toàn bộ tổ chức:</w:t>
      </w:r>
    </w:p>
    <w:p w14:paraId="3B65555D" w14:textId="3DAC7618" w:rsidR="3F63196B" w:rsidRPr="006D4348" w:rsidRDefault="3F63196B">
      <w:pPr>
        <w:pStyle w:val="ListParagraph"/>
        <w:numPr>
          <w:ilvl w:val="0"/>
          <w:numId w:val="4"/>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Quy trình l</w:t>
      </w:r>
      <w:r w:rsidR="15E70095" w:rsidRPr="006D4348">
        <w:rPr>
          <w:rFonts w:ascii="Times New Roman" w:eastAsia="Times New Roman" w:hAnsi="Times New Roman" w:cs="Times New Roman"/>
          <w:sz w:val="26"/>
          <w:szCs w:val="26"/>
        </w:rPr>
        <w:t>ập kế hoạch bán hàng</w:t>
      </w:r>
      <w:r w:rsidR="65EA8D83" w:rsidRPr="006D4348">
        <w:rPr>
          <w:rFonts w:ascii="Times New Roman" w:eastAsia="Times New Roman" w:hAnsi="Times New Roman" w:cs="Times New Roman"/>
          <w:sz w:val="26"/>
          <w:szCs w:val="26"/>
        </w:rPr>
        <w:t>:</w:t>
      </w:r>
      <w:r w:rsidR="15E70095" w:rsidRPr="006D4348">
        <w:rPr>
          <w:rFonts w:ascii="Times New Roman" w:eastAsia="Times New Roman" w:hAnsi="Times New Roman" w:cs="Times New Roman"/>
          <w:sz w:val="26"/>
          <w:szCs w:val="26"/>
        </w:rPr>
        <w:t xml:space="preserve"> </w:t>
      </w:r>
      <w:r w:rsidR="3FE8C0DF" w:rsidRPr="006D4348">
        <w:rPr>
          <w:rFonts w:ascii="Times New Roman" w:eastAsia="Times New Roman" w:hAnsi="Times New Roman" w:cs="Times New Roman"/>
          <w:sz w:val="26"/>
          <w:szCs w:val="26"/>
        </w:rPr>
        <w:t>D</w:t>
      </w:r>
      <w:r w:rsidR="15E70095" w:rsidRPr="006D4348">
        <w:rPr>
          <w:rFonts w:ascii="Times New Roman" w:eastAsia="Times New Roman" w:hAnsi="Times New Roman" w:cs="Times New Roman"/>
          <w:sz w:val="26"/>
          <w:szCs w:val="26"/>
        </w:rPr>
        <w:t>ự báo nhu cầu và điều chỉnh hoạt động phù hợp với mục tiêu doanh thu.</w:t>
      </w:r>
    </w:p>
    <w:p w14:paraId="6B57E3C0" w14:textId="1184E9AC" w:rsidR="0A8C39F7" w:rsidRPr="006D4348" w:rsidRDefault="0A8C39F7">
      <w:pPr>
        <w:pStyle w:val="ListParagraph"/>
        <w:numPr>
          <w:ilvl w:val="0"/>
          <w:numId w:val="3"/>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Quy trình q</w:t>
      </w:r>
      <w:r w:rsidR="15E70095" w:rsidRPr="006D4348">
        <w:rPr>
          <w:rFonts w:ascii="Times New Roman" w:eastAsia="Times New Roman" w:hAnsi="Times New Roman" w:cs="Times New Roman"/>
          <w:sz w:val="26"/>
          <w:szCs w:val="26"/>
        </w:rPr>
        <w:t>uản lý nhân sự và KPI</w:t>
      </w:r>
      <w:r w:rsidR="7CFEE69B" w:rsidRPr="006D4348">
        <w:rPr>
          <w:rFonts w:ascii="Times New Roman" w:eastAsia="Times New Roman" w:hAnsi="Times New Roman" w:cs="Times New Roman"/>
          <w:sz w:val="26"/>
          <w:szCs w:val="26"/>
        </w:rPr>
        <w:t>:</w:t>
      </w:r>
      <w:r w:rsidR="15E70095" w:rsidRPr="006D4348">
        <w:rPr>
          <w:rFonts w:ascii="Times New Roman" w:eastAsia="Times New Roman" w:hAnsi="Times New Roman" w:cs="Times New Roman"/>
          <w:sz w:val="26"/>
          <w:szCs w:val="26"/>
        </w:rPr>
        <w:t xml:space="preserve"> </w:t>
      </w:r>
      <w:r w:rsidR="19E91430" w:rsidRPr="006D4348">
        <w:rPr>
          <w:rFonts w:ascii="Times New Roman" w:eastAsia="Times New Roman" w:hAnsi="Times New Roman" w:cs="Times New Roman"/>
          <w:sz w:val="26"/>
          <w:szCs w:val="26"/>
        </w:rPr>
        <w:t>Đ</w:t>
      </w:r>
      <w:r w:rsidR="15E70095" w:rsidRPr="006D4348">
        <w:rPr>
          <w:rFonts w:ascii="Times New Roman" w:eastAsia="Times New Roman" w:hAnsi="Times New Roman" w:cs="Times New Roman"/>
          <w:sz w:val="26"/>
          <w:szCs w:val="26"/>
        </w:rPr>
        <w:t>ảm bảo đội ngũ vận hành hiệu quả, đo lường và cải thiện hiệu suất làm việc.</w:t>
      </w:r>
    </w:p>
    <w:p w14:paraId="03F0B9C1" w14:textId="45A95C57" w:rsidR="40200E05" w:rsidRPr="006D4348" w:rsidRDefault="40200E05">
      <w:pPr>
        <w:pStyle w:val="ListParagraph"/>
        <w:numPr>
          <w:ilvl w:val="0"/>
          <w:numId w:val="3"/>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Quy trình q</w:t>
      </w:r>
      <w:r w:rsidR="15E70095" w:rsidRPr="006D4348">
        <w:rPr>
          <w:rFonts w:ascii="Times New Roman" w:eastAsia="Times New Roman" w:hAnsi="Times New Roman" w:cs="Times New Roman"/>
          <w:sz w:val="26"/>
          <w:szCs w:val="26"/>
        </w:rPr>
        <w:t>uản lý chiến dịch marketing</w:t>
      </w:r>
      <w:r w:rsidR="139C8817" w:rsidRPr="006D4348">
        <w:rPr>
          <w:rFonts w:ascii="Times New Roman" w:eastAsia="Times New Roman" w:hAnsi="Times New Roman" w:cs="Times New Roman"/>
          <w:sz w:val="26"/>
          <w:szCs w:val="26"/>
        </w:rPr>
        <w:t>:</w:t>
      </w:r>
      <w:r w:rsidR="15E70095" w:rsidRPr="006D4348">
        <w:rPr>
          <w:rFonts w:ascii="Times New Roman" w:eastAsia="Times New Roman" w:hAnsi="Times New Roman" w:cs="Times New Roman"/>
          <w:sz w:val="26"/>
          <w:szCs w:val="26"/>
        </w:rPr>
        <w:t xml:space="preserve"> </w:t>
      </w:r>
      <w:r w:rsidR="23CD2D29" w:rsidRPr="006D4348">
        <w:rPr>
          <w:rFonts w:ascii="Times New Roman" w:eastAsia="Times New Roman" w:hAnsi="Times New Roman" w:cs="Times New Roman"/>
          <w:sz w:val="26"/>
          <w:szCs w:val="26"/>
        </w:rPr>
        <w:t>K</w:t>
      </w:r>
      <w:r w:rsidR="15E70095" w:rsidRPr="006D4348">
        <w:rPr>
          <w:rFonts w:ascii="Times New Roman" w:eastAsia="Times New Roman" w:hAnsi="Times New Roman" w:cs="Times New Roman"/>
          <w:sz w:val="26"/>
          <w:szCs w:val="26"/>
        </w:rPr>
        <w:t>ết nối thương hiệu với khách hàng mục tiêu, thúc đẩy doanh số.</w:t>
      </w:r>
    </w:p>
    <w:p w14:paraId="18FE9D06" w14:textId="0A9C2152" w:rsidR="117F0E86" w:rsidRPr="006D4348" w:rsidRDefault="117F0E86">
      <w:pPr>
        <w:pStyle w:val="ListParagraph"/>
        <w:numPr>
          <w:ilvl w:val="0"/>
          <w:numId w:val="3"/>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Quy trình q</w:t>
      </w:r>
      <w:r w:rsidR="15E70095" w:rsidRPr="006D4348">
        <w:rPr>
          <w:rFonts w:ascii="Times New Roman" w:eastAsia="Times New Roman" w:hAnsi="Times New Roman" w:cs="Times New Roman"/>
          <w:sz w:val="26"/>
          <w:szCs w:val="26"/>
        </w:rPr>
        <w:t>uản lý ngân sách / chi phí</w:t>
      </w:r>
      <w:r w:rsidR="44D826AE" w:rsidRPr="006D4348">
        <w:rPr>
          <w:rFonts w:ascii="Times New Roman" w:eastAsia="Times New Roman" w:hAnsi="Times New Roman" w:cs="Times New Roman"/>
          <w:sz w:val="26"/>
          <w:szCs w:val="26"/>
        </w:rPr>
        <w:t>:</w:t>
      </w:r>
      <w:r w:rsidR="15E70095" w:rsidRPr="006D4348">
        <w:rPr>
          <w:rFonts w:ascii="Times New Roman" w:eastAsia="Times New Roman" w:hAnsi="Times New Roman" w:cs="Times New Roman"/>
          <w:sz w:val="26"/>
          <w:szCs w:val="26"/>
        </w:rPr>
        <w:t xml:space="preserve"> </w:t>
      </w:r>
      <w:r w:rsidR="6EA01E61" w:rsidRPr="006D4348">
        <w:rPr>
          <w:rFonts w:ascii="Times New Roman" w:eastAsia="Times New Roman" w:hAnsi="Times New Roman" w:cs="Times New Roman"/>
          <w:sz w:val="26"/>
          <w:szCs w:val="26"/>
        </w:rPr>
        <w:t>K</w:t>
      </w:r>
      <w:r w:rsidR="15E70095" w:rsidRPr="006D4348">
        <w:rPr>
          <w:rFonts w:ascii="Times New Roman" w:eastAsia="Times New Roman" w:hAnsi="Times New Roman" w:cs="Times New Roman"/>
          <w:sz w:val="26"/>
          <w:szCs w:val="26"/>
        </w:rPr>
        <w:t>iểm soát tài chính, đảm bảo sử dụng nguồn lực hợp lý và bền vững.</w:t>
      </w:r>
    </w:p>
    <w:p w14:paraId="14BC37FD" w14:textId="79672A94" w:rsidR="3A7482EE" w:rsidRPr="006D4348" w:rsidRDefault="3A7482EE">
      <w:pPr>
        <w:spacing w:after="0" w:line="360" w:lineRule="auto"/>
        <w:ind w:firstLine="720"/>
        <w:jc w:val="both"/>
        <w:rPr>
          <w:rFonts w:ascii="Times New Roman" w:hAnsi="Times New Roman" w:cs="Times New Roman"/>
          <w:sz w:val="26"/>
          <w:szCs w:val="26"/>
        </w:rPr>
      </w:pPr>
      <w:r w:rsidRPr="006D4348">
        <w:rPr>
          <w:rFonts w:ascii="Times New Roman" w:eastAsia="Times New Roman" w:hAnsi="Times New Roman" w:cs="Times New Roman"/>
          <w:sz w:val="26"/>
          <w:szCs w:val="26"/>
        </w:rPr>
        <w:t xml:space="preserve">Nhóm quy trình lõi </w:t>
      </w:r>
      <w:r w:rsidR="15E70095" w:rsidRPr="006D4348">
        <w:rPr>
          <w:rFonts w:ascii="Times New Roman" w:eastAsia="Times New Roman" w:hAnsi="Times New Roman" w:cs="Times New Roman"/>
          <w:sz w:val="26"/>
          <w:szCs w:val="26"/>
        </w:rPr>
        <w:t xml:space="preserve">là </w:t>
      </w:r>
      <w:r w:rsidR="54C3DE0D" w:rsidRPr="006D4348">
        <w:rPr>
          <w:rFonts w:ascii="Times New Roman" w:eastAsia="Times New Roman" w:hAnsi="Times New Roman" w:cs="Times New Roman"/>
          <w:sz w:val="26"/>
          <w:szCs w:val="26"/>
        </w:rPr>
        <w:t>nhóm</w:t>
      </w:r>
      <w:r w:rsidR="15E70095" w:rsidRPr="006D4348">
        <w:rPr>
          <w:rFonts w:ascii="Times New Roman" w:eastAsia="Times New Roman" w:hAnsi="Times New Roman" w:cs="Times New Roman"/>
          <w:sz w:val="26"/>
          <w:szCs w:val="26"/>
        </w:rPr>
        <w:t xml:space="preserve"> quy trình tạo ra giá trị trực tiếp cho khách hàng, đóng vai trò trung tâm trong hoạt động kinh doanh của Phong Vũ:</w:t>
      </w:r>
    </w:p>
    <w:p w14:paraId="428A99BB" w14:textId="0F92C82D" w:rsidR="561B8E4F" w:rsidRPr="006D4348" w:rsidRDefault="561B8E4F">
      <w:pPr>
        <w:pStyle w:val="ListParagraph"/>
        <w:numPr>
          <w:ilvl w:val="0"/>
          <w:numId w:val="2"/>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Quy trình b</w:t>
      </w:r>
      <w:r w:rsidR="15E70095" w:rsidRPr="006D4348">
        <w:rPr>
          <w:rFonts w:ascii="Times New Roman" w:eastAsia="Times New Roman" w:hAnsi="Times New Roman" w:cs="Times New Roman"/>
          <w:sz w:val="26"/>
          <w:szCs w:val="26"/>
        </w:rPr>
        <w:t>án hàng online</w:t>
      </w:r>
      <w:r w:rsidR="4C5A62FB" w:rsidRPr="006D4348">
        <w:rPr>
          <w:rFonts w:ascii="Times New Roman" w:eastAsia="Times New Roman" w:hAnsi="Times New Roman" w:cs="Times New Roman"/>
          <w:sz w:val="26"/>
          <w:szCs w:val="26"/>
        </w:rPr>
        <w:t>:</w:t>
      </w:r>
      <w:r w:rsidR="15E70095" w:rsidRPr="006D4348">
        <w:rPr>
          <w:rFonts w:ascii="Times New Roman" w:eastAsia="Times New Roman" w:hAnsi="Times New Roman" w:cs="Times New Roman"/>
          <w:sz w:val="26"/>
          <w:szCs w:val="26"/>
        </w:rPr>
        <w:t xml:space="preserve"> </w:t>
      </w:r>
      <w:r w:rsidR="41F568CA" w:rsidRPr="006D4348">
        <w:rPr>
          <w:rFonts w:ascii="Times New Roman" w:eastAsia="Times New Roman" w:hAnsi="Times New Roman" w:cs="Times New Roman"/>
          <w:sz w:val="26"/>
          <w:szCs w:val="26"/>
        </w:rPr>
        <w:t>L</w:t>
      </w:r>
      <w:r w:rsidR="15E70095" w:rsidRPr="006D4348">
        <w:rPr>
          <w:rFonts w:ascii="Times New Roman" w:eastAsia="Times New Roman" w:hAnsi="Times New Roman" w:cs="Times New Roman"/>
          <w:sz w:val="26"/>
          <w:szCs w:val="26"/>
        </w:rPr>
        <w:t>à kênh chủ lực, kết nối trực tiếp sản phẩm với người tiêu dùng qua nền tảng thương mại điện tử.</w:t>
      </w:r>
    </w:p>
    <w:p w14:paraId="54464E0C" w14:textId="083F94C1" w:rsidR="663453EB" w:rsidRPr="006D4348" w:rsidRDefault="663453EB">
      <w:pPr>
        <w:pStyle w:val="ListParagraph"/>
        <w:numPr>
          <w:ilvl w:val="0"/>
          <w:numId w:val="2"/>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Quy trình q</w:t>
      </w:r>
      <w:r w:rsidR="15E70095" w:rsidRPr="006D4348">
        <w:rPr>
          <w:rFonts w:ascii="Times New Roman" w:eastAsia="Times New Roman" w:hAnsi="Times New Roman" w:cs="Times New Roman"/>
          <w:sz w:val="26"/>
          <w:szCs w:val="26"/>
        </w:rPr>
        <w:t>uản lý tồn kho &amp; fulfillment</w:t>
      </w:r>
      <w:r w:rsidR="3EA6EFE2" w:rsidRPr="006D4348">
        <w:rPr>
          <w:rFonts w:ascii="Times New Roman" w:eastAsia="Times New Roman" w:hAnsi="Times New Roman" w:cs="Times New Roman"/>
          <w:sz w:val="26"/>
          <w:szCs w:val="26"/>
        </w:rPr>
        <w:t>:</w:t>
      </w:r>
      <w:r w:rsidR="15E70095" w:rsidRPr="006D4348">
        <w:rPr>
          <w:rFonts w:ascii="Times New Roman" w:eastAsia="Times New Roman" w:hAnsi="Times New Roman" w:cs="Times New Roman"/>
          <w:sz w:val="26"/>
          <w:szCs w:val="26"/>
        </w:rPr>
        <w:t xml:space="preserve"> </w:t>
      </w:r>
      <w:r w:rsidR="2461BE31" w:rsidRPr="006D4348">
        <w:rPr>
          <w:rFonts w:ascii="Times New Roman" w:eastAsia="Times New Roman" w:hAnsi="Times New Roman" w:cs="Times New Roman"/>
          <w:sz w:val="26"/>
          <w:szCs w:val="26"/>
        </w:rPr>
        <w:t>Đ</w:t>
      </w:r>
      <w:r w:rsidR="15E70095" w:rsidRPr="006D4348">
        <w:rPr>
          <w:rFonts w:ascii="Times New Roman" w:eastAsia="Times New Roman" w:hAnsi="Times New Roman" w:cs="Times New Roman"/>
          <w:sz w:val="26"/>
          <w:szCs w:val="26"/>
        </w:rPr>
        <w:t>ảm bảo hàng hóa được theo dõi chính xác và giao hàng kịp thời, đóng vai trò then chốt trong việc duy trì mức độ hài lòng của khách hàng</w:t>
      </w:r>
      <w:r w:rsidR="547BD5EB" w:rsidRPr="006D4348">
        <w:rPr>
          <w:rFonts w:ascii="Times New Roman" w:eastAsia="Times New Roman" w:hAnsi="Times New Roman" w:cs="Times New Roman"/>
          <w:sz w:val="26"/>
          <w:szCs w:val="26"/>
        </w:rPr>
        <w:t>.</w:t>
      </w:r>
    </w:p>
    <w:p w14:paraId="33A64750" w14:textId="6E83C6DF" w:rsidR="547BD5EB" w:rsidRPr="006D4348" w:rsidRDefault="547BD5EB">
      <w:pPr>
        <w:pStyle w:val="ListParagraph"/>
        <w:numPr>
          <w:ilvl w:val="0"/>
          <w:numId w:val="2"/>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Quy trình c</w:t>
      </w:r>
      <w:r w:rsidR="15E70095" w:rsidRPr="006D4348">
        <w:rPr>
          <w:rFonts w:ascii="Times New Roman" w:eastAsia="Times New Roman" w:hAnsi="Times New Roman" w:cs="Times New Roman"/>
          <w:sz w:val="26"/>
          <w:szCs w:val="26"/>
        </w:rPr>
        <w:t>hăm sóc khách hàng</w:t>
      </w:r>
      <w:r w:rsidR="18FE61C7" w:rsidRPr="006D4348">
        <w:rPr>
          <w:rFonts w:ascii="Times New Roman" w:eastAsia="Times New Roman" w:hAnsi="Times New Roman" w:cs="Times New Roman"/>
          <w:sz w:val="26"/>
          <w:szCs w:val="26"/>
        </w:rPr>
        <w:t>:</w:t>
      </w:r>
      <w:r w:rsidR="15E70095" w:rsidRPr="006D4348">
        <w:rPr>
          <w:rFonts w:ascii="Times New Roman" w:eastAsia="Times New Roman" w:hAnsi="Times New Roman" w:cs="Times New Roman"/>
          <w:sz w:val="26"/>
          <w:szCs w:val="26"/>
        </w:rPr>
        <w:t xml:space="preserve"> </w:t>
      </w:r>
      <w:r w:rsidR="1569153F" w:rsidRPr="006D4348">
        <w:rPr>
          <w:rFonts w:ascii="Times New Roman" w:eastAsia="Times New Roman" w:hAnsi="Times New Roman" w:cs="Times New Roman"/>
          <w:sz w:val="26"/>
          <w:szCs w:val="26"/>
        </w:rPr>
        <w:t>H</w:t>
      </w:r>
      <w:r w:rsidR="15E70095" w:rsidRPr="006D4348">
        <w:rPr>
          <w:rFonts w:ascii="Times New Roman" w:eastAsia="Times New Roman" w:hAnsi="Times New Roman" w:cs="Times New Roman"/>
          <w:sz w:val="26"/>
          <w:szCs w:val="26"/>
        </w:rPr>
        <w:t>ỗ trợ sau bán hàng, giải đáp thắc mắc và xử lý sự cố, góp phần xây dựng lòng tin và uy tín thương hiệu.</w:t>
      </w:r>
    </w:p>
    <w:p w14:paraId="5878BC65" w14:textId="7152B74C" w:rsidR="5DBCA17B" w:rsidRPr="006D4348" w:rsidRDefault="5DBCA17B">
      <w:pPr>
        <w:pStyle w:val="ListParagraph"/>
        <w:numPr>
          <w:ilvl w:val="0"/>
          <w:numId w:val="2"/>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Quy trình x</w:t>
      </w:r>
      <w:r w:rsidR="15E70095" w:rsidRPr="006D4348">
        <w:rPr>
          <w:rFonts w:ascii="Times New Roman" w:eastAsia="Times New Roman" w:hAnsi="Times New Roman" w:cs="Times New Roman"/>
          <w:sz w:val="26"/>
          <w:szCs w:val="26"/>
        </w:rPr>
        <w:t>ử lý bảo hành / đổi trả</w:t>
      </w:r>
      <w:r w:rsidR="21EC5F15" w:rsidRPr="006D4348">
        <w:rPr>
          <w:rFonts w:ascii="Times New Roman" w:eastAsia="Times New Roman" w:hAnsi="Times New Roman" w:cs="Times New Roman"/>
          <w:sz w:val="26"/>
          <w:szCs w:val="26"/>
        </w:rPr>
        <w:t>:</w:t>
      </w:r>
      <w:r w:rsidR="15E70095" w:rsidRPr="006D4348">
        <w:rPr>
          <w:rFonts w:ascii="Times New Roman" w:eastAsia="Times New Roman" w:hAnsi="Times New Roman" w:cs="Times New Roman"/>
          <w:sz w:val="26"/>
          <w:szCs w:val="26"/>
        </w:rPr>
        <w:t xml:space="preserve"> đảm bảo quyền lợi của khách hàng được bảo vệ, đồng thời giảm thiểu rủi ro mất khách do lỗi sản phẩm hoặc trải nghiệm không tốt.</w:t>
      </w:r>
    </w:p>
    <w:p w14:paraId="6A883AEA" w14:textId="67F0F476" w:rsidR="15E70095" w:rsidRPr="006D4348" w:rsidRDefault="15E70095">
      <w:pPr>
        <w:spacing w:after="0" w:line="360" w:lineRule="auto"/>
        <w:ind w:firstLine="720"/>
        <w:jc w:val="both"/>
        <w:rPr>
          <w:rFonts w:ascii="Times New Roman" w:hAnsi="Times New Roman" w:cs="Times New Roman"/>
          <w:sz w:val="26"/>
          <w:szCs w:val="26"/>
        </w:rPr>
      </w:pPr>
      <w:r w:rsidRPr="006D4348">
        <w:rPr>
          <w:rFonts w:ascii="Times New Roman" w:eastAsia="Times New Roman" w:hAnsi="Times New Roman" w:cs="Times New Roman"/>
          <w:sz w:val="26"/>
          <w:szCs w:val="26"/>
        </w:rPr>
        <w:lastRenderedPageBreak/>
        <w:t>Nhóm</w:t>
      </w:r>
      <w:r w:rsidR="7A8522F0" w:rsidRPr="006D4348">
        <w:rPr>
          <w:rFonts w:ascii="Times New Roman" w:eastAsia="Times New Roman" w:hAnsi="Times New Roman" w:cs="Times New Roman"/>
          <w:sz w:val="26"/>
          <w:szCs w:val="26"/>
        </w:rPr>
        <w:t xml:space="preserve"> quy trình hỗ trợ là nhóm</w:t>
      </w:r>
      <w:r w:rsidRPr="006D4348">
        <w:rPr>
          <w:rFonts w:ascii="Times New Roman" w:eastAsia="Times New Roman" w:hAnsi="Times New Roman" w:cs="Times New Roman"/>
          <w:sz w:val="26"/>
          <w:szCs w:val="26"/>
        </w:rPr>
        <w:t xml:space="preserve"> quy trìn</w:t>
      </w:r>
      <w:r w:rsidR="56DF8C94" w:rsidRPr="006D4348">
        <w:rPr>
          <w:rFonts w:ascii="Times New Roman" w:eastAsia="Times New Roman" w:hAnsi="Times New Roman" w:cs="Times New Roman"/>
          <w:sz w:val="26"/>
          <w:szCs w:val="26"/>
        </w:rPr>
        <w:t>h</w:t>
      </w:r>
      <w:r w:rsidRPr="006D4348">
        <w:rPr>
          <w:rFonts w:ascii="Times New Roman" w:eastAsia="Times New Roman" w:hAnsi="Times New Roman" w:cs="Times New Roman"/>
          <w:sz w:val="26"/>
          <w:szCs w:val="26"/>
        </w:rPr>
        <w:t xml:space="preserve"> đóng vai trò nền tảng, hỗ trợ các hoạt động cốt lõi và quản lý:</w:t>
      </w:r>
    </w:p>
    <w:p w14:paraId="5DF1E7C4" w14:textId="08ECF43D" w:rsidR="218CB314" w:rsidRPr="006D4348" w:rsidRDefault="218CB314">
      <w:pPr>
        <w:pStyle w:val="ListParagraph"/>
        <w:numPr>
          <w:ilvl w:val="0"/>
          <w:numId w:val="1"/>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Quy trình t</w:t>
      </w:r>
      <w:r w:rsidR="15E70095" w:rsidRPr="006D4348">
        <w:rPr>
          <w:rFonts w:ascii="Times New Roman" w:eastAsia="Times New Roman" w:hAnsi="Times New Roman" w:cs="Times New Roman"/>
          <w:sz w:val="26"/>
          <w:szCs w:val="26"/>
        </w:rPr>
        <w:t>uyển dụng và đào tạo</w:t>
      </w:r>
      <w:r w:rsidR="0EED5326" w:rsidRPr="006D4348">
        <w:rPr>
          <w:rFonts w:ascii="Times New Roman" w:eastAsia="Times New Roman" w:hAnsi="Times New Roman" w:cs="Times New Roman"/>
          <w:sz w:val="26"/>
          <w:szCs w:val="26"/>
        </w:rPr>
        <w:t>:</w:t>
      </w:r>
      <w:r w:rsidR="15E70095" w:rsidRPr="006D4348">
        <w:rPr>
          <w:rFonts w:ascii="Times New Roman" w:eastAsia="Times New Roman" w:hAnsi="Times New Roman" w:cs="Times New Roman"/>
          <w:sz w:val="26"/>
          <w:szCs w:val="26"/>
        </w:rPr>
        <w:t xml:space="preserve"> </w:t>
      </w:r>
      <w:r w:rsidR="699A3BBE" w:rsidRPr="006D4348">
        <w:rPr>
          <w:rFonts w:ascii="Times New Roman" w:eastAsia="Times New Roman" w:hAnsi="Times New Roman" w:cs="Times New Roman"/>
          <w:sz w:val="26"/>
          <w:szCs w:val="26"/>
        </w:rPr>
        <w:t>C</w:t>
      </w:r>
      <w:r w:rsidR="15E70095" w:rsidRPr="006D4348">
        <w:rPr>
          <w:rFonts w:ascii="Times New Roman" w:eastAsia="Times New Roman" w:hAnsi="Times New Roman" w:cs="Times New Roman"/>
          <w:sz w:val="26"/>
          <w:szCs w:val="26"/>
        </w:rPr>
        <w:t>ung cấp nhân sự phù hợp và nâng cao năng lực đội ngũ.</w:t>
      </w:r>
    </w:p>
    <w:p w14:paraId="7CBFC839" w14:textId="2D54AB05" w:rsidR="6DAAB701" w:rsidRPr="006D4348" w:rsidRDefault="6DAAB701">
      <w:pPr>
        <w:pStyle w:val="ListParagraph"/>
        <w:numPr>
          <w:ilvl w:val="0"/>
          <w:numId w:val="1"/>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 xml:space="preserve">Quy trình </w:t>
      </w:r>
      <w:r w:rsidR="15E70095" w:rsidRPr="006D4348">
        <w:rPr>
          <w:rFonts w:ascii="Times New Roman" w:eastAsia="Times New Roman" w:hAnsi="Times New Roman" w:cs="Times New Roman"/>
          <w:sz w:val="26"/>
          <w:szCs w:val="26"/>
        </w:rPr>
        <w:t>IT Helpdesk</w:t>
      </w:r>
      <w:r w:rsidR="780A6C6C" w:rsidRPr="006D4348">
        <w:rPr>
          <w:rFonts w:ascii="Times New Roman" w:eastAsia="Times New Roman" w:hAnsi="Times New Roman" w:cs="Times New Roman"/>
          <w:sz w:val="26"/>
          <w:szCs w:val="26"/>
        </w:rPr>
        <w:t>:</w:t>
      </w:r>
      <w:r w:rsidR="15E70095" w:rsidRPr="006D4348">
        <w:rPr>
          <w:rFonts w:ascii="Times New Roman" w:eastAsia="Times New Roman" w:hAnsi="Times New Roman" w:cs="Times New Roman"/>
          <w:sz w:val="26"/>
          <w:szCs w:val="26"/>
        </w:rPr>
        <w:t xml:space="preserve"> </w:t>
      </w:r>
      <w:r w:rsidR="7101D24B" w:rsidRPr="006D4348">
        <w:rPr>
          <w:rFonts w:ascii="Times New Roman" w:eastAsia="Times New Roman" w:hAnsi="Times New Roman" w:cs="Times New Roman"/>
          <w:sz w:val="26"/>
          <w:szCs w:val="26"/>
        </w:rPr>
        <w:t>H</w:t>
      </w:r>
      <w:r w:rsidR="15E70095" w:rsidRPr="006D4348">
        <w:rPr>
          <w:rFonts w:ascii="Times New Roman" w:eastAsia="Times New Roman" w:hAnsi="Times New Roman" w:cs="Times New Roman"/>
          <w:sz w:val="26"/>
          <w:szCs w:val="26"/>
        </w:rPr>
        <w:t>ỗ trợ kỹ thuật nội bộ, đảm bảo hệ thống thông tin vận hành ổn định.</w:t>
      </w:r>
    </w:p>
    <w:p w14:paraId="6C6DD65D" w14:textId="478F0D30" w:rsidR="2A1B847D" w:rsidRPr="006D4348" w:rsidRDefault="2A1B847D">
      <w:pPr>
        <w:pStyle w:val="ListParagraph"/>
        <w:numPr>
          <w:ilvl w:val="0"/>
          <w:numId w:val="1"/>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Quy trình q</w:t>
      </w:r>
      <w:r w:rsidR="15E70095" w:rsidRPr="006D4348">
        <w:rPr>
          <w:rFonts w:ascii="Times New Roman" w:eastAsia="Times New Roman" w:hAnsi="Times New Roman" w:cs="Times New Roman"/>
          <w:sz w:val="26"/>
          <w:szCs w:val="26"/>
        </w:rPr>
        <w:t>uản lý nhà cung cấp</w:t>
      </w:r>
      <w:r w:rsidR="0B8311FC" w:rsidRPr="006D4348">
        <w:rPr>
          <w:rFonts w:ascii="Times New Roman" w:eastAsia="Times New Roman" w:hAnsi="Times New Roman" w:cs="Times New Roman"/>
          <w:sz w:val="26"/>
          <w:szCs w:val="26"/>
        </w:rPr>
        <w:t>:</w:t>
      </w:r>
      <w:r w:rsidR="15E70095" w:rsidRPr="006D4348">
        <w:rPr>
          <w:rFonts w:ascii="Times New Roman" w:eastAsia="Times New Roman" w:hAnsi="Times New Roman" w:cs="Times New Roman"/>
          <w:sz w:val="26"/>
          <w:szCs w:val="26"/>
        </w:rPr>
        <w:t xml:space="preserve"> </w:t>
      </w:r>
      <w:r w:rsidR="759AF9A6" w:rsidRPr="006D4348">
        <w:rPr>
          <w:rFonts w:ascii="Times New Roman" w:eastAsia="Times New Roman" w:hAnsi="Times New Roman" w:cs="Times New Roman"/>
          <w:sz w:val="26"/>
          <w:szCs w:val="26"/>
        </w:rPr>
        <w:t>Đ</w:t>
      </w:r>
      <w:r w:rsidR="15E70095" w:rsidRPr="006D4348">
        <w:rPr>
          <w:rFonts w:ascii="Times New Roman" w:eastAsia="Times New Roman" w:hAnsi="Times New Roman" w:cs="Times New Roman"/>
          <w:sz w:val="26"/>
          <w:szCs w:val="26"/>
        </w:rPr>
        <w:t>ảm bảo chuỗi cung ứng hiệu quả và đáng tin cậy.</w:t>
      </w:r>
    </w:p>
    <w:p w14:paraId="2E927E52" w14:textId="4607CDEA" w:rsidR="78836005" w:rsidRPr="006D4348" w:rsidRDefault="78836005">
      <w:pPr>
        <w:pStyle w:val="ListParagraph"/>
        <w:numPr>
          <w:ilvl w:val="0"/>
          <w:numId w:val="1"/>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Quy trình t</w:t>
      </w:r>
      <w:r w:rsidR="15E70095" w:rsidRPr="006D4348">
        <w:rPr>
          <w:rFonts w:ascii="Times New Roman" w:eastAsia="Times New Roman" w:hAnsi="Times New Roman" w:cs="Times New Roman"/>
          <w:sz w:val="26"/>
          <w:szCs w:val="26"/>
        </w:rPr>
        <w:t>hanh toán – kế toán</w:t>
      </w:r>
      <w:r w:rsidR="74164822" w:rsidRPr="006D4348">
        <w:rPr>
          <w:rFonts w:ascii="Times New Roman" w:eastAsia="Times New Roman" w:hAnsi="Times New Roman" w:cs="Times New Roman"/>
          <w:sz w:val="26"/>
          <w:szCs w:val="26"/>
        </w:rPr>
        <w:t>:</w:t>
      </w:r>
      <w:r w:rsidR="15E70095" w:rsidRPr="006D4348">
        <w:rPr>
          <w:rFonts w:ascii="Times New Roman" w:eastAsia="Times New Roman" w:hAnsi="Times New Roman" w:cs="Times New Roman"/>
          <w:sz w:val="26"/>
          <w:szCs w:val="26"/>
        </w:rPr>
        <w:t xml:space="preserve"> </w:t>
      </w:r>
      <w:r w:rsidR="6CD2A534" w:rsidRPr="006D4348">
        <w:rPr>
          <w:rFonts w:ascii="Times New Roman" w:eastAsia="Times New Roman" w:hAnsi="Times New Roman" w:cs="Times New Roman"/>
          <w:sz w:val="26"/>
          <w:szCs w:val="26"/>
        </w:rPr>
        <w:t>G</w:t>
      </w:r>
      <w:r w:rsidR="15E70095" w:rsidRPr="006D4348">
        <w:rPr>
          <w:rFonts w:ascii="Times New Roman" w:eastAsia="Times New Roman" w:hAnsi="Times New Roman" w:cs="Times New Roman"/>
          <w:sz w:val="26"/>
          <w:szCs w:val="26"/>
        </w:rPr>
        <w:t>hi nhận và xử lý các giao dịch tài chính chính xác.</w:t>
      </w:r>
    </w:p>
    <w:p w14:paraId="2F4EFE55" w14:textId="51D20118" w:rsidR="524A1A24" w:rsidRPr="006D4348" w:rsidRDefault="524A1A24">
      <w:pPr>
        <w:pStyle w:val="ListParagraph"/>
        <w:numPr>
          <w:ilvl w:val="0"/>
          <w:numId w:val="1"/>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Quy trình v</w:t>
      </w:r>
      <w:r w:rsidR="15E70095" w:rsidRPr="006D4348">
        <w:rPr>
          <w:rFonts w:ascii="Times New Roman" w:eastAsia="Times New Roman" w:hAnsi="Times New Roman" w:cs="Times New Roman"/>
          <w:sz w:val="26"/>
          <w:szCs w:val="26"/>
        </w:rPr>
        <w:t>ận hành hệ thống website</w:t>
      </w:r>
      <w:r w:rsidR="1C6C4D2F" w:rsidRPr="006D4348">
        <w:rPr>
          <w:rFonts w:ascii="Times New Roman" w:eastAsia="Times New Roman" w:hAnsi="Times New Roman" w:cs="Times New Roman"/>
          <w:sz w:val="26"/>
          <w:szCs w:val="26"/>
        </w:rPr>
        <w:t>:</w:t>
      </w:r>
      <w:r w:rsidR="15E70095" w:rsidRPr="006D4348">
        <w:rPr>
          <w:rFonts w:ascii="Times New Roman" w:eastAsia="Times New Roman" w:hAnsi="Times New Roman" w:cs="Times New Roman"/>
          <w:sz w:val="26"/>
          <w:szCs w:val="26"/>
        </w:rPr>
        <w:t xml:space="preserve"> </w:t>
      </w:r>
      <w:r w:rsidR="00253F32" w:rsidRPr="006D4348">
        <w:rPr>
          <w:rFonts w:ascii="Times New Roman" w:eastAsia="Times New Roman" w:hAnsi="Times New Roman" w:cs="Times New Roman"/>
          <w:sz w:val="26"/>
          <w:szCs w:val="26"/>
        </w:rPr>
        <w:t>D</w:t>
      </w:r>
      <w:r w:rsidR="15E70095" w:rsidRPr="006D4348">
        <w:rPr>
          <w:rFonts w:ascii="Times New Roman" w:eastAsia="Times New Roman" w:hAnsi="Times New Roman" w:cs="Times New Roman"/>
          <w:sz w:val="26"/>
          <w:szCs w:val="26"/>
        </w:rPr>
        <w:t>uy trì nền tảng bán hàng trực tuyến ổn định, liên tục và an toàn.</w:t>
      </w:r>
    </w:p>
    <w:p w14:paraId="229953F2" w14:textId="23568AE8" w:rsidR="218036BF" w:rsidRPr="006D4348" w:rsidRDefault="218036BF">
      <w:pPr>
        <w:spacing w:after="0" w:line="360" w:lineRule="auto"/>
        <w:jc w:val="both"/>
        <w:rPr>
          <w:rFonts w:ascii="Times New Roman" w:eastAsia="Times New Roman" w:hAnsi="Times New Roman" w:cs="Times New Roman"/>
          <w:sz w:val="26"/>
          <w:szCs w:val="26"/>
        </w:rPr>
      </w:pPr>
    </w:p>
    <w:p w14:paraId="70AA72AB" w14:textId="576BB679" w:rsidR="218036BF" w:rsidRPr="006D4348" w:rsidRDefault="218036BF">
      <w:pPr>
        <w:spacing w:after="0" w:line="360" w:lineRule="auto"/>
        <w:jc w:val="both"/>
        <w:rPr>
          <w:rFonts w:ascii="Times New Roman" w:eastAsia="Times New Roman" w:hAnsi="Times New Roman" w:cs="Times New Roman"/>
          <w:sz w:val="26"/>
          <w:szCs w:val="26"/>
        </w:rPr>
      </w:pPr>
    </w:p>
    <w:p w14:paraId="596F814F" w14:textId="6C861C8A" w:rsidR="218036BF" w:rsidRPr="006D4348" w:rsidRDefault="1124CAF2">
      <w:pPr>
        <w:spacing w:after="0" w:line="360" w:lineRule="auto"/>
        <w:jc w:val="both"/>
        <w:rPr>
          <w:rFonts w:ascii="Times New Roman" w:hAnsi="Times New Roman" w:cs="Times New Roman"/>
          <w:sz w:val="26"/>
          <w:szCs w:val="26"/>
        </w:rPr>
      </w:pPr>
      <w:r w:rsidRPr="00157A75">
        <w:rPr>
          <w:rFonts w:ascii="Times New Roman" w:hAnsi="Times New Roman" w:cs="Times New Roman"/>
          <w:noProof/>
          <w:sz w:val="26"/>
          <w:szCs w:val="26"/>
        </w:rPr>
        <w:lastRenderedPageBreak/>
        <w:drawing>
          <wp:inline distT="0" distB="0" distL="0" distR="0" wp14:anchorId="1CF38DC8" wp14:editId="0D5243D3">
            <wp:extent cx="5943600" cy="5438775"/>
            <wp:effectExtent l="0" t="0" r="0" b="0"/>
            <wp:docPr id="1269089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88343"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5438775"/>
                    </a:xfrm>
                    <a:prstGeom prst="rect">
                      <a:avLst/>
                    </a:prstGeom>
                  </pic:spPr>
                </pic:pic>
              </a:graphicData>
            </a:graphic>
          </wp:inline>
        </w:drawing>
      </w:r>
    </w:p>
    <w:p w14:paraId="7778B0B1" w14:textId="4802805F" w:rsidR="2D6F703A" w:rsidRPr="006D4348" w:rsidRDefault="2D6F703A">
      <w:pPr>
        <w:spacing w:after="0" w:line="360" w:lineRule="auto"/>
        <w:jc w:val="center"/>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Hình 2.1. Sơ đồ kiến trúc nghiệp vụ</w:t>
      </w:r>
    </w:p>
    <w:p w14:paraId="4F9A5FCC" w14:textId="78EECE53" w:rsidR="0EDA1134" w:rsidRPr="006D4348" w:rsidRDefault="0EDA1134" w:rsidP="001168E1">
      <w:pPr>
        <w:pStyle w:val="Heading1"/>
        <w:spacing w:before="0" w:after="0" w:line="360" w:lineRule="auto"/>
        <w:jc w:val="both"/>
        <w:rPr>
          <w:rFonts w:ascii="Times New Roman" w:eastAsia="Times New Roman" w:hAnsi="Times New Roman" w:cs="Times New Roman"/>
          <w:color w:val="auto"/>
        </w:rPr>
      </w:pPr>
      <w:bookmarkStart w:id="743" w:name="_Toc205108397"/>
      <w:r w:rsidRPr="006D4348">
        <w:rPr>
          <w:rFonts w:ascii="Times New Roman" w:eastAsia="Times New Roman" w:hAnsi="Times New Roman" w:cs="Times New Roman"/>
          <w:b/>
          <w:bCs/>
          <w:color w:val="auto"/>
        </w:rPr>
        <w:lastRenderedPageBreak/>
        <w:t>C</w:t>
      </w:r>
      <w:r w:rsidR="49EEA6CE" w:rsidRPr="006D4348">
        <w:rPr>
          <w:rFonts w:ascii="Times New Roman" w:eastAsia="Times New Roman" w:hAnsi="Times New Roman" w:cs="Times New Roman"/>
          <w:b/>
          <w:bCs/>
          <w:color w:val="auto"/>
        </w:rPr>
        <w:t>HƯƠNG</w:t>
      </w:r>
      <w:r w:rsidRPr="006D4348">
        <w:rPr>
          <w:rFonts w:ascii="Times New Roman" w:eastAsia="Times New Roman" w:hAnsi="Times New Roman" w:cs="Times New Roman"/>
          <w:b/>
          <w:bCs/>
          <w:color w:val="auto"/>
        </w:rPr>
        <w:t xml:space="preserve"> 3. MÔ HÌNH HÓA CHI TIẾT BẰNG BPMN VÀ PHÂN TÍCH CÁC QUY TRÌNH</w:t>
      </w:r>
      <w:bookmarkEnd w:id="743"/>
      <w:r w:rsidRPr="006D4348">
        <w:rPr>
          <w:rFonts w:ascii="Times New Roman" w:eastAsia="Times New Roman" w:hAnsi="Times New Roman" w:cs="Times New Roman"/>
          <w:color w:val="auto"/>
        </w:rPr>
        <w:t xml:space="preserve"> </w:t>
      </w:r>
    </w:p>
    <w:p w14:paraId="6F74EAE2" w14:textId="77777777" w:rsidR="00AB1AC4" w:rsidRPr="006D4348" w:rsidRDefault="00AB1AC4" w:rsidP="001168E1">
      <w:pPr>
        <w:pStyle w:val="Heading2"/>
        <w:spacing w:before="0" w:after="0" w:line="360" w:lineRule="auto"/>
        <w:rPr>
          <w:rFonts w:ascii="Times New Roman" w:hAnsi="Times New Roman" w:cs="Times New Roman"/>
          <w:b/>
          <w:bCs/>
          <w:color w:val="auto"/>
        </w:rPr>
      </w:pPr>
      <w:bookmarkStart w:id="744" w:name="_Toc205108398"/>
      <w:r w:rsidRPr="006D4348">
        <w:rPr>
          <w:rFonts w:ascii="Times New Roman" w:hAnsi="Times New Roman" w:cs="Times New Roman"/>
          <w:b/>
          <w:bCs/>
          <w:color w:val="auto"/>
        </w:rPr>
        <w:t>3.1 Quy Trình Chi Tiết Bán Hàng Online</w:t>
      </w:r>
      <w:bookmarkEnd w:id="744"/>
    </w:p>
    <w:p w14:paraId="7363DE34" w14:textId="77777777" w:rsidR="00AB1AC4" w:rsidRPr="006D4348" w:rsidRDefault="00AB1AC4" w:rsidP="001168E1">
      <w:pPr>
        <w:pStyle w:val="Heading3"/>
        <w:spacing w:before="0" w:after="0" w:line="360" w:lineRule="auto"/>
        <w:rPr>
          <w:rFonts w:ascii="Times New Roman" w:hAnsi="Times New Roman" w:cs="Times New Roman"/>
          <w:b/>
          <w:bCs/>
          <w:color w:val="auto"/>
          <w:sz w:val="26"/>
          <w:szCs w:val="26"/>
        </w:rPr>
      </w:pPr>
      <w:bookmarkStart w:id="745" w:name="_Toc205108399"/>
      <w:r w:rsidRPr="006D4348">
        <w:rPr>
          <w:rFonts w:ascii="Times New Roman" w:hAnsi="Times New Roman" w:cs="Times New Roman"/>
          <w:b/>
          <w:bCs/>
          <w:color w:val="auto"/>
          <w:sz w:val="26"/>
          <w:szCs w:val="26"/>
        </w:rPr>
        <w:t>3.1.1 Mô tả quy trình</w:t>
      </w:r>
      <w:bookmarkEnd w:id="745"/>
    </w:p>
    <w:p w14:paraId="595065B4" w14:textId="77777777" w:rsidR="00AB1AC4" w:rsidRPr="006D4348" w:rsidRDefault="00AB1AC4" w:rsidP="001168E1">
      <w:pPr>
        <w:spacing w:after="0" w:line="360" w:lineRule="auto"/>
        <w:rPr>
          <w:rFonts w:ascii="Times New Roman" w:hAnsi="Times New Roman" w:cs="Times New Roman"/>
        </w:rPr>
      </w:pPr>
      <w:r w:rsidRPr="00157A7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10FC4C51" wp14:editId="3A086F02">
                <wp:simplePos x="0" y="0"/>
                <wp:positionH relativeFrom="column">
                  <wp:posOffset>4051935</wp:posOffset>
                </wp:positionH>
                <wp:positionV relativeFrom="paragraph">
                  <wp:posOffset>6350</wp:posOffset>
                </wp:positionV>
                <wp:extent cx="662940" cy="278765"/>
                <wp:effectExtent l="0" t="0" r="22860" b="26035"/>
                <wp:wrapNone/>
                <wp:docPr id="271700462" name="Flowchart: Off-page Connector 16"/>
                <wp:cNvGraphicFramePr/>
                <a:graphic xmlns:a="http://schemas.openxmlformats.org/drawingml/2006/main">
                  <a:graphicData uri="http://schemas.microsoft.com/office/word/2010/wordprocessingShape">
                    <wps:wsp>
                      <wps:cNvSpPr/>
                      <wps:spPr>
                        <a:xfrm>
                          <a:off x="0" y="0"/>
                          <a:ext cx="662940" cy="278765"/>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3142EF" w14:textId="77777777" w:rsidR="00AB1AC4" w:rsidRPr="00A86492" w:rsidRDefault="00AB1AC4" w:rsidP="00AB1AC4">
                            <w:pPr>
                              <w:jc w:val="center"/>
                              <w:rPr>
                                <w:color w:val="000000" w:themeColor="text1"/>
                                <w:sz w:val="12"/>
                                <w:szCs w:val="12"/>
                              </w:rPr>
                            </w:pPr>
                            <w:r>
                              <w:rPr>
                                <w:color w:val="000000" w:themeColor="text1"/>
                                <w:sz w:val="12"/>
                                <w:szCs w:val="12"/>
                              </w:rPr>
                              <w:t>Kho hàng 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C4C51" id="_x0000_t177" coordsize="21600,21600" o:spt="177" path="m,l21600,r,17255l10800,21600,,17255xe">
                <v:stroke joinstyle="miter"/>
                <v:path gradientshapeok="t" o:connecttype="rect" textboxrect="0,0,21600,17255"/>
              </v:shapetype>
              <v:shape id="Flowchart: Off-page Connector 16" o:spid="_x0000_s1026" type="#_x0000_t177" style="position:absolute;margin-left:319.05pt;margin-top:.5pt;width:52.2pt;height:2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" fillcolor="white [3212]" strokecolor="#030e13 [484]" strokeweight="1pt">
                <v:textbox>
                  <w:txbxContent>
                    <w:p w14:paraId="103142EF" w14:textId="77777777" w:rsidR="00AB1AC4" w:rsidRPr="00A86492" w:rsidRDefault="00AB1AC4" w:rsidP="00AB1AC4">
                      <w:pPr>
                        <w:jc w:val="center"/>
                        <w:rPr>
                          <w:color w:val="000000" w:themeColor="text1"/>
                          <w:sz w:val="12"/>
                          <w:szCs w:val="12"/>
                        </w:rPr>
                      </w:pPr>
                      <w:r>
                        <w:rPr>
                          <w:color w:val="000000" w:themeColor="text1"/>
                          <w:sz w:val="12"/>
                          <w:szCs w:val="12"/>
                        </w:rPr>
                        <w:t>Kho hàng TT</w:t>
                      </w:r>
                    </w:p>
                  </w:txbxContent>
                </v:textbox>
              </v:shape>
            </w:pict>
          </mc:Fallback>
        </mc:AlternateContent>
      </w:r>
      <w:r w:rsidRPr="006D4348">
        <w:rPr>
          <w:rFonts w:ascii="Times New Roman" w:hAnsi="Times New Roman" w:cs="Times New Roman"/>
          <w:noProof/>
          <w:rPrChange w:id="746" w:author="Bùi Anh Quốc" w:date="2025-08-02T15:45:00Z">
            <w:rPr>
              <w:rFonts w:ascii="Times New Roman" w:hAnsi="Times New Roman" w:cs="Times New Roman"/>
              <w:noProof/>
            </w:rPr>
          </w:rPrChange>
        </w:rPr>
        <mc:AlternateContent>
          <mc:Choice Requires="wps">
            <w:drawing>
              <wp:anchor distT="0" distB="0" distL="114300" distR="114300" simplePos="0" relativeHeight="251664384" behindDoc="0" locked="0" layoutInCell="1" allowOverlap="1" wp14:anchorId="70976050" wp14:editId="7A56CCED">
                <wp:simplePos x="0" y="0"/>
                <wp:positionH relativeFrom="column">
                  <wp:posOffset>927100</wp:posOffset>
                </wp:positionH>
                <wp:positionV relativeFrom="paragraph">
                  <wp:posOffset>6350</wp:posOffset>
                </wp:positionV>
                <wp:extent cx="587375" cy="289560"/>
                <wp:effectExtent l="0" t="0" r="22225" b="15240"/>
                <wp:wrapNone/>
                <wp:docPr id="1734223997" name="Flowchart: Off-page Connector 16"/>
                <wp:cNvGraphicFramePr/>
                <a:graphic xmlns:a="http://schemas.openxmlformats.org/drawingml/2006/main">
                  <a:graphicData uri="http://schemas.microsoft.com/office/word/2010/wordprocessingShape">
                    <wps:wsp>
                      <wps:cNvSpPr/>
                      <wps:spPr>
                        <a:xfrm>
                          <a:off x="0" y="0"/>
                          <a:ext cx="587375" cy="289560"/>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0E26B38" w14:textId="77777777" w:rsidR="00AB1AC4" w:rsidRPr="00A86492" w:rsidRDefault="00AB1AC4" w:rsidP="00AB1AC4">
                            <w:pPr>
                              <w:jc w:val="center"/>
                              <w:rPr>
                                <w:color w:val="000000" w:themeColor="text1"/>
                                <w:sz w:val="12"/>
                                <w:szCs w:val="12"/>
                              </w:rPr>
                            </w:pPr>
                            <w:r>
                              <w:rPr>
                                <w:color w:val="000000" w:themeColor="text1"/>
                                <w:sz w:val="12"/>
                                <w:szCs w:val="12"/>
                              </w:rPr>
                              <w:t>CSKH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76050" id="_x0000_s1027" type="#_x0000_t177" style="position:absolute;margin-left:73pt;margin-top:.5pt;width:46.25pt;height:2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" fillcolor="white [3212]" strokecolor="#030e13 [484]" strokeweight="1pt">
                <v:textbox>
                  <w:txbxContent>
                    <w:p w14:paraId="00E26B38" w14:textId="77777777" w:rsidR="00AB1AC4" w:rsidRPr="00A86492" w:rsidRDefault="00AB1AC4" w:rsidP="00AB1AC4">
                      <w:pPr>
                        <w:jc w:val="center"/>
                        <w:rPr>
                          <w:color w:val="000000" w:themeColor="text1"/>
                          <w:sz w:val="12"/>
                          <w:szCs w:val="12"/>
                        </w:rPr>
                      </w:pPr>
                      <w:r>
                        <w:rPr>
                          <w:color w:val="000000" w:themeColor="text1"/>
                          <w:sz w:val="12"/>
                          <w:szCs w:val="12"/>
                        </w:rPr>
                        <w:t>CSKH</w:t>
                      </w:r>
                    </w:p>
                  </w:txbxContent>
                </v:textbox>
              </v:shape>
            </w:pict>
          </mc:Fallback>
        </mc:AlternateContent>
      </w:r>
      <w:r w:rsidRPr="006D4348">
        <w:rPr>
          <w:rFonts w:ascii="Times New Roman" w:hAnsi="Times New Roman" w:cs="Times New Roman"/>
          <w:noProof/>
          <w:rPrChange w:id="747" w:author="Bùi Anh Quốc" w:date="2025-08-02T15:45:00Z">
            <w:rPr>
              <w:rFonts w:ascii="Times New Roman" w:hAnsi="Times New Roman" w:cs="Times New Roman"/>
              <w:noProof/>
            </w:rPr>
          </w:rPrChange>
        </w:rPr>
        <mc:AlternateContent>
          <mc:Choice Requires="wps">
            <w:drawing>
              <wp:anchor distT="0" distB="0" distL="114300" distR="114300" simplePos="0" relativeHeight="251665408" behindDoc="0" locked="0" layoutInCell="1" allowOverlap="1" wp14:anchorId="6F00A7A4" wp14:editId="072C2F0D">
                <wp:simplePos x="0" y="0"/>
                <wp:positionH relativeFrom="column">
                  <wp:posOffset>1703070</wp:posOffset>
                </wp:positionH>
                <wp:positionV relativeFrom="paragraph">
                  <wp:posOffset>5715</wp:posOffset>
                </wp:positionV>
                <wp:extent cx="631372" cy="267880"/>
                <wp:effectExtent l="0" t="0" r="16510" b="18415"/>
                <wp:wrapNone/>
                <wp:docPr id="1956594075" name="Flowchart: Off-page Connector 16"/>
                <wp:cNvGraphicFramePr/>
                <a:graphic xmlns:a="http://schemas.openxmlformats.org/drawingml/2006/main">
                  <a:graphicData uri="http://schemas.microsoft.com/office/word/2010/wordprocessingShape">
                    <wps:wsp>
                      <wps:cNvSpPr/>
                      <wps:spPr>
                        <a:xfrm>
                          <a:off x="0" y="0"/>
                          <a:ext cx="631372" cy="267880"/>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2A8AC1A" w14:textId="77777777" w:rsidR="00AB1AC4" w:rsidRPr="00A86492" w:rsidRDefault="00AB1AC4" w:rsidP="00AB1AC4">
                            <w:pPr>
                              <w:jc w:val="center"/>
                              <w:rPr>
                                <w:color w:val="000000" w:themeColor="text1"/>
                                <w:sz w:val="12"/>
                                <w:szCs w:val="12"/>
                              </w:rPr>
                            </w:pPr>
                            <w:r>
                              <w:rPr>
                                <w:color w:val="000000" w:themeColor="text1"/>
                                <w:sz w:val="12"/>
                                <w:szCs w:val="12"/>
                              </w:rPr>
                              <w:t>CSKH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0A7A4" id="_x0000_s1028" type="#_x0000_t177" style="position:absolute;margin-left:134.1pt;margin-top:.45pt;width:49.7pt;height:2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" fillcolor="white [3212]" strokecolor="#030e13 [484]" strokeweight="1pt">
                <v:textbox>
                  <w:txbxContent>
                    <w:p w14:paraId="42A8AC1A" w14:textId="77777777" w:rsidR="00AB1AC4" w:rsidRPr="00A86492" w:rsidRDefault="00AB1AC4" w:rsidP="00AB1AC4">
                      <w:pPr>
                        <w:jc w:val="center"/>
                        <w:rPr>
                          <w:color w:val="000000" w:themeColor="text1"/>
                          <w:sz w:val="12"/>
                          <w:szCs w:val="12"/>
                        </w:rPr>
                      </w:pPr>
                      <w:r>
                        <w:rPr>
                          <w:color w:val="000000" w:themeColor="text1"/>
                          <w:sz w:val="12"/>
                          <w:szCs w:val="12"/>
                        </w:rPr>
                        <w:t>CSKH</w:t>
                      </w:r>
                    </w:p>
                  </w:txbxContent>
                </v:textbox>
              </v:shape>
            </w:pict>
          </mc:Fallback>
        </mc:AlternateContent>
      </w:r>
      <w:r w:rsidRPr="006D4348">
        <w:rPr>
          <w:rFonts w:ascii="Times New Roman" w:hAnsi="Times New Roman" w:cs="Times New Roman"/>
          <w:noProof/>
          <w:rPrChange w:id="748" w:author="Bùi Anh Quốc" w:date="2025-08-02T15:45:00Z">
            <w:rPr>
              <w:rFonts w:ascii="Times New Roman" w:hAnsi="Times New Roman" w:cs="Times New Roman"/>
              <w:noProof/>
            </w:rPr>
          </w:rPrChange>
        </w:rPr>
        <mc:AlternateContent>
          <mc:Choice Requires="wps">
            <w:drawing>
              <wp:anchor distT="0" distB="0" distL="114300" distR="114300" simplePos="0" relativeHeight="251660288" behindDoc="0" locked="0" layoutInCell="1" allowOverlap="1" wp14:anchorId="4515AB90" wp14:editId="6B6382BC">
                <wp:simplePos x="0" y="0"/>
                <wp:positionH relativeFrom="column">
                  <wp:posOffset>2458720</wp:posOffset>
                </wp:positionH>
                <wp:positionV relativeFrom="paragraph">
                  <wp:posOffset>6350</wp:posOffset>
                </wp:positionV>
                <wp:extent cx="663388" cy="278765"/>
                <wp:effectExtent l="0" t="0" r="22860" b="26035"/>
                <wp:wrapNone/>
                <wp:docPr id="1219052693" name="Flowchart: Off-page Connector 16"/>
                <wp:cNvGraphicFramePr/>
                <a:graphic xmlns:a="http://schemas.openxmlformats.org/drawingml/2006/main">
                  <a:graphicData uri="http://schemas.microsoft.com/office/word/2010/wordprocessingShape">
                    <wps:wsp>
                      <wps:cNvSpPr/>
                      <wps:spPr>
                        <a:xfrm>
                          <a:off x="0" y="0"/>
                          <a:ext cx="663388" cy="278765"/>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C5E5367" w14:textId="77777777" w:rsidR="00AB1AC4" w:rsidRPr="00A86492" w:rsidRDefault="00AB1AC4" w:rsidP="00AB1AC4">
                            <w:pPr>
                              <w:jc w:val="center"/>
                              <w:rPr>
                                <w:color w:val="000000" w:themeColor="text1"/>
                                <w:sz w:val="12"/>
                                <w:szCs w:val="12"/>
                              </w:rPr>
                            </w:pPr>
                            <w:r>
                              <w:rPr>
                                <w:color w:val="000000" w:themeColor="text1"/>
                                <w:sz w:val="12"/>
                                <w:szCs w:val="12"/>
                              </w:rPr>
                              <w:t>Kế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5AB90" id="_x0000_s1029" type="#_x0000_t177" style="position:absolute;margin-left:193.6pt;margin-top:.5pt;width:52.25pt;height:2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" fillcolor="white [3212]" strokecolor="#030e13 [484]" strokeweight="1pt">
                <v:textbox>
                  <w:txbxContent>
                    <w:p w14:paraId="1C5E5367" w14:textId="77777777" w:rsidR="00AB1AC4" w:rsidRPr="00A86492" w:rsidRDefault="00AB1AC4" w:rsidP="00AB1AC4">
                      <w:pPr>
                        <w:jc w:val="center"/>
                        <w:rPr>
                          <w:color w:val="000000" w:themeColor="text1"/>
                          <w:sz w:val="12"/>
                          <w:szCs w:val="12"/>
                        </w:rPr>
                      </w:pPr>
                      <w:r>
                        <w:rPr>
                          <w:color w:val="000000" w:themeColor="text1"/>
                          <w:sz w:val="12"/>
                          <w:szCs w:val="12"/>
                        </w:rPr>
                        <w:t>Kế toán</w:t>
                      </w:r>
                    </w:p>
                  </w:txbxContent>
                </v:textbox>
              </v:shape>
            </w:pict>
          </mc:Fallback>
        </mc:AlternateContent>
      </w:r>
      <w:r w:rsidRPr="006D4348">
        <w:rPr>
          <w:rFonts w:ascii="Times New Roman" w:hAnsi="Times New Roman" w:cs="Times New Roman"/>
          <w:noProof/>
          <w:rPrChange w:id="749" w:author="Bùi Anh Quốc" w:date="2025-08-02T15:45:00Z">
            <w:rPr>
              <w:rFonts w:ascii="Times New Roman" w:hAnsi="Times New Roman" w:cs="Times New Roman"/>
              <w:noProof/>
            </w:rPr>
          </w:rPrChange>
        </w:rPr>
        <mc:AlternateContent>
          <mc:Choice Requires="wps">
            <w:drawing>
              <wp:anchor distT="0" distB="0" distL="114300" distR="114300" simplePos="0" relativeHeight="251661312" behindDoc="0" locked="0" layoutInCell="1" allowOverlap="1" wp14:anchorId="639B54D0" wp14:editId="5911ACC4">
                <wp:simplePos x="0" y="0"/>
                <wp:positionH relativeFrom="column">
                  <wp:posOffset>3247390</wp:posOffset>
                </wp:positionH>
                <wp:positionV relativeFrom="paragraph">
                  <wp:posOffset>6350</wp:posOffset>
                </wp:positionV>
                <wp:extent cx="662940" cy="278765"/>
                <wp:effectExtent l="0" t="0" r="22860" b="26035"/>
                <wp:wrapNone/>
                <wp:docPr id="179368015" name="Flowchart: Off-page Connector 16"/>
                <wp:cNvGraphicFramePr/>
                <a:graphic xmlns:a="http://schemas.openxmlformats.org/drawingml/2006/main">
                  <a:graphicData uri="http://schemas.microsoft.com/office/word/2010/wordprocessingShape">
                    <wps:wsp>
                      <wps:cNvSpPr/>
                      <wps:spPr>
                        <a:xfrm>
                          <a:off x="0" y="0"/>
                          <a:ext cx="662940" cy="278765"/>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8C69C7B" w14:textId="77777777" w:rsidR="00AB1AC4" w:rsidRPr="00A86492" w:rsidRDefault="00AB1AC4" w:rsidP="00AB1AC4">
                            <w:pPr>
                              <w:jc w:val="center"/>
                              <w:rPr>
                                <w:color w:val="000000" w:themeColor="text1"/>
                                <w:sz w:val="12"/>
                                <w:szCs w:val="12"/>
                              </w:rPr>
                            </w:pPr>
                            <w:r>
                              <w:rPr>
                                <w:color w:val="000000" w:themeColor="text1"/>
                                <w:sz w:val="12"/>
                                <w:szCs w:val="12"/>
                              </w:rPr>
                              <w:t>Kho hàng 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B54D0" id="_x0000_s1030" type="#_x0000_t177" style="position:absolute;margin-left:255.7pt;margin-top:.5pt;width:52.2pt;height:2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" fillcolor="white [3212]" strokecolor="#030e13 [484]" strokeweight="1pt">
                <v:textbox>
                  <w:txbxContent>
                    <w:p w14:paraId="78C69C7B" w14:textId="77777777" w:rsidR="00AB1AC4" w:rsidRPr="00A86492" w:rsidRDefault="00AB1AC4" w:rsidP="00AB1AC4">
                      <w:pPr>
                        <w:jc w:val="center"/>
                        <w:rPr>
                          <w:color w:val="000000" w:themeColor="text1"/>
                          <w:sz w:val="12"/>
                          <w:szCs w:val="12"/>
                        </w:rPr>
                      </w:pPr>
                      <w:r>
                        <w:rPr>
                          <w:color w:val="000000" w:themeColor="text1"/>
                          <w:sz w:val="12"/>
                          <w:szCs w:val="12"/>
                        </w:rPr>
                        <w:t>Kho hàng TT</w:t>
                      </w:r>
                    </w:p>
                  </w:txbxContent>
                </v:textbox>
              </v:shape>
            </w:pict>
          </mc:Fallback>
        </mc:AlternateContent>
      </w:r>
      <w:r w:rsidRPr="006D4348">
        <w:rPr>
          <w:rFonts w:ascii="Times New Roman" w:hAnsi="Times New Roman" w:cs="Times New Roman"/>
          <w:noProof/>
          <w:rPrChange w:id="750" w:author="Bùi Anh Quốc" w:date="2025-08-02T15:45:00Z">
            <w:rPr>
              <w:rFonts w:ascii="Times New Roman" w:hAnsi="Times New Roman" w:cs="Times New Roman"/>
              <w:noProof/>
            </w:rPr>
          </w:rPrChange>
        </w:rPr>
        <mc:AlternateContent>
          <mc:Choice Requires="wps">
            <w:drawing>
              <wp:anchor distT="0" distB="0" distL="114300" distR="114300" simplePos="0" relativeHeight="251663360" behindDoc="0" locked="0" layoutInCell="1" allowOverlap="1" wp14:anchorId="161DC90D" wp14:editId="0FB6B624">
                <wp:simplePos x="0" y="0"/>
                <wp:positionH relativeFrom="column">
                  <wp:posOffset>4813300</wp:posOffset>
                </wp:positionH>
                <wp:positionV relativeFrom="paragraph">
                  <wp:posOffset>6350</wp:posOffset>
                </wp:positionV>
                <wp:extent cx="662940" cy="278765"/>
                <wp:effectExtent l="0" t="0" r="22860" b="26035"/>
                <wp:wrapNone/>
                <wp:docPr id="1821472847" name="Flowchart: Off-page Connector 16"/>
                <wp:cNvGraphicFramePr/>
                <a:graphic xmlns:a="http://schemas.openxmlformats.org/drawingml/2006/main">
                  <a:graphicData uri="http://schemas.microsoft.com/office/word/2010/wordprocessingShape">
                    <wps:wsp>
                      <wps:cNvSpPr/>
                      <wps:spPr>
                        <a:xfrm>
                          <a:off x="0" y="0"/>
                          <a:ext cx="662940" cy="278765"/>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5E26FD" w14:textId="77777777" w:rsidR="00AB1AC4" w:rsidRPr="00A86492" w:rsidRDefault="00AB1AC4" w:rsidP="00AB1AC4">
                            <w:pPr>
                              <w:jc w:val="center"/>
                              <w:rPr>
                                <w:color w:val="000000" w:themeColor="text1"/>
                                <w:sz w:val="12"/>
                                <w:szCs w:val="12"/>
                              </w:rPr>
                            </w:pPr>
                            <w:r>
                              <w:rPr>
                                <w:color w:val="000000" w:themeColor="text1"/>
                                <w:sz w:val="12"/>
                                <w:szCs w:val="12"/>
                              </w:rPr>
                              <w:t>Bộ phận 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DC90D" id="_x0000_s1031" type="#_x0000_t177" style="position:absolute;margin-left:379pt;margin-top:.5pt;width:52.2pt;height:2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" fillcolor="white [3212]" strokecolor="#030e13 [484]" strokeweight="1pt">
                <v:textbox>
                  <w:txbxContent>
                    <w:p w14:paraId="765E26FD" w14:textId="77777777" w:rsidR="00AB1AC4" w:rsidRPr="00A86492" w:rsidRDefault="00AB1AC4" w:rsidP="00AB1AC4">
                      <w:pPr>
                        <w:jc w:val="center"/>
                        <w:rPr>
                          <w:color w:val="000000" w:themeColor="text1"/>
                          <w:sz w:val="12"/>
                          <w:szCs w:val="12"/>
                        </w:rPr>
                      </w:pPr>
                      <w:r>
                        <w:rPr>
                          <w:color w:val="000000" w:themeColor="text1"/>
                          <w:sz w:val="12"/>
                          <w:szCs w:val="12"/>
                        </w:rPr>
                        <w:t>Bộ phận GH</w:t>
                      </w:r>
                    </w:p>
                  </w:txbxContent>
                </v:textbox>
              </v:shape>
            </w:pict>
          </mc:Fallback>
        </mc:AlternateContent>
      </w:r>
      <w:r w:rsidRPr="006D4348">
        <w:rPr>
          <w:rFonts w:ascii="Times New Roman" w:hAnsi="Times New Roman" w:cs="Times New Roman"/>
          <w:noProof/>
          <w:rPrChange w:id="751" w:author="Bùi Anh Quốc" w:date="2025-08-02T15:45:00Z">
            <w:rPr>
              <w:rFonts w:ascii="Times New Roman" w:hAnsi="Times New Roman" w:cs="Times New Roman"/>
              <w:noProof/>
            </w:rPr>
          </w:rPrChange>
        </w:rPr>
        <mc:AlternateContent>
          <mc:Choice Requires="wps">
            <w:drawing>
              <wp:anchor distT="0" distB="0" distL="114300" distR="114300" simplePos="0" relativeHeight="251659264" behindDoc="0" locked="0" layoutInCell="1" allowOverlap="1" wp14:anchorId="6F764251" wp14:editId="26DB02F5">
                <wp:simplePos x="0" y="0"/>
                <wp:positionH relativeFrom="column">
                  <wp:posOffset>62230</wp:posOffset>
                </wp:positionH>
                <wp:positionV relativeFrom="paragraph">
                  <wp:posOffset>8890</wp:posOffset>
                </wp:positionV>
                <wp:extent cx="662940" cy="278765"/>
                <wp:effectExtent l="0" t="0" r="22860" b="26035"/>
                <wp:wrapNone/>
                <wp:docPr id="1880478981" name="Flowchart: Off-page Connector 16"/>
                <wp:cNvGraphicFramePr/>
                <a:graphic xmlns:a="http://schemas.openxmlformats.org/drawingml/2006/main">
                  <a:graphicData uri="http://schemas.microsoft.com/office/word/2010/wordprocessingShape">
                    <wps:wsp>
                      <wps:cNvSpPr/>
                      <wps:spPr>
                        <a:xfrm>
                          <a:off x="0" y="0"/>
                          <a:ext cx="662940" cy="278765"/>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C4D39C" w14:textId="77777777" w:rsidR="00AB1AC4" w:rsidRPr="00A86492" w:rsidRDefault="00AB1AC4" w:rsidP="00AB1AC4">
                            <w:pPr>
                              <w:jc w:val="center"/>
                              <w:rPr>
                                <w:color w:val="000000" w:themeColor="text1"/>
                                <w:sz w:val="12"/>
                                <w:szCs w:val="12"/>
                              </w:rPr>
                            </w:pPr>
                            <w:r w:rsidRPr="00A86492">
                              <w:rPr>
                                <w:color w:val="000000" w:themeColor="text1"/>
                                <w:sz w:val="12"/>
                                <w:szCs w:val="12"/>
                              </w:rPr>
                              <w:t>Khách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64251" id="_x0000_s1032" type="#_x0000_t177" style="position:absolute;margin-left:4.9pt;margin-top:.7pt;width:52.2pt;height:2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" fillcolor="white [3212]" strokecolor="#030e13 [484]" strokeweight="1pt">
                <v:textbox>
                  <w:txbxContent>
                    <w:p w14:paraId="55C4D39C" w14:textId="77777777" w:rsidR="00AB1AC4" w:rsidRPr="00A86492" w:rsidRDefault="00AB1AC4" w:rsidP="00AB1AC4">
                      <w:pPr>
                        <w:jc w:val="center"/>
                        <w:rPr>
                          <w:color w:val="000000" w:themeColor="text1"/>
                          <w:sz w:val="12"/>
                          <w:szCs w:val="12"/>
                        </w:rPr>
                      </w:pPr>
                      <w:r w:rsidRPr="00A86492">
                        <w:rPr>
                          <w:color w:val="000000" w:themeColor="text1"/>
                          <w:sz w:val="12"/>
                          <w:szCs w:val="12"/>
                        </w:rPr>
                        <w:t>Khách hàng</w:t>
                      </w:r>
                    </w:p>
                  </w:txbxContent>
                </v:textbox>
              </v:shape>
            </w:pict>
          </mc:Fallback>
        </mc:AlternateContent>
      </w:r>
      <w:r w:rsidRPr="006D4348">
        <w:rPr>
          <w:rFonts w:ascii="Times New Roman" w:hAnsi="Times New Roman" w:cs="Times New Roman"/>
          <w:noProof/>
          <w:rPrChange w:id="752" w:author="Bùi Anh Quốc" w:date="2025-08-02T15:45:00Z">
            <w:rPr>
              <w:rFonts w:ascii="Times New Roman" w:hAnsi="Times New Roman" w:cs="Times New Roman"/>
              <w:noProof/>
            </w:rPr>
          </w:rPrChange>
        </w:rPr>
        <w:drawing>
          <wp:inline distT="0" distB="0" distL="0" distR="0" wp14:anchorId="3B0D2947" wp14:editId="02F54C15">
            <wp:extent cx="5619750" cy="1183005"/>
            <wp:effectExtent l="19050" t="0" r="19050" b="0"/>
            <wp:docPr id="748539990"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C5A8B1F" w14:textId="7ABEE06B" w:rsidR="00AB1AC4" w:rsidRPr="006D4348" w:rsidRDefault="00AB1AC4" w:rsidP="001168E1">
      <w:pPr>
        <w:spacing w:after="0" w:line="360" w:lineRule="auto"/>
        <w:jc w:val="center"/>
        <w:rPr>
          <w:rFonts w:ascii="Times New Roman" w:hAnsi="Times New Roman" w:cs="Times New Roman"/>
          <w:sz w:val="26"/>
          <w:szCs w:val="26"/>
        </w:rPr>
      </w:pPr>
      <w:r w:rsidRPr="006D4348">
        <w:rPr>
          <w:rFonts w:ascii="Times New Roman" w:hAnsi="Times New Roman" w:cs="Times New Roman"/>
          <w:sz w:val="26"/>
          <w:szCs w:val="26"/>
        </w:rPr>
        <w:t xml:space="preserve">Hình 3.1 Quy trình chi tiết </w:t>
      </w:r>
      <w:del w:id="753" w:author="Bùi Anh Quốc" w:date="2025-08-02T15:53:00Z">
        <w:r w:rsidRPr="006D4348" w:rsidDel="00A7576A">
          <w:rPr>
            <w:rFonts w:ascii="Times New Roman" w:hAnsi="Times New Roman" w:cs="Times New Roman"/>
            <w:sz w:val="26"/>
            <w:szCs w:val="26"/>
          </w:rPr>
          <w:delText>bán hàng online</w:delText>
        </w:r>
      </w:del>
    </w:p>
    <w:p w14:paraId="38981135" w14:textId="12D58C08" w:rsidR="00AB1AC4" w:rsidRPr="006D4348" w:rsidRDefault="008061D2"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ab/>
      </w:r>
      <w:r w:rsidR="00AB1AC4" w:rsidRPr="006D4348">
        <w:rPr>
          <w:rFonts w:ascii="Times New Roman" w:hAnsi="Times New Roman" w:cs="Times New Roman"/>
          <w:sz w:val="26"/>
          <w:szCs w:val="26"/>
        </w:rPr>
        <w:t>Quy trình bắt đầu khi khách hàng có nhu cầu mua sắm các sản phẩm điện tử trên hệ thống bán hàng online của Phong Vũ (gồm website hoặc ứng dụng). Khách hàng truy cập nền tảng, tìm kiếm và so sánh các sản phẩm phù hợp.</w:t>
      </w:r>
    </w:p>
    <w:p w14:paraId="3CD8FC4A" w14:textId="74918AB4" w:rsidR="00AB1AC4" w:rsidRPr="006D4348" w:rsidRDefault="008061D2"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ab/>
      </w:r>
      <w:r w:rsidR="00AB1AC4" w:rsidRPr="006D4348">
        <w:rPr>
          <w:rFonts w:ascii="Times New Roman" w:hAnsi="Times New Roman" w:cs="Times New Roman"/>
          <w:sz w:val="26"/>
          <w:szCs w:val="26"/>
        </w:rPr>
        <w:t>Trong quá trình tìm hiểu, nếu khách hàng chưa chắc chắn về lựa chọn sản phẩm hoặc cần được hỗ trợ (chẳng hạn như chọn laptop phù hợp cho công việc thiết kế đồ họa hoặc lập trình), họ có thể chủ động gửi yêu cầu tư vấn. Khi đó, hệ thống sẽ tiếp nhận yêu cầu và chuyển tới bộ phận Chăm sóc khách hàng (CSKH). Nhân viên CSKH sẽ liên hệ với khách, thu thập thêm thông tin như nhu cầu sử dụng, ngân sách, sở thích thương hiệu..., và sau đó đưa ra đề xuất sản phẩm phù hợp.</w:t>
      </w:r>
    </w:p>
    <w:p w14:paraId="6B537B25" w14:textId="0E82FF0C" w:rsidR="00AB1AC4" w:rsidRPr="006D4348" w:rsidRDefault="008061D2"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ab/>
      </w:r>
      <w:r w:rsidR="00AB1AC4" w:rsidRPr="006D4348">
        <w:rPr>
          <w:rFonts w:ascii="Times New Roman" w:hAnsi="Times New Roman" w:cs="Times New Roman"/>
          <w:sz w:val="26"/>
          <w:szCs w:val="26"/>
        </w:rPr>
        <w:t>Sau khi hoàn tất quá trình tìm hiểu – dù là tự tham khảo hay có hỗ trợ tư vấn – khách hàng sẽ thực hiện hành động đặt hàng trực tiếp trên hệ thống. Lúc này, một đơn hàng chính thức được khởi tạo và bắt đầu bước vào quy trình xử lý nghiệp vụ phía Phong Vũ.</w:t>
      </w:r>
    </w:p>
    <w:p w14:paraId="7CA83997" w14:textId="527F3950" w:rsidR="00AB1AC4" w:rsidRPr="006D4348" w:rsidRDefault="008061D2"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ab/>
      </w:r>
      <w:r w:rsidR="00AB1AC4" w:rsidRPr="006D4348">
        <w:rPr>
          <w:rFonts w:ascii="Times New Roman" w:hAnsi="Times New Roman" w:cs="Times New Roman"/>
          <w:sz w:val="26"/>
          <w:szCs w:val="26"/>
        </w:rPr>
        <w:t>Sau khi khách hàng đặt hàng thành công, hệ thống tự động thông báo cho bộ phận CSKH để xử lý tiếp theo. Nhân viên CSKH sẽ tiến hành liên hệ với khách hàng (qua điện thoại, Zalo, SMS...) để xác minh lại các thông tin quan trọng: họ tên người nhận, địa chỉ giao hàng, số điện thoại liên hệ, thời gian nhận hàng mong muốn, và các ghi chú đặc biệt nếu có (giao tại văn phòng, yêu cầu gói quà...).</w:t>
      </w:r>
    </w:p>
    <w:p w14:paraId="5CB65F7F" w14:textId="75C6969D" w:rsidR="00AB1AC4" w:rsidRPr="006D4348" w:rsidRDefault="008061D2"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lastRenderedPageBreak/>
        <w:tab/>
      </w:r>
      <w:r w:rsidR="00AB1AC4" w:rsidRPr="006D4348">
        <w:rPr>
          <w:rFonts w:ascii="Times New Roman" w:hAnsi="Times New Roman" w:cs="Times New Roman"/>
          <w:sz w:val="26"/>
          <w:szCs w:val="26"/>
        </w:rPr>
        <w:t xml:space="preserve">Khi mọi thông tin đã được xác thực, đơn hàng sẽ được chuyển tiếp tới bộ phận Kế toán để xử lý bước tiếp theo: </w:t>
      </w:r>
      <w:r w:rsidR="00AB1AC4" w:rsidRPr="006D4348">
        <w:rPr>
          <w:rFonts w:ascii="Times New Roman" w:hAnsi="Times New Roman" w:cs="Times New Roman"/>
          <w:b/>
          <w:bCs/>
          <w:sz w:val="26"/>
          <w:szCs w:val="26"/>
        </w:rPr>
        <w:t>xác minh phương thức thanh toán</w:t>
      </w:r>
      <w:r w:rsidR="00AB1AC4" w:rsidRPr="006D4348">
        <w:rPr>
          <w:rFonts w:ascii="Times New Roman" w:hAnsi="Times New Roman" w:cs="Times New Roman"/>
          <w:sz w:val="26"/>
          <w:szCs w:val="26"/>
        </w:rPr>
        <w:t>.</w:t>
      </w:r>
    </w:p>
    <w:p w14:paraId="5B7A7EE6" w14:textId="5E8CFC18" w:rsidR="00AB1AC4" w:rsidRPr="006D4348" w:rsidRDefault="008061D2"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ab/>
      </w:r>
      <w:r w:rsidR="00AB1AC4" w:rsidRPr="006D4348">
        <w:rPr>
          <w:rFonts w:ascii="Times New Roman" w:hAnsi="Times New Roman" w:cs="Times New Roman"/>
          <w:sz w:val="26"/>
          <w:szCs w:val="26"/>
        </w:rPr>
        <w:t>Tại bộ phận Kế toán, nhân viên phụ trách sẽ kiểm tra phương thức thanh toán mà khách hàng đã lựa chọn. Có hai trường hợp:</w:t>
      </w:r>
    </w:p>
    <w:p w14:paraId="05632FC0" w14:textId="77777777" w:rsidR="00AB1AC4" w:rsidRPr="006D4348" w:rsidRDefault="00AB1AC4" w:rsidP="001168E1">
      <w:pPr>
        <w:numPr>
          <w:ilvl w:val="0"/>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b/>
          <w:bCs/>
          <w:sz w:val="26"/>
          <w:szCs w:val="26"/>
        </w:rPr>
        <w:t>Thanh toán khi nhận hàng (COD):</w:t>
      </w:r>
      <w:r w:rsidRPr="006D4348">
        <w:rPr>
          <w:rFonts w:ascii="Times New Roman" w:hAnsi="Times New Roman" w:cs="Times New Roman"/>
          <w:sz w:val="26"/>
          <w:szCs w:val="26"/>
        </w:rPr>
        <w:t xml:space="preserve"> Hệ thống ghi nhận phương thức thanh toán là COD. Đơn hàng được đánh dấu là hợp lệ và chuyển tiếp sang quy trình xử lý tại kho.</w:t>
      </w:r>
    </w:p>
    <w:p w14:paraId="492B8555" w14:textId="77777777" w:rsidR="00AB1AC4" w:rsidRPr="006D4348" w:rsidRDefault="00AB1AC4" w:rsidP="001168E1">
      <w:pPr>
        <w:numPr>
          <w:ilvl w:val="0"/>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b/>
          <w:bCs/>
          <w:sz w:val="26"/>
          <w:szCs w:val="26"/>
        </w:rPr>
        <w:t>Thanh toán online (ví điện tử, chuyển khoản ngân hàng, thẻ tín dụng...):</w:t>
      </w:r>
      <w:r w:rsidRPr="006D4348">
        <w:rPr>
          <w:rFonts w:ascii="Times New Roman" w:hAnsi="Times New Roman" w:cs="Times New Roman"/>
          <w:sz w:val="26"/>
          <w:szCs w:val="26"/>
        </w:rPr>
        <w:t xml:space="preserve"> Hệ thống sẽ tự động theo dõi trạng thái giao dịch thanh toán trong vòng 5 phút. Nếu giao dịch được xác nhận thành công trong thời gian quy định, đơn hàng được phê duyệt. Nếu giao dịch không thành công, hệ thống sẽ hủy đơn hàng và thông báo cho khách.</w:t>
      </w:r>
    </w:p>
    <w:p w14:paraId="25A6EAA4" w14:textId="77777777" w:rsidR="00AB1AC4" w:rsidRPr="006D4348" w:rsidRDefault="00AB1AC4" w:rsidP="001168E1">
      <w:pPr>
        <w:numPr>
          <w:ilvl w:val="0"/>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Với những đơn hàng được xác minh là hợp lệ – dù là COD hay đã thanh toán trước – hệ thống sẽ gửi thông tin đến Kho hàng để chuẩn bị sản phẩm.</w:t>
      </w:r>
    </w:p>
    <w:p w14:paraId="0F846A7A" w14:textId="61B016AF" w:rsidR="00AB1AC4" w:rsidRPr="006D4348" w:rsidRDefault="008061D2"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ab/>
      </w:r>
      <w:r w:rsidR="00AB1AC4" w:rsidRPr="006D4348">
        <w:rPr>
          <w:rFonts w:ascii="Times New Roman" w:hAnsi="Times New Roman" w:cs="Times New Roman"/>
          <w:sz w:val="26"/>
          <w:szCs w:val="26"/>
        </w:rPr>
        <w:t>Nhân viên giao nhận tiếp nhận đơn từ kho, vận chuyển đến địa chỉ khách hàng. Khi đến nơi, họ thực hiện:</w:t>
      </w:r>
    </w:p>
    <w:p w14:paraId="65F57614" w14:textId="77777777" w:rsidR="00AB1AC4" w:rsidRPr="006D4348" w:rsidRDefault="00AB1AC4" w:rsidP="001168E1">
      <w:pPr>
        <w:numPr>
          <w:ilvl w:val="0"/>
          <w:numId w:val="56"/>
        </w:numPr>
        <w:spacing w:after="0" w:line="360" w:lineRule="auto"/>
        <w:jc w:val="both"/>
        <w:rPr>
          <w:rFonts w:ascii="Times New Roman" w:hAnsi="Times New Roman" w:cs="Times New Roman"/>
          <w:sz w:val="26"/>
          <w:szCs w:val="26"/>
        </w:rPr>
      </w:pPr>
      <w:r w:rsidRPr="006D4348">
        <w:rPr>
          <w:rFonts w:ascii="Times New Roman" w:hAnsi="Times New Roman" w:cs="Times New Roman"/>
          <w:b/>
          <w:bCs/>
          <w:sz w:val="26"/>
          <w:szCs w:val="26"/>
        </w:rPr>
        <w:t>Giao hàng:</w:t>
      </w:r>
      <w:r w:rsidRPr="006D4348">
        <w:rPr>
          <w:rFonts w:ascii="Times New Roman" w:hAnsi="Times New Roman" w:cs="Times New Roman"/>
          <w:sz w:val="26"/>
          <w:szCs w:val="26"/>
        </w:rPr>
        <w:t xml:space="preserve"> giao sản phẩm đến khách hàng.</w:t>
      </w:r>
    </w:p>
    <w:p w14:paraId="14BFBA1B" w14:textId="77777777" w:rsidR="00AB1AC4" w:rsidRPr="006D4348" w:rsidRDefault="00AB1AC4" w:rsidP="001168E1">
      <w:pPr>
        <w:numPr>
          <w:ilvl w:val="0"/>
          <w:numId w:val="56"/>
        </w:numPr>
        <w:spacing w:after="0" w:line="360" w:lineRule="auto"/>
        <w:jc w:val="both"/>
        <w:rPr>
          <w:rFonts w:ascii="Times New Roman" w:hAnsi="Times New Roman" w:cs="Times New Roman"/>
          <w:sz w:val="26"/>
          <w:szCs w:val="26"/>
        </w:rPr>
      </w:pPr>
      <w:r w:rsidRPr="006D4348">
        <w:rPr>
          <w:rFonts w:ascii="Times New Roman" w:hAnsi="Times New Roman" w:cs="Times New Roman"/>
          <w:b/>
          <w:bCs/>
          <w:sz w:val="26"/>
          <w:szCs w:val="26"/>
        </w:rPr>
        <w:t>Thu tiền (nếu là COD):</w:t>
      </w:r>
      <w:r w:rsidRPr="006D4348">
        <w:rPr>
          <w:rFonts w:ascii="Times New Roman" w:hAnsi="Times New Roman" w:cs="Times New Roman"/>
          <w:sz w:val="26"/>
          <w:szCs w:val="26"/>
        </w:rPr>
        <w:t xml:space="preserve"> sau khi khách thanh toán, nhân viên ghi nhận số tiền đã nhận.</w:t>
      </w:r>
    </w:p>
    <w:p w14:paraId="1A53534F" w14:textId="77777777" w:rsidR="00AB1AC4" w:rsidRPr="006D4348" w:rsidRDefault="00AB1AC4" w:rsidP="001168E1">
      <w:pPr>
        <w:numPr>
          <w:ilvl w:val="0"/>
          <w:numId w:val="56"/>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Cuối cùng, cập nhật trạng thái đơn hàng là “Đã giao thành công”.</w:t>
      </w:r>
    </w:p>
    <w:p w14:paraId="09AFCBB4" w14:textId="3B631BFB" w:rsidR="00AB1AC4" w:rsidRPr="006D4348" w:rsidRDefault="008061D2"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ab/>
      </w:r>
      <w:r w:rsidR="00AB1AC4" w:rsidRPr="006D4348">
        <w:rPr>
          <w:rFonts w:ascii="Times New Roman" w:hAnsi="Times New Roman" w:cs="Times New Roman"/>
          <w:sz w:val="26"/>
          <w:szCs w:val="26"/>
        </w:rPr>
        <w:t>Nếu khách đã thanh toán online, nhân viên chỉ cần xác nhận giao hàng thành công mà không cần thu tiền</w:t>
      </w:r>
    </w:p>
    <w:p w14:paraId="38266F3D" w14:textId="64352EF1" w:rsidR="00AB1AC4" w:rsidRPr="006D4348" w:rsidRDefault="008061D2"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ab/>
      </w:r>
      <w:r w:rsidR="00AB1AC4" w:rsidRPr="006D4348">
        <w:rPr>
          <w:rFonts w:ascii="Times New Roman" w:hAnsi="Times New Roman" w:cs="Times New Roman"/>
          <w:sz w:val="26"/>
          <w:szCs w:val="26"/>
        </w:rPr>
        <w:t>Sau khi đơn hàng được giao và thanh toán thành công (dù là COD hay Online), hệ thống ghi nhận việc hoàn thành. Trong trường hợp khách thanh toán COD với số tiền dư sẽ hoàn tiền lại phần thừa.</w:t>
      </w:r>
    </w:p>
    <w:p w14:paraId="35864F80" w14:textId="6756CDAF" w:rsidR="00AB1AC4" w:rsidRPr="006D4348" w:rsidRDefault="008061D2"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ab/>
      </w:r>
      <w:r w:rsidR="00AB1AC4" w:rsidRPr="006D4348">
        <w:rPr>
          <w:rFonts w:ascii="Times New Roman" w:hAnsi="Times New Roman" w:cs="Times New Roman"/>
          <w:sz w:val="26"/>
          <w:szCs w:val="26"/>
        </w:rPr>
        <w:t>Toàn bộ thông tin giao hàng và thanh toán được đồng bộ về hệ thống Kế toán. Trạng thái đơn hàng được cập nhật là “Hoàn tất” và dữ liệu được ghi nhận vào báo cáo doanh thu nội bộ.</w:t>
      </w:r>
    </w:p>
    <w:p w14:paraId="7CA4C141" w14:textId="77777777" w:rsidR="00AB1AC4" w:rsidRPr="006D4348" w:rsidRDefault="00AB1AC4" w:rsidP="001168E1">
      <w:pPr>
        <w:spacing w:after="0" w:line="360" w:lineRule="auto"/>
        <w:rPr>
          <w:rFonts w:ascii="Times New Roman" w:hAnsi="Times New Roman" w:cs="Times New Roman"/>
          <w:sz w:val="26"/>
          <w:szCs w:val="26"/>
        </w:rPr>
      </w:pPr>
      <w:r w:rsidRPr="00157A75">
        <w:rPr>
          <w:rFonts w:ascii="Times New Roman" w:hAnsi="Times New Roman" w:cs="Times New Roman"/>
          <w:noProof/>
          <w:sz w:val="26"/>
          <w:szCs w:val="26"/>
        </w:rPr>
        <w:lastRenderedPageBreak/>
        <w:drawing>
          <wp:inline distT="0" distB="0" distL="0" distR="0" wp14:anchorId="17747974" wp14:editId="6A6416FB">
            <wp:extent cx="5943600" cy="4048760"/>
            <wp:effectExtent l="0" t="0" r="0" b="8890"/>
            <wp:docPr id="647115314" name="Picture 15"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15314" name="Picture 15" descr="A diagram of a circui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048760"/>
                    </a:xfrm>
                    <a:prstGeom prst="rect">
                      <a:avLst/>
                    </a:prstGeom>
                  </pic:spPr>
                </pic:pic>
              </a:graphicData>
            </a:graphic>
          </wp:inline>
        </w:drawing>
      </w:r>
    </w:p>
    <w:p w14:paraId="5796E00F" w14:textId="74B961DE" w:rsidR="00AB1AC4" w:rsidRPr="006D4348" w:rsidRDefault="00AB1AC4" w:rsidP="001168E1">
      <w:pPr>
        <w:spacing w:after="0" w:line="360" w:lineRule="auto"/>
        <w:ind w:left="360"/>
        <w:jc w:val="center"/>
        <w:rPr>
          <w:rFonts w:ascii="Times New Roman" w:hAnsi="Times New Roman" w:cs="Times New Roman"/>
          <w:sz w:val="26"/>
          <w:szCs w:val="26"/>
        </w:rPr>
      </w:pPr>
      <w:r w:rsidRPr="006D4348">
        <w:rPr>
          <w:rFonts w:ascii="Times New Roman" w:hAnsi="Times New Roman" w:cs="Times New Roman"/>
          <w:sz w:val="26"/>
          <w:szCs w:val="26"/>
        </w:rPr>
        <w:t>Hình 3.2 Mô hình BPMN quy trình mua hàng online</w:t>
      </w:r>
    </w:p>
    <w:p w14:paraId="521E8C9E" w14:textId="77777777" w:rsidR="00AB1AC4" w:rsidRPr="006D4348" w:rsidRDefault="00AB1AC4" w:rsidP="001168E1">
      <w:pPr>
        <w:pStyle w:val="Heading3"/>
        <w:spacing w:before="0" w:after="0" w:line="360" w:lineRule="auto"/>
        <w:rPr>
          <w:rFonts w:ascii="Times New Roman" w:hAnsi="Times New Roman" w:cs="Times New Roman"/>
          <w:b/>
          <w:bCs/>
          <w:color w:val="auto"/>
          <w:sz w:val="26"/>
          <w:szCs w:val="26"/>
        </w:rPr>
      </w:pPr>
      <w:bookmarkStart w:id="754" w:name="_Toc205108400"/>
      <w:r w:rsidRPr="006D4348">
        <w:rPr>
          <w:rFonts w:ascii="Times New Roman" w:hAnsi="Times New Roman" w:cs="Times New Roman"/>
          <w:b/>
          <w:bCs/>
          <w:color w:val="auto"/>
          <w:sz w:val="26"/>
          <w:szCs w:val="26"/>
        </w:rPr>
        <w:t>3.1.2 Phương pháp thực hiện</w:t>
      </w:r>
      <w:bookmarkEnd w:id="754"/>
    </w:p>
    <w:p w14:paraId="79057C2F" w14:textId="77777777" w:rsidR="00AB1AC4" w:rsidRPr="006D4348" w:rsidRDefault="00AB1AC4" w:rsidP="001168E1">
      <w:pPr>
        <w:pStyle w:val="Heading4"/>
        <w:spacing w:before="0" w:after="0" w:line="360" w:lineRule="auto"/>
        <w:rPr>
          <w:rFonts w:ascii="Times New Roman" w:hAnsi="Times New Roman" w:cs="Times New Roman"/>
          <w:b/>
          <w:bCs/>
          <w:color w:val="auto"/>
          <w:sz w:val="26"/>
          <w:szCs w:val="26"/>
        </w:rPr>
      </w:pPr>
      <w:r w:rsidRPr="006D4348">
        <w:rPr>
          <w:rFonts w:ascii="Times New Roman" w:hAnsi="Times New Roman" w:cs="Times New Roman"/>
          <w:b/>
          <w:bCs/>
          <w:i w:val="0"/>
          <w:iCs w:val="0"/>
          <w:color w:val="auto"/>
          <w:sz w:val="26"/>
          <w:szCs w:val="26"/>
        </w:rPr>
        <w:tab/>
        <w:t>3.1.2.1 Thuật ngữ và sổ tay</w:t>
      </w:r>
    </w:p>
    <w:tbl>
      <w:tblPr>
        <w:tblStyle w:val="TableGrid"/>
        <w:tblW w:w="0" w:type="auto"/>
        <w:tblInd w:w="-5" w:type="dxa"/>
        <w:tblLook w:val="04A0" w:firstRow="1" w:lastRow="0" w:firstColumn="1" w:lastColumn="0" w:noHBand="0" w:noVBand="1"/>
      </w:tblPr>
      <w:tblGrid>
        <w:gridCol w:w="3686"/>
        <w:gridCol w:w="5669"/>
      </w:tblGrid>
      <w:tr w:rsidR="006E7830" w:rsidRPr="006D4348" w14:paraId="5A5E072F" w14:textId="77777777" w:rsidTr="001168E1">
        <w:tc>
          <w:tcPr>
            <w:tcW w:w="3686" w:type="dxa"/>
          </w:tcPr>
          <w:p w14:paraId="627A21C4" w14:textId="77777777" w:rsidR="00AB1AC4" w:rsidRPr="006D4348" w:rsidRDefault="00AB1AC4" w:rsidP="001168E1">
            <w:pPr>
              <w:spacing w:line="360" w:lineRule="auto"/>
              <w:jc w:val="both"/>
              <w:rPr>
                <w:rFonts w:ascii="Times New Roman" w:hAnsi="Times New Roman" w:cs="Times New Roman"/>
                <w:b/>
                <w:bCs/>
                <w:sz w:val="26"/>
                <w:szCs w:val="26"/>
              </w:rPr>
            </w:pPr>
            <w:r w:rsidRPr="006D4348">
              <w:rPr>
                <w:rFonts w:ascii="Times New Roman" w:hAnsi="Times New Roman" w:cs="Times New Roman"/>
                <w:b/>
                <w:bCs/>
                <w:sz w:val="26"/>
                <w:szCs w:val="26"/>
              </w:rPr>
              <w:t>Thuật ngữ</w:t>
            </w:r>
          </w:p>
        </w:tc>
        <w:tc>
          <w:tcPr>
            <w:tcW w:w="5669" w:type="dxa"/>
          </w:tcPr>
          <w:p w14:paraId="026E3E70" w14:textId="77777777" w:rsidR="00AB1AC4" w:rsidRPr="006D4348" w:rsidRDefault="00AB1AC4" w:rsidP="001168E1">
            <w:pPr>
              <w:spacing w:line="360" w:lineRule="auto"/>
              <w:jc w:val="both"/>
              <w:rPr>
                <w:rFonts w:ascii="Times New Roman" w:hAnsi="Times New Roman" w:cs="Times New Roman"/>
                <w:b/>
                <w:bCs/>
                <w:sz w:val="26"/>
                <w:szCs w:val="26"/>
              </w:rPr>
            </w:pPr>
            <w:r w:rsidRPr="006D4348">
              <w:rPr>
                <w:rFonts w:ascii="Times New Roman" w:hAnsi="Times New Roman" w:cs="Times New Roman"/>
                <w:b/>
                <w:bCs/>
                <w:sz w:val="26"/>
                <w:szCs w:val="26"/>
              </w:rPr>
              <w:t>Giải thích</w:t>
            </w:r>
          </w:p>
        </w:tc>
      </w:tr>
      <w:tr w:rsidR="006E7830" w:rsidRPr="006D4348" w14:paraId="2CBD8C4E" w14:textId="77777777" w:rsidTr="001168E1">
        <w:tc>
          <w:tcPr>
            <w:tcW w:w="3686" w:type="dxa"/>
            <w:vAlign w:val="center"/>
          </w:tcPr>
          <w:p w14:paraId="64466E44"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Khách hàng</w:t>
            </w:r>
          </w:p>
        </w:tc>
        <w:tc>
          <w:tcPr>
            <w:tcW w:w="5669" w:type="dxa"/>
          </w:tcPr>
          <w:p w14:paraId="7D010F86"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Người thực hiện hành vi truy cập, tìm kiếm và mua hàng online trên nền tảng của doanh nghiệp (website/app Phong Vũ).</w:t>
            </w:r>
          </w:p>
        </w:tc>
      </w:tr>
      <w:tr w:rsidR="006E7830" w:rsidRPr="006D4348" w14:paraId="7E72C2E8" w14:textId="77777777" w:rsidTr="001168E1">
        <w:tc>
          <w:tcPr>
            <w:tcW w:w="3686" w:type="dxa"/>
            <w:vAlign w:val="center"/>
          </w:tcPr>
          <w:p w14:paraId="7EBC534A"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CSKH (Chăm sóc khách hàng)</w:t>
            </w:r>
          </w:p>
        </w:tc>
        <w:tc>
          <w:tcPr>
            <w:tcW w:w="5669" w:type="dxa"/>
          </w:tcPr>
          <w:p w14:paraId="19D43E9D"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Bộ phận tiếp nhận yêu cầu tư vấn, xác nhận đơn hàng và hỗ trợ khách xuyên suốt quá trình mua.</w:t>
            </w:r>
          </w:p>
        </w:tc>
      </w:tr>
      <w:tr w:rsidR="006E7830" w:rsidRPr="006D4348" w14:paraId="2E5A1C64" w14:textId="77777777" w:rsidTr="001168E1">
        <w:tc>
          <w:tcPr>
            <w:tcW w:w="3686" w:type="dxa"/>
            <w:vAlign w:val="center"/>
          </w:tcPr>
          <w:p w14:paraId="13AC2F20"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Kế toán</w:t>
            </w:r>
          </w:p>
        </w:tc>
        <w:tc>
          <w:tcPr>
            <w:tcW w:w="5669" w:type="dxa"/>
          </w:tcPr>
          <w:p w14:paraId="4F98A761"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Bộ phận phụ trách xác minh phương thức thanh toán, kiểm tra hợp lệ và xử lý các tình huống liên quan đến COD hoặc thanh toán online.</w:t>
            </w:r>
          </w:p>
        </w:tc>
      </w:tr>
      <w:tr w:rsidR="006E7830" w:rsidRPr="006D4348" w14:paraId="195AF8B9" w14:textId="77777777" w:rsidTr="001168E1">
        <w:tc>
          <w:tcPr>
            <w:tcW w:w="3686" w:type="dxa"/>
            <w:vAlign w:val="center"/>
          </w:tcPr>
          <w:p w14:paraId="51FFEE3C"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lastRenderedPageBreak/>
              <w:t>Kho hàng TT (Trung tâm)</w:t>
            </w:r>
          </w:p>
        </w:tc>
        <w:tc>
          <w:tcPr>
            <w:tcW w:w="5669" w:type="dxa"/>
          </w:tcPr>
          <w:p w14:paraId="62635FB1"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Bộ phận tiếp nhận đơn hàng từ hệ thống, thực hiện đóng gói, kiểm tra và chuẩn bị hàng hóa trước khi giao.</w:t>
            </w:r>
          </w:p>
        </w:tc>
      </w:tr>
      <w:tr w:rsidR="006E7830" w:rsidRPr="006D4348" w14:paraId="72EE05B2" w14:textId="77777777" w:rsidTr="001168E1">
        <w:tc>
          <w:tcPr>
            <w:tcW w:w="3686" w:type="dxa"/>
            <w:vAlign w:val="center"/>
          </w:tcPr>
          <w:p w14:paraId="52048881"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Bộ phận GH (Giao hàng)</w:t>
            </w:r>
          </w:p>
        </w:tc>
        <w:tc>
          <w:tcPr>
            <w:tcW w:w="5669" w:type="dxa"/>
          </w:tcPr>
          <w:p w14:paraId="12F598A7"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Đơn vị hoặc nhân viên thực hiện vận chuyển sản phẩm đến tay khách hàng, có thể thực hiện thu tiền nếu thanh toán COD</w:t>
            </w:r>
          </w:p>
        </w:tc>
      </w:tr>
      <w:tr w:rsidR="006E7830" w:rsidRPr="006D4348" w14:paraId="274F831E" w14:textId="77777777" w:rsidTr="001168E1">
        <w:tc>
          <w:tcPr>
            <w:tcW w:w="3686" w:type="dxa"/>
            <w:vAlign w:val="center"/>
          </w:tcPr>
          <w:p w14:paraId="305D855C"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COD (Cash on Delivery)</w:t>
            </w:r>
          </w:p>
        </w:tc>
        <w:tc>
          <w:tcPr>
            <w:tcW w:w="5669" w:type="dxa"/>
          </w:tcPr>
          <w:p w14:paraId="0ED1F277"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Hình thức thanh toán khi nhận hàng – khách hàng thanh toán trực tiếp cho người giao hàng.</w:t>
            </w:r>
          </w:p>
        </w:tc>
      </w:tr>
      <w:tr w:rsidR="006E7830" w:rsidRPr="006D4348" w14:paraId="05CF7D8C" w14:textId="77777777" w:rsidTr="001168E1">
        <w:tc>
          <w:tcPr>
            <w:tcW w:w="3686" w:type="dxa"/>
            <w:vAlign w:val="center"/>
          </w:tcPr>
          <w:p w14:paraId="3065DF1B"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Online payment</w:t>
            </w:r>
          </w:p>
        </w:tc>
        <w:tc>
          <w:tcPr>
            <w:tcW w:w="5669" w:type="dxa"/>
          </w:tcPr>
          <w:p w14:paraId="4F2CD40B" w14:textId="77777777" w:rsidR="00AB1AC4" w:rsidRPr="006D4348" w:rsidRDefault="00AB1AC4" w:rsidP="001168E1">
            <w:pPr>
              <w:spacing w:line="360" w:lineRule="auto"/>
              <w:jc w:val="both"/>
              <w:rPr>
                <w:rFonts w:ascii="Times New Roman" w:hAnsi="Times New Roman" w:cs="Times New Roman"/>
                <w:b/>
                <w:bCs/>
                <w:sz w:val="26"/>
                <w:szCs w:val="26"/>
              </w:rPr>
            </w:pPr>
            <w:r w:rsidRPr="006D4348">
              <w:rPr>
                <w:rFonts w:ascii="Times New Roman" w:hAnsi="Times New Roman" w:cs="Times New Roman"/>
                <w:sz w:val="26"/>
                <w:szCs w:val="26"/>
              </w:rPr>
              <w:t>Thanh toán điện tử thông qua ví điện tử, cổng thanh toán hoặc chuyển khoản trước khi nhận hàng</w:t>
            </w:r>
          </w:p>
        </w:tc>
      </w:tr>
    </w:tbl>
    <w:p w14:paraId="04100548" w14:textId="77777777" w:rsidR="00AB1AC4" w:rsidRPr="006D4348" w:rsidRDefault="00AB1AC4" w:rsidP="001168E1">
      <w:pPr>
        <w:spacing w:after="0" w:line="360" w:lineRule="auto"/>
        <w:ind w:left="360"/>
        <w:rPr>
          <w:rFonts w:ascii="Times New Roman" w:hAnsi="Times New Roman" w:cs="Times New Roman"/>
          <w:sz w:val="26"/>
          <w:szCs w:val="26"/>
        </w:rPr>
      </w:pPr>
    </w:p>
    <w:p w14:paraId="75A74F14" w14:textId="77777777" w:rsidR="00AB1AC4" w:rsidRPr="006D4348" w:rsidRDefault="00AB1AC4" w:rsidP="001168E1">
      <w:pPr>
        <w:pStyle w:val="Heading4"/>
        <w:spacing w:before="0" w:after="0" w:line="360" w:lineRule="auto"/>
        <w:rPr>
          <w:rFonts w:ascii="Times New Roman" w:hAnsi="Times New Roman" w:cs="Times New Roman"/>
          <w:b/>
          <w:bCs/>
          <w:color w:val="auto"/>
          <w:sz w:val="26"/>
          <w:szCs w:val="26"/>
        </w:rPr>
      </w:pPr>
      <w:r w:rsidRPr="006D4348">
        <w:rPr>
          <w:rFonts w:ascii="Times New Roman" w:hAnsi="Times New Roman" w:cs="Times New Roman"/>
          <w:b/>
          <w:bCs/>
          <w:i w:val="0"/>
          <w:iCs w:val="0"/>
          <w:color w:val="auto"/>
          <w:sz w:val="26"/>
          <w:szCs w:val="26"/>
        </w:rPr>
        <w:t>3.1.2.2 Phỏng vấn:</w:t>
      </w:r>
    </w:p>
    <w:p w14:paraId="2E91ADC0" w14:textId="77777777" w:rsidR="00AB1AC4" w:rsidRPr="006D4348" w:rsidRDefault="00AB1AC4" w:rsidP="001168E1">
      <w:pPr>
        <w:spacing w:after="0" w:line="360" w:lineRule="auto"/>
        <w:ind w:left="360"/>
        <w:rPr>
          <w:rFonts w:ascii="Times New Roman" w:hAnsi="Times New Roman" w:cs="Times New Roman"/>
          <w:sz w:val="26"/>
          <w:szCs w:val="26"/>
        </w:rPr>
      </w:pPr>
      <w:r w:rsidRPr="006D4348">
        <w:rPr>
          <w:rFonts w:ascii="Times New Roman" w:hAnsi="Times New Roman" w:cs="Times New Roman"/>
          <w:sz w:val="26"/>
          <w:szCs w:val="26"/>
        </w:rPr>
        <w:tab/>
        <w:t>Các đối tượng liên quan</w:t>
      </w:r>
    </w:p>
    <w:tbl>
      <w:tblPr>
        <w:tblStyle w:val="TableGrid"/>
        <w:tblW w:w="0" w:type="auto"/>
        <w:tblInd w:w="-5" w:type="dxa"/>
        <w:tblLook w:val="04A0" w:firstRow="1" w:lastRow="0" w:firstColumn="1" w:lastColumn="0" w:noHBand="0" w:noVBand="1"/>
      </w:tblPr>
      <w:tblGrid>
        <w:gridCol w:w="3686"/>
        <w:gridCol w:w="5669"/>
      </w:tblGrid>
      <w:tr w:rsidR="006E7830" w:rsidRPr="006D4348" w14:paraId="7B93BB2B" w14:textId="77777777" w:rsidTr="001168E1">
        <w:tc>
          <w:tcPr>
            <w:tcW w:w="3686" w:type="dxa"/>
            <w:vAlign w:val="center"/>
          </w:tcPr>
          <w:p w14:paraId="25C35F6A"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Vai trò</w:t>
            </w:r>
          </w:p>
        </w:tc>
        <w:tc>
          <w:tcPr>
            <w:tcW w:w="5669" w:type="dxa"/>
            <w:vAlign w:val="center"/>
          </w:tcPr>
          <w:p w14:paraId="533035FB" w14:textId="08BF2733"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Mục tiêu khai</w:t>
            </w:r>
          </w:p>
        </w:tc>
      </w:tr>
      <w:tr w:rsidR="006E7830" w:rsidRPr="006D4348" w14:paraId="274BAC4F" w14:textId="77777777" w:rsidTr="001168E1">
        <w:tc>
          <w:tcPr>
            <w:tcW w:w="3686" w:type="dxa"/>
            <w:vAlign w:val="center"/>
          </w:tcPr>
          <w:p w14:paraId="6D804A6B"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Khách hàng</w:t>
            </w:r>
          </w:p>
        </w:tc>
        <w:tc>
          <w:tcPr>
            <w:tcW w:w="5669" w:type="dxa"/>
            <w:vAlign w:val="center"/>
          </w:tcPr>
          <w:p w14:paraId="6DB3D6FD"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Trải nghiệm mua sắm</w:t>
            </w:r>
          </w:p>
        </w:tc>
      </w:tr>
      <w:tr w:rsidR="006E7830" w:rsidRPr="006D4348" w14:paraId="48DD2169" w14:textId="77777777" w:rsidTr="001168E1">
        <w:tc>
          <w:tcPr>
            <w:tcW w:w="3686" w:type="dxa"/>
            <w:vAlign w:val="center"/>
          </w:tcPr>
          <w:p w14:paraId="1D1E2B0B"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Nhân viên CSKH</w:t>
            </w:r>
          </w:p>
        </w:tc>
        <w:tc>
          <w:tcPr>
            <w:tcW w:w="5669" w:type="dxa"/>
            <w:vAlign w:val="center"/>
          </w:tcPr>
          <w:p w14:paraId="2965FE65"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Quy trình xác nhận và tư vấn</w:t>
            </w:r>
          </w:p>
        </w:tc>
      </w:tr>
      <w:tr w:rsidR="006E7830" w:rsidRPr="006D4348" w14:paraId="22CF4EA3" w14:textId="77777777" w:rsidTr="001168E1">
        <w:tc>
          <w:tcPr>
            <w:tcW w:w="3686" w:type="dxa"/>
            <w:vAlign w:val="center"/>
          </w:tcPr>
          <w:p w14:paraId="6657A63D"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Nhân viên kế toán</w:t>
            </w:r>
          </w:p>
        </w:tc>
        <w:tc>
          <w:tcPr>
            <w:tcW w:w="5669" w:type="dxa"/>
            <w:vAlign w:val="center"/>
          </w:tcPr>
          <w:p w14:paraId="4B915DFB"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Quy trình thanh toán, rủi ro</w:t>
            </w:r>
          </w:p>
        </w:tc>
      </w:tr>
      <w:tr w:rsidR="006E7830" w:rsidRPr="006D4348" w14:paraId="7E514341" w14:textId="77777777" w:rsidTr="001168E1">
        <w:tc>
          <w:tcPr>
            <w:tcW w:w="3686" w:type="dxa"/>
            <w:vAlign w:val="center"/>
          </w:tcPr>
          <w:p w14:paraId="06087EA3"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Nhân viên kho</w:t>
            </w:r>
          </w:p>
        </w:tc>
        <w:tc>
          <w:tcPr>
            <w:tcW w:w="5669" w:type="dxa"/>
            <w:vAlign w:val="center"/>
          </w:tcPr>
          <w:p w14:paraId="0EEEE844"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Xử lý đơn, đóng gói</w:t>
            </w:r>
          </w:p>
        </w:tc>
      </w:tr>
      <w:tr w:rsidR="006E7830" w:rsidRPr="006D4348" w14:paraId="420746B1" w14:textId="77777777" w:rsidTr="001168E1">
        <w:tc>
          <w:tcPr>
            <w:tcW w:w="3686" w:type="dxa"/>
            <w:vAlign w:val="center"/>
          </w:tcPr>
          <w:p w14:paraId="0E8E0A8E"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Nhân viên giao</w:t>
            </w:r>
          </w:p>
        </w:tc>
        <w:tc>
          <w:tcPr>
            <w:tcW w:w="5669" w:type="dxa"/>
            <w:vAlign w:val="center"/>
          </w:tcPr>
          <w:p w14:paraId="7A379976"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Giao, thu COD, cập nhật hệ thống</w:t>
            </w:r>
          </w:p>
        </w:tc>
      </w:tr>
    </w:tbl>
    <w:p w14:paraId="2C2FD3D6" w14:textId="77777777" w:rsidR="00AB1AC4" w:rsidRPr="006D4348" w:rsidRDefault="00AB1AC4" w:rsidP="001168E1">
      <w:pPr>
        <w:spacing w:after="0" w:line="360" w:lineRule="auto"/>
        <w:ind w:left="360"/>
        <w:rPr>
          <w:rFonts w:ascii="Times New Roman" w:hAnsi="Times New Roman" w:cs="Times New Roman"/>
          <w:sz w:val="26"/>
          <w:szCs w:val="26"/>
        </w:rPr>
      </w:pPr>
    </w:p>
    <w:p w14:paraId="41DE82EC" w14:textId="77777777" w:rsidR="00AB1AC4" w:rsidRPr="006D4348" w:rsidRDefault="00AB1AC4" w:rsidP="001168E1">
      <w:pPr>
        <w:spacing w:after="0" w:line="360" w:lineRule="auto"/>
        <w:ind w:left="360"/>
        <w:jc w:val="both"/>
        <w:rPr>
          <w:rFonts w:ascii="Times New Roman" w:hAnsi="Times New Roman" w:cs="Times New Roman"/>
          <w:b/>
          <w:bCs/>
          <w:sz w:val="26"/>
          <w:szCs w:val="26"/>
        </w:rPr>
      </w:pPr>
      <w:r w:rsidRPr="006D4348">
        <w:rPr>
          <w:rFonts w:ascii="Times New Roman" w:hAnsi="Times New Roman" w:cs="Times New Roman"/>
          <w:b/>
          <w:bCs/>
          <w:sz w:val="26"/>
          <w:szCs w:val="26"/>
        </w:rPr>
        <w:t>10 câu hỏi định tính (5 có cấu trúc và 5 không có cấu trúc)</w:t>
      </w:r>
    </w:p>
    <w:p w14:paraId="10516AD5" w14:textId="77777777" w:rsidR="00AB1AC4" w:rsidRPr="006D4348" w:rsidRDefault="00AB1AC4" w:rsidP="001168E1">
      <w:pPr>
        <w:pStyle w:val="ListParagraph"/>
        <w:numPr>
          <w:ilvl w:val="0"/>
          <w:numId w:val="61"/>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thường mất bao lâu để xử lý mỗi đơn hàng từ lúc tiếp nhận đến khi chuyển đi?</w:t>
      </w:r>
    </w:p>
    <w:p w14:paraId="1E7C31B7" w14:textId="77777777" w:rsidR="00AB1AC4" w:rsidRPr="006D4348" w:rsidRDefault="00AB1AC4" w:rsidP="001168E1">
      <w:pPr>
        <w:pStyle w:val="ListParagraph"/>
        <w:numPr>
          <w:ilvl w:val="0"/>
          <w:numId w:val="61"/>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đánh giá mức độ chính xác của thông tin đơn hàng sau khi xác nhận là bao nhiêu phần trăm?</w:t>
      </w:r>
    </w:p>
    <w:p w14:paraId="1D8C0622" w14:textId="77777777" w:rsidR="00AB1AC4" w:rsidRPr="006D4348" w:rsidRDefault="00AB1AC4" w:rsidP="001168E1">
      <w:pPr>
        <w:pStyle w:val="ListParagraph"/>
        <w:numPr>
          <w:ilvl w:val="0"/>
          <w:numId w:val="61"/>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Có tình huống nào khiến quy trình thanh toán bị trì hoãn hoặc lỗi? Nếu có, bạn xử lý thế nào?</w:t>
      </w:r>
    </w:p>
    <w:p w14:paraId="1FD41939" w14:textId="77777777" w:rsidR="00AB1AC4" w:rsidRPr="006D4348" w:rsidRDefault="00AB1AC4" w:rsidP="001168E1">
      <w:pPr>
        <w:pStyle w:val="ListParagraph"/>
        <w:numPr>
          <w:ilvl w:val="0"/>
          <w:numId w:val="61"/>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lastRenderedPageBreak/>
        <w:t>Bạn có gặp khó khăn trong việc giao hàng hoặc thu tiền COD không? Nếu có, thường là gì?</w:t>
      </w:r>
    </w:p>
    <w:p w14:paraId="26D87580" w14:textId="77777777" w:rsidR="00AB1AC4" w:rsidRPr="006D4348" w:rsidRDefault="00AB1AC4" w:rsidP="001168E1">
      <w:pPr>
        <w:pStyle w:val="ListParagraph"/>
        <w:numPr>
          <w:ilvl w:val="0"/>
          <w:numId w:val="61"/>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Theo bạn, bước nào trong quy trình là đang mất thời gian nhất và ít hiệu quả nhất? Vì sao?</w:t>
      </w:r>
    </w:p>
    <w:p w14:paraId="59208883" w14:textId="77777777" w:rsidR="00AB1AC4" w:rsidRPr="006D4348" w:rsidRDefault="00AB1AC4" w:rsidP="001168E1">
      <w:pPr>
        <w:pStyle w:val="ListParagraph"/>
        <w:numPr>
          <w:ilvl w:val="0"/>
          <w:numId w:val="61"/>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cảm thấy bước xử lý nào trong quy trình này là “bất hợp lý” hoặc gây phiền toái nhất?</w:t>
      </w:r>
    </w:p>
    <w:p w14:paraId="502201B3" w14:textId="77777777" w:rsidR="00AB1AC4" w:rsidRPr="006D4348" w:rsidRDefault="00AB1AC4" w:rsidP="001168E1">
      <w:pPr>
        <w:pStyle w:val="ListParagraph"/>
        <w:numPr>
          <w:ilvl w:val="0"/>
          <w:numId w:val="61"/>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Nếu có quyền thay đổi 1 điểm trong quy trình, bạn sẽ thay đổi điều gì đầu tiên? Vì sao?</w:t>
      </w:r>
    </w:p>
    <w:p w14:paraId="43A81063" w14:textId="77777777" w:rsidR="00AB1AC4" w:rsidRPr="006D4348" w:rsidRDefault="00AB1AC4" w:rsidP="001168E1">
      <w:pPr>
        <w:pStyle w:val="ListParagraph"/>
        <w:numPr>
          <w:ilvl w:val="0"/>
          <w:numId w:val="61"/>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Hãy kể lại một trường hợp đơn hàng đặc biệt mà bạn xử lý (lỗi, gấp, nhầm lẫn, khách khó tính...)</w:t>
      </w:r>
    </w:p>
    <w:p w14:paraId="21897012" w14:textId="77777777" w:rsidR="00AB1AC4" w:rsidRPr="006D4348" w:rsidRDefault="00AB1AC4" w:rsidP="001168E1">
      <w:pPr>
        <w:pStyle w:val="ListParagraph"/>
        <w:numPr>
          <w:ilvl w:val="0"/>
          <w:numId w:val="61"/>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Có lúc nào bạn phải làm lại công việc do thông tin thiếu hoặc sai sót từ bộ phận khác không?</w:t>
      </w:r>
    </w:p>
    <w:p w14:paraId="309D2EAB" w14:textId="77777777" w:rsidR="00AB1AC4" w:rsidRPr="006D4348" w:rsidRDefault="00AB1AC4" w:rsidP="001168E1">
      <w:pPr>
        <w:pStyle w:val="ListParagraph"/>
        <w:numPr>
          <w:ilvl w:val="0"/>
          <w:numId w:val="61"/>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có mong muốn hoặc ý tưởng nào để giúp quy trình này nhanh hơn hoặc dễ dàng hơn?</w:t>
      </w:r>
    </w:p>
    <w:p w14:paraId="19141E94" w14:textId="77777777" w:rsidR="00AB1AC4" w:rsidRPr="006D4348" w:rsidRDefault="00AB1AC4" w:rsidP="001168E1">
      <w:pPr>
        <w:spacing w:after="0" w:line="360" w:lineRule="auto"/>
        <w:ind w:left="360"/>
        <w:jc w:val="both"/>
        <w:rPr>
          <w:rFonts w:ascii="Times New Roman" w:hAnsi="Times New Roman" w:cs="Times New Roman"/>
          <w:b/>
          <w:bCs/>
          <w:sz w:val="26"/>
          <w:szCs w:val="26"/>
        </w:rPr>
      </w:pPr>
      <w:r w:rsidRPr="006D4348">
        <w:rPr>
          <w:rFonts w:ascii="Times New Roman" w:hAnsi="Times New Roman" w:cs="Times New Roman"/>
          <w:b/>
          <w:bCs/>
          <w:sz w:val="26"/>
          <w:szCs w:val="26"/>
        </w:rPr>
        <w:t>10 câu hỏi định lượng</w:t>
      </w:r>
    </w:p>
    <w:p w14:paraId="33E5E00B" w14:textId="77777777" w:rsidR="00AB1AC4" w:rsidRPr="006D4348" w:rsidRDefault="00AB1AC4" w:rsidP="001168E1">
      <w:pPr>
        <w:pStyle w:val="ListParagraph"/>
        <w:numPr>
          <w:ilvl w:val="0"/>
          <w:numId w:val="62"/>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đánh giá mức độ hài lòng của khách hàng với quy trình mua hàng hiện tại ở mức nào</w:t>
      </w:r>
    </w:p>
    <w:p w14:paraId="14D0DC64" w14:textId="77777777" w:rsidR="00AB1AC4" w:rsidRPr="006D4348" w:rsidRDefault="00AB1AC4" w:rsidP="001168E1">
      <w:pPr>
        <w:pStyle w:val="ListParagraph"/>
        <w:numPr>
          <w:ilvl w:val="0"/>
          <w:numId w:val="62"/>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Tần suất phát sinh lỗi trong bước xác nhận đơn hàng trung bình là bao nhiêu?</w:t>
      </w:r>
    </w:p>
    <w:p w14:paraId="2BA3AC5D" w14:textId="77777777" w:rsidR="00AB1AC4" w:rsidRPr="006D4348" w:rsidRDefault="00AB1AC4" w:rsidP="001168E1">
      <w:pPr>
        <w:pStyle w:val="ListParagraph"/>
        <w:numPr>
          <w:ilvl w:val="0"/>
          <w:numId w:val="62"/>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cảm thấy quy trình hiện tại mất bao nhiêu phần trăm thời gian cho các bước không tạo giá trị (chờ, chuyển thông tin) ?</w:t>
      </w:r>
    </w:p>
    <w:p w14:paraId="411842ED" w14:textId="77777777" w:rsidR="00AB1AC4" w:rsidRPr="006D4348" w:rsidRDefault="00AB1AC4" w:rsidP="001168E1">
      <w:pPr>
        <w:pStyle w:val="ListParagraph"/>
        <w:numPr>
          <w:ilvl w:val="0"/>
          <w:numId w:val="62"/>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Tỷ lệ đơn hàng phải xử lý lại do lỗi nhập liệu hoặc xác nhận sai là bao nhiêu?</w:t>
      </w:r>
    </w:p>
    <w:p w14:paraId="5ACC6174" w14:textId="77777777" w:rsidR="00AB1AC4" w:rsidRPr="006D4348" w:rsidRDefault="00AB1AC4" w:rsidP="001168E1">
      <w:pPr>
        <w:pStyle w:val="ListParagraph"/>
        <w:numPr>
          <w:ilvl w:val="0"/>
          <w:numId w:val="62"/>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đánh giá mức độ phối hợp giữa các bộ phận trong quy trình?</w:t>
      </w:r>
    </w:p>
    <w:p w14:paraId="6DC3736F" w14:textId="77777777" w:rsidR="00AB1AC4" w:rsidRPr="006D4348" w:rsidRDefault="00AB1AC4" w:rsidP="001168E1">
      <w:pPr>
        <w:pStyle w:val="ListParagraph"/>
        <w:numPr>
          <w:ilvl w:val="0"/>
          <w:numId w:val="62"/>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Trung bình bạn xử lý bao nhiêu đơn hàng mỗi ngày?</w:t>
      </w:r>
    </w:p>
    <w:p w14:paraId="7E30506C" w14:textId="77777777" w:rsidR="00AB1AC4" w:rsidRPr="006D4348" w:rsidRDefault="00AB1AC4" w:rsidP="001168E1">
      <w:pPr>
        <w:pStyle w:val="ListParagraph"/>
        <w:numPr>
          <w:ilvl w:val="0"/>
          <w:numId w:val="62"/>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Thời gian trung bình để xác nhận một đơn hàng là bao lâu (tính bằng phút)?</w:t>
      </w:r>
    </w:p>
    <w:p w14:paraId="1E8A3D0B" w14:textId="77777777" w:rsidR="00AB1AC4" w:rsidRPr="006D4348" w:rsidRDefault="00AB1AC4" w:rsidP="001168E1">
      <w:pPr>
        <w:pStyle w:val="ListParagraph"/>
        <w:numPr>
          <w:ilvl w:val="0"/>
          <w:numId w:val="62"/>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mất bao nhiêu phút để đóng gói, ghi phiếu và hoàn tất 1 đơn tại kho?</w:t>
      </w:r>
    </w:p>
    <w:p w14:paraId="38548193" w14:textId="77777777" w:rsidR="00AB1AC4" w:rsidRPr="006D4348" w:rsidRDefault="00AB1AC4" w:rsidP="001168E1">
      <w:pPr>
        <w:pStyle w:val="ListParagraph"/>
        <w:numPr>
          <w:ilvl w:val="0"/>
          <w:numId w:val="62"/>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Tỷ lệ đơn hàng COD so với tổng số đơn hàng trong tuần gần nhất là bao nhiêu %?</w:t>
      </w:r>
    </w:p>
    <w:p w14:paraId="1CFBAF2F" w14:textId="77777777" w:rsidR="00AB1AC4" w:rsidRPr="006D4348" w:rsidRDefault="00AB1AC4" w:rsidP="001168E1">
      <w:pPr>
        <w:pStyle w:val="ListParagraph"/>
        <w:numPr>
          <w:ilvl w:val="0"/>
          <w:numId w:val="62"/>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đã tiếp nhận bao nhiêu phản hồi/phàn nàn từ khách liên quan đến bước giao hàng trong tháng qua?</w:t>
      </w:r>
    </w:p>
    <w:p w14:paraId="7E7C5C30" w14:textId="77777777" w:rsidR="00AB1AC4" w:rsidRPr="006D4348" w:rsidRDefault="00AB1AC4" w:rsidP="001168E1">
      <w:pPr>
        <w:pStyle w:val="Heading3"/>
        <w:spacing w:before="0" w:after="0" w:line="360" w:lineRule="auto"/>
        <w:jc w:val="both"/>
        <w:rPr>
          <w:rFonts w:ascii="Times New Roman" w:hAnsi="Times New Roman" w:cs="Times New Roman"/>
          <w:b/>
          <w:bCs/>
          <w:color w:val="auto"/>
          <w:sz w:val="26"/>
          <w:szCs w:val="26"/>
        </w:rPr>
      </w:pPr>
      <w:bookmarkStart w:id="755" w:name="_Toc205108401"/>
      <w:r w:rsidRPr="006D4348">
        <w:rPr>
          <w:rFonts w:ascii="Times New Roman" w:hAnsi="Times New Roman" w:cs="Times New Roman"/>
          <w:b/>
          <w:bCs/>
          <w:color w:val="auto"/>
          <w:sz w:val="26"/>
          <w:szCs w:val="26"/>
        </w:rPr>
        <w:lastRenderedPageBreak/>
        <w:t>3.1.3. Phân tích quy trình</w:t>
      </w:r>
      <w:bookmarkEnd w:id="755"/>
    </w:p>
    <w:p w14:paraId="03E98D89" w14:textId="77777777" w:rsidR="00AB1AC4" w:rsidRPr="006D4348" w:rsidRDefault="00AB1AC4" w:rsidP="001168E1">
      <w:pPr>
        <w:spacing w:after="0" w:line="360" w:lineRule="auto"/>
        <w:ind w:left="360"/>
        <w:jc w:val="both"/>
        <w:rPr>
          <w:rFonts w:ascii="Times New Roman" w:hAnsi="Times New Roman" w:cs="Times New Roman"/>
          <w:sz w:val="26"/>
          <w:szCs w:val="26"/>
        </w:rPr>
      </w:pPr>
      <w:r w:rsidRPr="006D4348">
        <w:rPr>
          <w:rFonts w:ascii="Times New Roman" w:hAnsi="Times New Roman" w:cs="Times New Roman"/>
          <w:sz w:val="26"/>
          <w:szCs w:val="26"/>
        </w:rPr>
        <w:t>Quy trình xử lý đơn hàng tại Phong Vũ có sự tham gia của nhiều bộ phận trải dài từ khách hàng đến các phòng ban nội bộ và đội ngũ vận hành. Các tác nhân chính bao gồm:</w:t>
      </w:r>
    </w:p>
    <w:p w14:paraId="31E76A0E" w14:textId="77777777" w:rsidR="00AB1AC4" w:rsidRPr="006D4348" w:rsidRDefault="00AB1AC4" w:rsidP="001168E1">
      <w:pPr>
        <w:pStyle w:val="ListParagraph"/>
        <w:numPr>
          <w:ilvl w:val="0"/>
          <w:numId w:val="57"/>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Khách hàng: Là người khởi xướng quy trình thông qua hành vi tìm kiếm và đặt mua sản phẩm. Đồng thời, họ cũng là bên nhận sản phẩm cuối cùng và thực hiện thanh toán (nếu chọn phương thức COD).</w:t>
      </w:r>
    </w:p>
    <w:p w14:paraId="15DC7826" w14:textId="77777777" w:rsidR="00AB1AC4" w:rsidRPr="006D4348" w:rsidRDefault="00AB1AC4" w:rsidP="001168E1">
      <w:pPr>
        <w:pStyle w:val="ListParagraph"/>
        <w:numPr>
          <w:ilvl w:val="0"/>
          <w:numId w:val="57"/>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Bộ phận Chăm sóc Khách hàng (CSKH): Tiếp nhận yêu cầu tư vấn từ khách hàng, hỗ trợ chốt đơn, xác minh và chuyển tiếp thông tin đơn hàng cho bộ phận kế toán.</w:t>
      </w:r>
    </w:p>
    <w:p w14:paraId="45FA1435" w14:textId="77777777" w:rsidR="00AB1AC4" w:rsidRPr="006D4348" w:rsidRDefault="00AB1AC4" w:rsidP="001168E1">
      <w:pPr>
        <w:pStyle w:val="ListParagraph"/>
        <w:numPr>
          <w:ilvl w:val="0"/>
          <w:numId w:val="57"/>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Phòng kế toán: Tiếp nhận đơn hàng từ CSKH, thực hiện xác minh phương thức thanh toán, kiểm tra tính hợp lệ giao dịch (đặc biệt với hình thức online), ra quyết định xác nhận đơn hàng.</w:t>
      </w:r>
    </w:p>
    <w:p w14:paraId="25E61D42" w14:textId="77777777" w:rsidR="00AB1AC4" w:rsidRPr="006D4348" w:rsidRDefault="00AB1AC4" w:rsidP="001168E1">
      <w:pPr>
        <w:pStyle w:val="ListParagraph"/>
        <w:numPr>
          <w:ilvl w:val="0"/>
          <w:numId w:val="57"/>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Kho hàng trung tâm: Sau khi đơn được xác nhận, kho tiếp nhận yêu cầu, kiểm tra tồn kho, đóng gói sản phẩm và bàn giao cho giao nhận</w:t>
      </w:r>
    </w:p>
    <w:p w14:paraId="07FD24F4" w14:textId="77777777" w:rsidR="00AB1AC4" w:rsidRPr="006D4348" w:rsidRDefault="00AB1AC4" w:rsidP="001168E1">
      <w:pPr>
        <w:pStyle w:val="ListParagraph"/>
        <w:numPr>
          <w:ilvl w:val="0"/>
          <w:numId w:val="57"/>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Bộ phận Giao hàng (GH): Nhận hàng từ kho, vận chuyển và bàn giao cho khách hàng. Đồng thời có trách nhiệm thu tiền nếu là đơn COD</w:t>
      </w:r>
    </w:p>
    <w:p w14:paraId="157F4C0E" w14:textId="77777777" w:rsidR="00AB1AC4" w:rsidRPr="006D4348" w:rsidRDefault="00AB1AC4" w:rsidP="001168E1">
      <w:pPr>
        <w:spacing w:after="0" w:line="360" w:lineRule="auto"/>
        <w:ind w:left="360"/>
        <w:jc w:val="both"/>
        <w:rPr>
          <w:rFonts w:ascii="Times New Roman" w:hAnsi="Times New Roman" w:cs="Times New Roman"/>
          <w:sz w:val="26"/>
          <w:szCs w:val="26"/>
        </w:rPr>
      </w:pPr>
      <w:r w:rsidRPr="006D4348">
        <w:rPr>
          <w:rFonts w:ascii="Times New Roman" w:hAnsi="Times New Roman" w:cs="Times New Roman"/>
          <w:sz w:val="26"/>
          <w:szCs w:val="26"/>
        </w:rPr>
        <w:t>Khách hàng của quy trình:</w:t>
      </w:r>
    </w:p>
    <w:p w14:paraId="4F957D64" w14:textId="77777777" w:rsidR="00AB1AC4" w:rsidRPr="006D4348" w:rsidRDefault="00AB1AC4" w:rsidP="001168E1">
      <w:pPr>
        <w:pStyle w:val="ListParagraph"/>
        <w:numPr>
          <w:ilvl w:val="0"/>
          <w:numId w:val="58"/>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Khách hàng bên ngoài: Người đặt hàng, nhận sản phẩm và là đối tượng mà toàn bộ quy trình phục vụ</w:t>
      </w:r>
    </w:p>
    <w:p w14:paraId="34F84A08" w14:textId="77777777" w:rsidR="00AB1AC4" w:rsidRPr="006D4348" w:rsidRDefault="00AB1AC4" w:rsidP="001168E1">
      <w:pPr>
        <w:pStyle w:val="ListParagraph"/>
        <w:numPr>
          <w:ilvl w:val="0"/>
          <w:numId w:val="58"/>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Phòng kinh doanh và tài chính nội bộ: Là khách hàng nội bộ của quy trình vì kết quả cuối cùng (đơn hàng được xác nhận và dòng tiền được ghi nhận) ảnh hưởng đến hiệu quả kinh doanh của công ty</w:t>
      </w:r>
    </w:p>
    <w:p w14:paraId="343CF38B" w14:textId="77777777" w:rsidR="00AB1AC4" w:rsidRPr="006D4348" w:rsidRDefault="00AB1AC4" w:rsidP="001168E1">
      <w:pPr>
        <w:spacing w:after="0" w:line="360" w:lineRule="auto"/>
        <w:ind w:left="360"/>
        <w:jc w:val="both"/>
        <w:rPr>
          <w:rFonts w:ascii="Times New Roman" w:hAnsi="Times New Roman" w:cs="Times New Roman"/>
          <w:sz w:val="26"/>
          <w:szCs w:val="26"/>
        </w:rPr>
      </w:pPr>
      <w:r w:rsidRPr="006D4348">
        <w:rPr>
          <w:rFonts w:ascii="Times New Roman" w:hAnsi="Times New Roman" w:cs="Times New Roman"/>
          <w:sz w:val="26"/>
          <w:szCs w:val="26"/>
        </w:rPr>
        <w:t>Giá trị mà quy trình đem lại:</w:t>
      </w:r>
    </w:p>
    <w:p w14:paraId="2157DEC9" w14:textId="77777777" w:rsidR="00AB1AC4" w:rsidRPr="006D4348" w:rsidRDefault="00AB1AC4" w:rsidP="001168E1">
      <w:pPr>
        <w:pStyle w:val="ListParagraph"/>
        <w:numPr>
          <w:ilvl w:val="0"/>
          <w:numId w:val="58"/>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Tối ưu hóa chuỗi xử lý đơn hàng: Tự động hóa một phần trong xác minh thanh toán, giúp rút ngắn thời gian xử lý.</w:t>
      </w:r>
    </w:p>
    <w:p w14:paraId="430A7CD7" w14:textId="77777777" w:rsidR="00AB1AC4" w:rsidRPr="006D4348" w:rsidRDefault="00AB1AC4" w:rsidP="001168E1">
      <w:pPr>
        <w:pStyle w:val="ListParagraph"/>
        <w:numPr>
          <w:ilvl w:val="0"/>
          <w:numId w:val="58"/>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Linh hoạt về phương thức thanh toán: Cho phép khách hàng chọn COD hoặc thanh toán online, phù hợp với nhiều nhóm khách hàng.</w:t>
      </w:r>
    </w:p>
    <w:p w14:paraId="04642A50" w14:textId="77777777" w:rsidR="00AB1AC4" w:rsidRPr="006D4348" w:rsidRDefault="00AB1AC4" w:rsidP="001168E1">
      <w:pPr>
        <w:pStyle w:val="ListParagraph"/>
        <w:numPr>
          <w:ilvl w:val="0"/>
          <w:numId w:val="58"/>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lastRenderedPageBreak/>
        <w:t>Giảm thiểu rủi ro thất thoát tài chính: Kiểm tra giao dịch thanh toán trước khi xác nhận đơn giúp đảm bảo an toàn về dòng tiền.</w:t>
      </w:r>
    </w:p>
    <w:p w14:paraId="11B7E940" w14:textId="77777777" w:rsidR="00AB1AC4" w:rsidRPr="006D4348" w:rsidRDefault="00AB1AC4"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Những kết quả có thể đạt được từ quy trình:</w:t>
      </w:r>
    </w:p>
    <w:p w14:paraId="577BF9D7" w14:textId="77777777" w:rsidR="00AB1AC4" w:rsidRPr="006D4348" w:rsidRDefault="00AB1AC4"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Quy trình xử lý đơn hàng này có thể dẫn đến các tình huống và kết quả như sau:</w:t>
      </w:r>
    </w:p>
    <w:p w14:paraId="4A2C92C8" w14:textId="77777777" w:rsidR="00AB1AC4" w:rsidRPr="006D4348" w:rsidRDefault="00AB1AC4" w:rsidP="001168E1">
      <w:pPr>
        <w:pStyle w:val="ListParagraph"/>
        <w:numPr>
          <w:ilvl w:val="0"/>
          <w:numId w:val="59"/>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Xử lý thành công: Đơn hàng được xác nhận, hàng còn trong kho, giao hàng đúng thời hạn, khách nhận hàng và thực hiện thanh toán (nếu COD). quy trình kết thúc thành công</w:t>
      </w:r>
    </w:p>
    <w:p w14:paraId="2B07EF27" w14:textId="77777777" w:rsidR="00AB1AC4" w:rsidRPr="006D4348" w:rsidRDefault="00AB1AC4" w:rsidP="001168E1">
      <w:pPr>
        <w:pStyle w:val="ListParagraph"/>
        <w:numPr>
          <w:ilvl w:val="0"/>
          <w:numId w:val="59"/>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Thanh toán không hợp lệ: Giao dịch online thất bại sau khi theo dõi, kế toán từ chối đơn hàng và quy trình bị dừng lại.</w:t>
      </w:r>
    </w:p>
    <w:p w14:paraId="6A6E859B" w14:textId="77777777" w:rsidR="00AB1AC4" w:rsidRPr="006D4348" w:rsidRDefault="00AB1AC4" w:rsidP="001168E1">
      <w:pPr>
        <w:pStyle w:val="ListParagraph"/>
        <w:numPr>
          <w:ilvl w:val="0"/>
          <w:numId w:val="59"/>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Xử lý linh hoạt nhiều phương thức thanh toán (Online / COD): Hệ thống hỗ trợ kiểm soát chặt chẽ và phản hồi phù hợp với từng loại thanh toán.</w:t>
      </w:r>
    </w:p>
    <w:p w14:paraId="2D086E5E" w14:textId="77777777" w:rsidR="00AB1AC4" w:rsidRPr="006D4348" w:rsidRDefault="00AB1AC4" w:rsidP="001168E1">
      <w:pPr>
        <w:pStyle w:val="ListParagraph"/>
        <w:numPr>
          <w:ilvl w:val="0"/>
          <w:numId w:val="59"/>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Tạo tiền đề cho chăm sóc khách hàng sau bán hàng: Dữ liệu được lưu trữ và phục vụ cho các hoạt động như bảo hành, đánh giá dịch vụ, hỗ trợ sau giao hàng</w:t>
      </w:r>
    </w:p>
    <w:p w14:paraId="377EC492" w14:textId="63961813" w:rsidR="00AB1AC4" w:rsidRPr="006D4348" w:rsidRDefault="00525764" w:rsidP="001168E1">
      <w:pPr>
        <w:pStyle w:val="Heading3"/>
        <w:spacing w:before="0" w:after="0" w:line="360" w:lineRule="auto"/>
        <w:rPr>
          <w:rFonts w:ascii="Times New Roman" w:hAnsi="Times New Roman" w:cs="Times New Roman"/>
          <w:b/>
          <w:bCs/>
          <w:color w:val="auto"/>
          <w:sz w:val="26"/>
          <w:szCs w:val="26"/>
          <w:rPrChange w:id="756" w:author="Bùi Anh Quốc" w:date="2025-08-02T15:45:00Z">
            <w:rPr>
              <w:rFonts w:ascii="Times New Roman" w:hAnsi="Times New Roman" w:cs="Times New Roman"/>
              <w:b/>
              <w:bCs/>
              <w:sz w:val="26"/>
              <w:szCs w:val="26"/>
            </w:rPr>
          </w:rPrChange>
        </w:rPr>
      </w:pPr>
      <w:bookmarkStart w:id="757" w:name="_Toc205108402"/>
      <w:r w:rsidRPr="006D4348">
        <w:rPr>
          <w:rFonts w:ascii="Times New Roman" w:hAnsi="Times New Roman" w:cs="Times New Roman"/>
          <w:b/>
          <w:bCs/>
          <w:color w:val="auto"/>
          <w:sz w:val="26"/>
          <w:szCs w:val="26"/>
        </w:rPr>
        <w:t xml:space="preserve">3.1.4 </w:t>
      </w:r>
      <w:r w:rsidR="00AB1AC4" w:rsidRPr="006D4348">
        <w:rPr>
          <w:rFonts w:ascii="Times New Roman" w:hAnsi="Times New Roman" w:cs="Times New Roman"/>
          <w:b/>
          <w:bCs/>
          <w:color w:val="auto"/>
          <w:sz w:val="26"/>
          <w:szCs w:val="26"/>
        </w:rPr>
        <w:t>Phân tích định tính</w:t>
      </w:r>
      <w:bookmarkEnd w:id="757"/>
    </w:p>
    <w:p w14:paraId="02596E49" w14:textId="0E8F6176" w:rsidR="00AB1AC4" w:rsidRPr="00A7576A" w:rsidRDefault="00AB1AC4" w:rsidP="001168E1">
      <w:pPr>
        <w:pStyle w:val="Heading4"/>
        <w:spacing w:before="0" w:after="0" w:line="360" w:lineRule="auto"/>
        <w:rPr>
          <w:rFonts w:ascii="Times New Roman" w:hAnsi="Times New Roman" w:cs="Times New Roman"/>
          <w:i w:val="0"/>
          <w:iCs w:val="0"/>
          <w:color w:val="auto"/>
          <w:rPrChange w:id="758" w:author="Bùi Anh Quốc" w:date="2025-08-02T15:53:00Z">
            <w:rPr>
              <w:rFonts w:ascii="Times New Roman" w:hAnsi="Times New Roman" w:cs="Times New Roman"/>
            </w:rPr>
          </w:rPrChange>
        </w:rPr>
      </w:pPr>
      <w:r w:rsidRPr="00A7576A">
        <w:rPr>
          <w:rFonts w:ascii="Times New Roman" w:hAnsi="Times New Roman" w:cs="Times New Roman"/>
          <w:b/>
          <w:bCs/>
          <w:i w:val="0"/>
          <w:iCs w:val="0"/>
          <w:color w:val="auto"/>
          <w:sz w:val="26"/>
          <w:szCs w:val="26"/>
          <w:rPrChange w:id="759" w:author="Bùi Anh Quốc" w:date="2025-08-02T15:53:00Z">
            <w:rPr>
              <w:rFonts w:ascii="Times New Roman" w:hAnsi="Times New Roman" w:cs="Times New Roman"/>
              <w:b/>
              <w:bCs/>
              <w:sz w:val="26"/>
              <w:szCs w:val="26"/>
            </w:rPr>
          </w:rPrChange>
        </w:rPr>
        <w:t>3.1.</w:t>
      </w:r>
      <w:r w:rsidR="00525764" w:rsidRPr="00A7576A">
        <w:rPr>
          <w:rFonts w:ascii="Times New Roman" w:hAnsi="Times New Roman" w:cs="Times New Roman"/>
          <w:b/>
          <w:bCs/>
          <w:i w:val="0"/>
          <w:iCs w:val="0"/>
          <w:color w:val="auto"/>
          <w:sz w:val="26"/>
          <w:szCs w:val="26"/>
          <w:rPrChange w:id="760" w:author="Bùi Anh Quốc" w:date="2025-08-02T15:53:00Z">
            <w:rPr>
              <w:rFonts w:ascii="Times New Roman" w:hAnsi="Times New Roman" w:cs="Times New Roman"/>
              <w:b/>
              <w:bCs/>
              <w:sz w:val="26"/>
              <w:szCs w:val="26"/>
            </w:rPr>
          </w:rPrChange>
        </w:rPr>
        <w:t>4</w:t>
      </w:r>
      <w:r w:rsidRPr="00A7576A">
        <w:rPr>
          <w:rFonts w:ascii="Times New Roman" w:hAnsi="Times New Roman" w:cs="Times New Roman"/>
          <w:b/>
          <w:bCs/>
          <w:i w:val="0"/>
          <w:iCs w:val="0"/>
          <w:color w:val="auto"/>
          <w:sz w:val="26"/>
          <w:szCs w:val="26"/>
          <w:rPrChange w:id="761" w:author="Bùi Anh Quốc" w:date="2025-08-02T15:53:00Z">
            <w:rPr>
              <w:rFonts w:ascii="Times New Roman" w:hAnsi="Times New Roman" w:cs="Times New Roman"/>
              <w:b/>
              <w:bCs/>
              <w:sz w:val="26"/>
              <w:szCs w:val="26"/>
            </w:rPr>
          </w:rPrChange>
        </w:rPr>
        <w:t>.1 Phân tích giá trị gia tăng</w:t>
      </w:r>
    </w:p>
    <w:tbl>
      <w:tblPr>
        <w:tblStyle w:val="TableGrid"/>
        <w:tblW w:w="0" w:type="auto"/>
        <w:tblInd w:w="-5" w:type="dxa"/>
        <w:tblLook w:val="04A0" w:firstRow="1" w:lastRow="0" w:firstColumn="1" w:lastColumn="0" w:noHBand="0" w:noVBand="1"/>
      </w:tblPr>
      <w:tblGrid>
        <w:gridCol w:w="2714"/>
        <w:gridCol w:w="1964"/>
        <w:gridCol w:w="1134"/>
        <w:gridCol w:w="3543"/>
      </w:tblGrid>
      <w:tr w:rsidR="006E7830" w:rsidRPr="006D4348" w14:paraId="0CF3D6E5" w14:textId="77777777" w:rsidTr="001168E1">
        <w:tc>
          <w:tcPr>
            <w:tcW w:w="2714" w:type="dxa"/>
          </w:tcPr>
          <w:p w14:paraId="3BE8A71C"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Hoạt động</w:t>
            </w:r>
          </w:p>
        </w:tc>
        <w:tc>
          <w:tcPr>
            <w:tcW w:w="1964" w:type="dxa"/>
          </w:tcPr>
          <w:p w14:paraId="675FA6AD"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Người thực hiện</w:t>
            </w:r>
          </w:p>
        </w:tc>
        <w:tc>
          <w:tcPr>
            <w:tcW w:w="1134" w:type="dxa"/>
          </w:tcPr>
          <w:p w14:paraId="5B8A32F5"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Loại giá trị</w:t>
            </w:r>
          </w:p>
        </w:tc>
        <w:tc>
          <w:tcPr>
            <w:tcW w:w="3543" w:type="dxa"/>
          </w:tcPr>
          <w:p w14:paraId="5FD1C15C"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Giải thích</w:t>
            </w:r>
          </w:p>
        </w:tc>
      </w:tr>
      <w:tr w:rsidR="006E7830" w:rsidRPr="006D4348" w14:paraId="771AE0FD" w14:textId="77777777" w:rsidTr="001168E1">
        <w:tc>
          <w:tcPr>
            <w:tcW w:w="2714" w:type="dxa"/>
          </w:tcPr>
          <w:p w14:paraId="0187B4F6"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Truy cập website &amp; tìm kiếm sản phẩm</w:t>
            </w:r>
          </w:p>
        </w:tc>
        <w:tc>
          <w:tcPr>
            <w:tcW w:w="1964" w:type="dxa"/>
          </w:tcPr>
          <w:p w14:paraId="4E35E376"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Khách hàng</w:t>
            </w:r>
          </w:p>
        </w:tc>
        <w:tc>
          <w:tcPr>
            <w:tcW w:w="1134" w:type="dxa"/>
          </w:tcPr>
          <w:p w14:paraId="0463F226"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VA</w:t>
            </w:r>
          </w:p>
        </w:tc>
        <w:tc>
          <w:tcPr>
            <w:tcW w:w="3543" w:type="dxa"/>
          </w:tcPr>
          <w:p w14:paraId="094D574D"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Tạo giá trị trực tiếp cho khách – giúp lựa chọn sản phẩm</w:t>
            </w:r>
          </w:p>
        </w:tc>
      </w:tr>
      <w:tr w:rsidR="006E7830" w:rsidRPr="006D4348" w14:paraId="66DE96CD" w14:textId="77777777" w:rsidTr="001168E1">
        <w:tc>
          <w:tcPr>
            <w:tcW w:w="2714" w:type="dxa"/>
          </w:tcPr>
          <w:p w14:paraId="5D3636B4"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Gửi yêu cầu tư vấn</w:t>
            </w:r>
          </w:p>
        </w:tc>
        <w:tc>
          <w:tcPr>
            <w:tcW w:w="1964" w:type="dxa"/>
          </w:tcPr>
          <w:p w14:paraId="03DD8DB5"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Khách hàng</w:t>
            </w:r>
          </w:p>
        </w:tc>
        <w:tc>
          <w:tcPr>
            <w:tcW w:w="1134" w:type="dxa"/>
          </w:tcPr>
          <w:p w14:paraId="659204F6"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3543" w:type="dxa"/>
          </w:tcPr>
          <w:p w14:paraId="2DD531A7"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Không tạo giá trị hữu hình, nhưng cần thiết nếu khách phân vân</w:t>
            </w:r>
          </w:p>
        </w:tc>
      </w:tr>
      <w:tr w:rsidR="006E7830" w:rsidRPr="006D4348" w14:paraId="6EAC6019" w14:textId="77777777" w:rsidTr="001168E1">
        <w:tc>
          <w:tcPr>
            <w:tcW w:w="27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tblGrid>
            <w:tr w:rsidR="006E7830" w:rsidRPr="006D4348" w14:paraId="796A6D12" w14:textId="77777777" w:rsidTr="009D07E8">
              <w:trPr>
                <w:tblCellSpacing w:w="15" w:type="dxa"/>
              </w:trPr>
              <w:tc>
                <w:tcPr>
                  <w:tcW w:w="0" w:type="auto"/>
                  <w:vAlign w:val="center"/>
                  <w:hideMark/>
                </w:tcPr>
                <w:p w14:paraId="044C2D17" w14:textId="77777777" w:rsidR="00AB1AC4" w:rsidRPr="006D4348" w:rsidRDefault="00AB1AC4"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Nhận tư vấn từ CSKH</w:t>
                  </w:r>
                </w:p>
              </w:tc>
            </w:tr>
          </w:tbl>
          <w:p w14:paraId="02E741B4" w14:textId="77777777" w:rsidR="00AB1AC4" w:rsidRPr="006D4348" w:rsidRDefault="00AB1AC4" w:rsidP="001168E1">
            <w:pPr>
              <w:spacing w:line="360" w:lineRule="auto"/>
              <w:jc w:val="both"/>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7830" w:rsidRPr="006D4348" w14:paraId="6043BD93" w14:textId="77777777" w:rsidTr="009D07E8">
              <w:trPr>
                <w:tblCellSpacing w:w="15" w:type="dxa"/>
              </w:trPr>
              <w:tc>
                <w:tcPr>
                  <w:tcW w:w="0" w:type="auto"/>
                  <w:vAlign w:val="center"/>
                  <w:hideMark/>
                </w:tcPr>
                <w:p w14:paraId="7CD05B19" w14:textId="77777777" w:rsidR="00AB1AC4" w:rsidRPr="006D4348" w:rsidRDefault="00AB1AC4" w:rsidP="001168E1">
                  <w:pPr>
                    <w:spacing w:after="0" w:line="360" w:lineRule="auto"/>
                    <w:jc w:val="both"/>
                    <w:rPr>
                      <w:rFonts w:ascii="Times New Roman" w:hAnsi="Times New Roman" w:cs="Times New Roman"/>
                      <w:sz w:val="26"/>
                      <w:szCs w:val="26"/>
                    </w:rPr>
                  </w:pPr>
                </w:p>
              </w:tc>
            </w:tr>
          </w:tbl>
          <w:p w14:paraId="21CCAC1C" w14:textId="77777777" w:rsidR="00AB1AC4" w:rsidRPr="006D4348" w:rsidRDefault="00AB1AC4" w:rsidP="001168E1">
            <w:pPr>
              <w:spacing w:line="360" w:lineRule="auto"/>
              <w:jc w:val="both"/>
              <w:rPr>
                <w:rFonts w:ascii="Times New Roman" w:hAnsi="Times New Roman" w:cs="Times New Roman"/>
                <w:sz w:val="26"/>
                <w:szCs w:val="26"/>
              </w:rPr>
            </w:pPr>
          </w:p>
        </w:tc>
        <w:tc>
          <w:tcPr>
            <w:tcW w:w="1964" w:type="dxa"/>
          </w:tcPr>
          <w:p w14:paraId="43F383BD"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CSKH</w:t>
            </w:r>
          </w:p>
        </w:tc>
        <w:tc>
          <w:tcPr>
            <w:tcW w:w="1134" w:type="dxa"/>
          </w:tcPr>
          <w:p w14:paraId="7011D421"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3543" w:type="dxa"/>
          </w:tcPr>
          <w:p w14:paraId="7703FA75"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Giúp khách đưa ra quyết định mua hàng – hỗ trợ nhưng không làm thay đổi sản phẩm</w:t>
            </w:r>
          </w:p>
        </w:tc>
      </w:tr>
      <w:tr w:rsidR="006E7830" w:rsidRPr="006D4348" w14:paraId="683ED368" w14:textId="77777777" w:rsidTr="001168E1">
        <w:tc>
          <w:tcPr>
            <w:tcW w:w="2714" w:type="dxa"/>
          </w:tcPr>
          <w:p w14:paraId="65EF9A30"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Đặt hàng</w:t>
            </w:r>
          </w:p>
        </w:tc>
        <w:tc>
          <w:tcPr>
            <w:tcW w:w="1964" w:type="dxa"/>
          </w:tcPr>
          <w:p w14:paraId="33FB0E10"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Khách hàng</w:t>
            </w:r>
          </w:p>
        </w:tc>
        <w:tc>
          <w:tcPr>
            <w:tcW w:w="1134" w:type="dxa"/>
          </w:tcPr>
          <w:p w14:paraId="4157417F"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VA</w:t>
            </w:r>
          </w:p>
        </w:tc>
        <w:tc>
          <w:tcPr>
            <w:tcW w:w="3543" w:type="dxa"/>
          </w:tcPr>
          <w:p w14:paraId="4B787C21"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Hành động chính trong giao dịch</w:t>
            </w:r>
          </w:p>
        </w:tc>
      </w:tr>
      <w:tr w:rsidR="006E7830" w:rsidRPr="006D4348" w14:paraId="5C9008CA" w14:textId="77777777" w:rsidTr="001168E1">
        <w:tc>
          <w:tcPr>
            <w:tcW w:w="2714" w:type="dxa"/>
          </w:tcPr>
          <w:p w14:paraId="4D411951"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lastRenderedPageBreak/>
              <w:t>CSKH gọi điện xác nhận đơn hàng</w:t>
            </w:r>
          </w:p>
        </w:tc>
        <w:tc>
          <w:tcPr>
            <w:tcW w:w="1964" w:type="dxa"/>
          </w:tcPr>
          <w:p w14:paraId="55751EC7"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CSKH</w:t>
            </w:r>
          </w:p>
        </w:tc>
        <w:tc>
          <w:tcPr>
            <w:tcW w:w="1134" w:type="dxa"/>
          </w:tcPr>
          <w:p w14:paraId="092A96C8"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3543" w:type="dxa"/>
          </w:tcPr>
          <w:p w14:paraId="41E72C01"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Hành động kiểm tra giúp đảm bảo đúng thông tin, nhưng khách không nhìn thấy giá trị này</w:t>
            </w:r>
          </w:p>
        </w:tc>
      </w:tr>
      <w:tr w:rsidR="006E7830" w:rsidRPr="006D4348" w14:paraId="237DEA2E" w14:textId="77777777" w:rsidTr="001168E1">
        <w:tc>
          <w:tcPr>
            <w:tcW w:w="27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6E7830" w:rsidRPr="006D4348" w14:paraId="5D157355" w14:textId="77777777" w:rsidTr="009D07E8">
              <w:trPr>
                <w:tblCellSpacing w:w="15" w:type="dxa"/>
              </w:trPr>
              <w:tc>
                <w:tcPr>
                  <w:tcW w:w="0" w:type="auto"/>
                  <w:vAlign w:val="center"/>
                  <w:hideMark/>
                </w:tcPr>
                <w:p w14:paraId="1CAE12D7" w14:textId="77777777" w:rsidR="00AB1AC4" w:rsidRPr="006D4348" w:rsidRDefault="00AB1AC4"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Chuyển đơn hàng sang kế toán</w:t>
                  </w:r>
                </w:p>
              </w:tc>
            </w:tr>
          </w:tbl>
          <w:p w14:paraId="1AF66AAF" w14:textId="77777777" w:rsidR="00AB1AC4" w:rsidRPr="006D4348" w:rsidRDefault="00AB1AC4" w:rsidP="001168E1">
            <w:pPr>
              <w:spacing w:line="360" w:lineRule="auto"/>
              <w:jc w:val="both"/>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7830" w:rsidRPr="006D4348" w14:paraId="6E52896D" w14:textId="77777777" w:rsidTr="009D07E8">
              <w:trPr>
                <w:tblCellSpacing w:w="15" w:type="dxa"/>
              </w:trPr>
              <w:tc>
                <w:tcPr>
                  <w:tcW w:w="0" w:type="auto"/>
                  <w:vAlign w:val="center"/>
                  <w:hideMark/>
                </w:tcPr>
                <w:p w14:paraId="7A677724" w14:textId="77777777" w:rsidR="00AB1AC4" w:rsidRPr="006D4348" w:rsidRDefault="00AB1AC4" w:rsidP="001168E1">
                  <w:pPr>
                    <w:spacing w:after="0" w:line="360" w:lineRule="auto"/>
                    <w:jc w:val="both"/>
                    <w:rPr>
                      <w:rFonts w:ascii="Times New Roman" w:hAnsi="Times New Roman" w:cs="Times New Roman"/>
                      <w:sz w:val="26"/>
                      <w:szCs w:val="26"/>
                    </w:rPr>
                  </w:pPr>
                </w:p>
              </w:tc>
            </w:tr>
          </w:tbl>
          <w:p w14:paraId="6F6F036B" w14:textId="77777777" w:rsidR="00AB1AC4" w:rsidRPr="006D4348" w:rsidRDefault="00AB1AC4" w:rsidP="001168E1">
            <w:pPr>
              <w:spacing w:line="360" w:lineRule="auto"/>
              <w:jc w:val="both"/>
              <w:rPr>
                <w:rFonts w:ascii="Times New Roman" w:hAnsi="Times New Roman" w:cs="Times New Roman"/>
                <w:sz w:val="26"/>
                <w:szCs w:val="26"/>
              </w:rPr>
            </w:pPr>
          </w:p>
        </w:tc>
        <w:tc>
          <w:tcPr>
            <w:tcW w:w="1964" w:type="dxa"/>
          </w:tcPr>
          <w:p w14:paraId="10E32493"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 xml:space="preserve">CSKH </w:t>
            </w:r>
          </w:p>
        </w:tc>
        <w:tc>
          <w:tcPr>
            <w:tcW w:w="1134" w:type="dxa"/>
          </w:tcPr>
          <w:p w14:paraId="74FEC2E3"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3543" w:type="dxa"/>
          </w:tcPr>
          <w:p w14:paraId="6C87741A"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Mang tính nội bộ để xử lý đơn – cần thiết nhưng không tạo giá trị trực tiếp</w:t>
            </w:r>
          </w:p>
        </w:tc>
      </w:tr>
      <w:tr w:rsidR="006E7830" w:rsidRPr="006D4348" w14:paraId="3BCFDE59" w14:textId="77777777" w:rsidTr="001168E1">
        <w:tc>
          <w:tcPr>
            <w:tcW w:w="2714" w:type="dxa"/>
          </w:tcPr>
          <w:p w14:paraId="308DAD5F"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Xác minh phương thức thanh toán</w:t>
            </w:r>
          </w:p>
        </w:tc>
        <w:tc>
          <w:tcPr>
            <w:tcW w:w="1964" w:type="dxa"/>
          </w:tcPr>
          <w:p w14:paraId="4640D400"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Kế toán</w:t>
            </w:r>
          </w:p>
        </w:tc>
        <w:tc>
          <w:tcPr>
            <w:tcW w:w="1134" w:type="dxa"/>
          </w:tcPr>
          <w:p w14:paraId="4011F092"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3543" w:type="dxa"/>
          </w:tcPr>
          <w:p w14:paraId="0B46F273"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Bảo vệ doanh nghiệp khỏi gian lận – cần thiết nhưng khách không cảm nhận được</w:t>
            </w:r>
          </w:p>
        </w:tc>
      </w:tr>
      <w:tr w:rsidR="006E7830" w:rsidRPr="006D4348" w14:paraId="46AB97D1" w14:textId="77777777" w:rsidTr="001168E1">
        <w:tc>
          <w:tcPr>
            <w:tcW w:w="2714" w:type="dxa"/>
          </w:tcPr>
          <w:p w14:paraId="3091DB7E"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Kiểm tra thanh toán hợp lệ?</w:t>
            </w:r>
          </w:p>
        </w:tc>
        <w:tc>
          <w:tcPr>
            <w:tcW w:w="1964" w:type="dxa"/>
          </w:tcPr>
          <w:p w14:paraId="669E3E79"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 xml:space="preserve">Kế toán </w:t>
            </w:r>
          </w:p>
        </w:tc>
        <w:tc>
          <w:tcPr>
            <w:tcW w:w="1134" w:type="dxa"/>
          </w:tcPr>
          <w:p w14:paraId="5FCF8FA8"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3543" w:type="dxa"/>
          </w:tcPr>
          <w:p w14:paraId="38C708DB"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Cũng mang tính kiểm soát, thuộc nhóm hỗ trợ</w:t>
            </w:r>
          </w:p>
        </w:tc>
      </w:tr>
      <w:tr w:rsidR="006E7830" w:rsidRPr="006D4348" w14:paraId="0F57BDEB" w14:textId="77777777" w:rsidTr="001168E1">
        <w:tc>
          <w:tcPr>
            <w:tcW w:w="2714" w:type="dxa"/>
          </w:tcPr>
          <w:p w14:paraId="3FEC1A19"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Xác nhận đơn hàng</w:t>
            </w:r>
          </w:p>
        </w:tc>
        <w:tc>
          <w:tcPr>
            <w:tcW w:w="1964" w:type="dxa"/>
          </w:tcPr>
          <w:p w14:paraId="5FB1FD82"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Kế toán</w:t>
            </w:r>
          </w:p>
        </w:tc>
        <w:tc>
          <w:tcPr>
            <w:tcW w:w="1134" w:type="dxa"/>
          </w:tcPr>
          <w:p w14:paraId="4A57488E"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3543" w:type="dxa"/>
          </w:tcPr>
          <w:p w14:paraId="118751BF"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Không tạo giá trị mới nhưng là bước chuyển tiếp nội bộ quan trọng</w:t>
            </w:r>
          </w:p>
        </w:tc>
      </w:tr>
      <w:tr w:rsidR="006E7830" w:rsidRPr="006D4348" w14:paraId="60F3DD2B" w14:textId="77777777" w:rsidTr="001168E1">
        <w:tc>
          <w:tcPr>
            <w:tcW w:w="27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4"/>
            </w:tblGrid>
            <w:tr w:rsidR="006E7830" w:rsidRPr="006D4348" w14:paraId="6E1C993C" w14:textId="77777777" w:rsidTr="009D07E8">
              <w:trPr>
                <w:tblCellSpacing w:w="15" w:type="dxa"/>
              </w:trPr>
              <w:tc>
                <w:tcPr>
                  <w:tcW w:w="0" w:type="auto"/>
                  <w:vAlign w:val="center"/>
                  <w:hideMark/>
                </w:tcPr>
                <w:p w14:paraId="341D9652" w14:textId="77777777" w:rsidR="00AB1AC4" w:rsidRPr="006D4348" w:rsidRDefault="00AB1AC4"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Xuất kho và đóng gói</w:t>
                  </w:r>
                </w:p>
              </w:tc>
            </w:tr>
          </w:tbl>
          <w:p w14:paraId="5A2F7DA5" w14:textId="77777777" w:rsidR="00AB1AC4" w:rsidRPr="006D4348" w:rsidRDefault="00AB1AC4" w:rsidP="001168E1">
            <w:pPr>
              <w:spacing w:line="360" w:lineRule="auto"/>
              <w:jc w:val="both"/>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7830" w:rsidRPr="006D4348" w14:paraId="2D57D4C7" w14:textId="77777777" w:rsidTr="009D07E8">
              <w:trPr>
                <w:tblCellSpacing w:w="15" w:type="dxa"/>
              </w:trPr>
              <w:tc>
                <w:tcPr>
                  <w:tcW w:w="0" w:type="auto"/>
                  <w:vAlign w:val="center"/>
                  <w:hideMark/>
                </w:tcPr>
                <w:p w14:paraId="6AF3FDAD" w14:textId="77777777" w:rsidR="00AB1AC4" w:rsidRPr="006D4348" w:rsidRDefault="00AB1AC4" w:rsidP="001168E1">
                  <w:pPr>
                    <w:spacing w:after="0" w:line="360" w:lineRule="auto"/>
                    <w:jc w:val="both"/>
                    <w:rPr>
                      <w:rFonts w:ascii="Times New Roman" w:hAnsi="Times New Roman" w:cs="Times New Roman"/>
                      <w:sz w:val="26"/>
                      <w:szCs w:val="26"/>
                    </w:rPr>
                  </w:pPr>
                </w:p>
              </w:tc>
            </w:tr>
          </w:tbl>
          <w:p w14:paraId="1D8AA4BF" w14:textId="77777777" w:rsidR="00AB1AC4" w:rsidRPr="006D4348" w:rsidRDefault="00AB1AC4" w:rsidP="001168E1">
            <w:pPr>
              <w:spacing w:line="360" w:lineRule="auto"/>
              <w:jc w:val="both"/>
              <w:rPr>
                <w:rFonts w:ascii="Times New Roman" w:hAnsi="Times New Roman" w:cs="Times New Roman"/>
                <w:sz w:val="26"/>
                <w:szCs w:val="26"/>
              </w:rPr>
            </w:pPr>
          </w:p>
        </w:tc>
        <w:tc>
          <w:tcPr>
            <w:tcW w:w="1964" w:type="dxa"/>
          </w:tcPr>
          <w:p w14:paraId="12339D86" w14:textId="77777777" w:rsidR="00AB1AC4" w:rsidRPr="006D4348" w:rsidRDefault="00AB1AC4" w:rsidP="001168E1">
            <w:pPr>
              <w:spacing w:line="360" w:lineRule="auto"/>
              <w:jc w:val="both"/>
              <w:rPr>
                <w:rFonts w:ascii="Times New Roman" w:hAnsi="Times New Roman" w:cs="Times New Roman"/>
                <w:vanish/>
                <w:sz w:val="26"/>
                <w:szCs w:val="26"/>
              </w:rPr>
            </w:pPr>
          </w:p>
          <w:p w14:paraId="461E144B" w14:textId="391F7A00" w:rsidR="00AB1AC4" w:rsidRPr="006D4348" w:rsidRDefault="000C4FC8"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Kho hàng</w:t>
            </w:r>
          </w:p>
        </w:tc>
        <w:tc>
          <w:tcPr>
            <w:tcW w:w="1134" w:type="dxa"/>
          </w:tcPr>
          <w:p w14:paraId="0AFD4941"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VA</w:t>
            </w:r>
          </w:p>
        </w:tc>
        <w:tc>
          <w:tcPr>
            <w:tcW w:w="3543" w:type="dxa"/>
          </w:tcPr>
          <w:p w14:paraId="31F00B72"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Biến đổi sản phẩm theo hướng sẵn sàng giao – tạo giá trị.</w:t>
            </w:r>
          </w:p>
        </w:tc>
      </w:tr>
      <w:tr w:rsidR="006E7830" w:rsidRPr="006D4348" w14:paraId="3841AC83" w14:textId="77777777" w:rsidTr="001168E1">
        <w:tc>
          <w:tcPr>
            <w:tcW w:w="2714" w:type="dxa"/>
          </w:tcPr>
          <w:p w14:paraId="0678A2C6"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In phiếu giao hàng</w:t>
            </w:r>
          </w:p>
        </w:tc>
        <w:tc>
          <w:tcPr>
            <w:tcW w:w="1964" w:type="dxa"/>
          </w:tcPr>
          <w:p w14:paraId="5D094BD6"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Kho hàng</w:t>
            </w:r>
          </w:p>
        </w:tc>
        <w:tc>
          <w:tcPr>
            <w:tcW w:w="1134" w:type="dxa"/>
          </w:tcPr>
          <w:p w14:paraId="48AF3CA4"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3543" w:type="dxa"/>
          </w:tcPr>
          <w:p w14:paraId="05B628A3"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Chứng từ nội bộ, cần thiết nhưng khách không quan tâm</w:t>
            </w:r>
          </w:p>
        </w:tc>
      </w:tr>
      <w:tr w:rsidR="006E7830" w:rsidRPr="006D4348" w14:paraId="2FB47119" w14:textId="77777777" w:rsidTr="001168E1">
        <w:tc>
          <w:tcPr>
            <w:tcW w:w="2714" w:type="dxa"/>
          </w:tcPr>
          <w:p w14:paraId="4A83F960"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Vận chuyển hàng</w:t>
            </w:r>
          </w:p>
        </w:tc>
        <w:tc>
          <w:tcPr>
            <w:tcW w:w="1964" w:type="dxa"/>
          </w:tcPr>
          <w:p w14:paraId="4402C545"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Bộ phận giao hàng</w:t>
            </w:r>
          </w:p>
        </w:tc>
        <w:tc>
          <w:tcPr>
            <w:tcW w:w="1134" w:type="dxa"/>
          </w:tcPr>
          <w:p w14:paraId="3956C966"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VA</w:t>
            </w:r>
          </w:p>
        </w:tc>
        <w:tc>
          <w:tcPr>
            <w:tcW w:w="3543" w:type="dxa"/>
          </w:tcPr>
          <w:p w14:paraId="51792605"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Mang giá trị từ kho đến tay khách – chuyển giao</w:t>
            </w:r>
          </w:p>
        </w:tc>
      </w:tr>
      <w:tr w:rsidR="006E7830" w:rsidRPr="006D4348" w14:paraId="420439BF" w14:textId="77777777" w:rsidTr="001168E1">
        <w:tc>
          <w:tcPr>
            <w:tcW w:w="2714" w:type="dxa"/>
          </w:tcPr>
          <w:p w14:paraId="38639969"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Giao hàng cho khách</w:t>
            </w:r>
          </w:p>
        </w:tc>
        <w:tc>
          <w:tcPr>
            <w:tcW w:w="1964" w:type="dxa"/>
          </w:tcPr>
          <w:p w14:paraId="60011601"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Bộ phận giao hàng</w:t>
            </w:r>
          </w:p>
        </w:tc>
        <w:tc>
          <w:tcPr>
            <w:tcW w:w="1134" w:type="dxa"/>
          </w:tcPr>
          <w:p w14:paraId="24B5FB6F"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VA</w:t>
            </w:r>
          </w:p>
        </w:tc>
        <w:tc>
          <w:tcPr>
            <w:tcW w:w="3543" w:type="dxa"/>
          </w:tcPr>
          <w:p w14:paraId="747B8758"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Hoạt động chính mà khách hàng kỳ vọng</w:t>
            </w:r>
          </w:p>
        </w:tc>
      </w:tr>
      <w:tr w:rsidR="006E7830" w:rsidRPr="006D4348" w14:paraId="1B0C1585" w14:textId="77777777" w:rsidTr="001168E1">
        <w:tc>
          <w:tcPr>
            <w:tcW w:w="2714" w:type="dxa"/>
          </w:tcPr>
          <w:p w14:paraId="37283B1D"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Thu tiền (COD) nếu có</w:t>
            </w:r>
          </w:p>
        </w:tc>
        <w:tc>
          <w:tcPr>
            <w:tcW w:w="1964" w:type="dxa"/>
          </w:tcPr>
          <w:p w14:paraId="1D70A280"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Bộ phận giao nhận</w:t>
            </w:r>
          </w:p>
        </w:tc>
        <w:tc>
          <w:tcPr>
            <w:tcW w:w="1134" w:type="dxa"/>
          </w:tcPr>
          <w:p w14:paraId="0516CF9C"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3543" w:type="dxa"/>
          </w:tcPr>
          <w:p w14:paraId="5727559C"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Không trực tiếp làm thay đổi sản phẩm, nhưng là điều kiện hoàn tất</w:t>
            </w:r>
          </w:p>
        </w:tc>
      </w:tr>
      <w:tr w:rsidR="006E7830" w:rsidRPr="006D4348" w14:paraId="21DAB8C5" w14:textId="77777777" w:rsidTr="001168E1">
        <w:tc>
          <w:tcPr>
            <w:tcW w:w="2714" w:type="dxa"/>
          </w:tcPr>
          <w:p w14:paraId="39A24C9C"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lastRenderedPageBreak/>
              <w:t>Nhận tiền &amp; cập nhật hệ thống</w:t>
            </w:r>
          </w:p>
        </w:tc>
        <w:tc>
          <w:tcPr>
            <w:tcW w:w="1964" w:type="dxa"/>
          </w:tcPr>
          <w:p w14:paraId="2261C67A"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Kế toán / hệ thống</w:t>
            </w:r>
          </w:p>
        </w:tc>
        <w:tc>
          <w:tcPr>
            <w:tcW w:w="1134" w:type="dxa"/>
          </w:tcPr>
          <w:p w14:paraId="1C080CF1"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3543" w:type="dxa"/>
          </w:tcPr>
          <w:p w14:paraId="7BE52C20" w14:textId="77777777" w:rsidR="00AB1AC4" w:rsidRPr="006D4348" w:rsidRDefault="00AB1AC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Ghi nhận nội bộ – cần thiết cho kế toán nhưng không tạo giá trị cho khách</w:t>
            </w:r>
          </w:p>
        </w:tc>
      </w:tr>
    </w:tbl>
    <w:p w14:paraId="5EEF1BD5" w14:textId="77777777" w:rsidR="00AB1AC4" w:rsidRPr="006D4348" w:rsidRDefault="00AB1AC4" w:rsidP="001168E1">
      <w:pPr>
        <w:spacing w:after="0" w:line="360" w:lineRule="auto"/>
        <w:ind w:left="360"/>
        <w:rPr>
          <w:rFonts w:ascii="Times New Roman" w:hAnsi="Times New Roman" w:cs="Times New Roman"/>
          <w:sz w:val="26"/>
          <w:szCs w:val="26"/>
        </w:rPr>
      </w:pPr>
    </w:p>
    <w:p w14:paraId="160B920C" w14:textId="2D9A942E" w:rsidR="00AB1AC4" w:rsidRPr="006D4348" w:rsidRDefault="00AB1AC4" w:rsidP="001168E1">
      <w:pPr>
        <w:pStyle w:val="Heading4"/>
        <w:spacing w:before="0" w:after="0" w:line="360" w:lineRule="auto"/>
        <w:rPr>
          <w:rFonts w:ascii="Times New Roman" w:hAnsi="Times New Roman" w:cs="Times New Roman"/>
          <w:b/>
          <w:bCs/>
          <w:i w:val="0"/>
          <w:iCs w:val="0"/>
          <w:color w:val="auto"/>
          <w:sz w:val="26"/>
          <w:szCs w:val="26"/>
        </w:rPr>
      </w:pPr>
      <w:r w:rsidRPr="006D4348">
        <w:rPr>
          <w:rFonts w:ascii="Times New Roman" w:hAnsi="Times New Roman" w:cs="Times New Roman"/>
          <w:b/>
          <w:bCs/>
          <w:i w:val="0"/>
          <w:iCs w:val="0"/>
          <w:color w:val="auto"/>
          <w:sz w:val="26"/>
          <w:szCs w:val="26"/>
        </w:rPr>
        <w:t>3.1.</w:t>
      </w:r>
      <w:r w:rsidR="00525764" w:rsidRPr="006D4348">
        <w:rPr>
          <w:rFonts w:ascii="Times New Roman" w:hAnsi="Times New Roman" w:cs="Times New Roman"/>
          <w:b/>
          <w:bCs/>
          <w:i w:val="0"/>
          <w:iCs w:val="0"/>
          <w:color w:val="auto"/>
          <w:sz w:val="26"/>
          <w:szCs w:val="26"/>
        </w:rPr>
        <w:t>4</w:t>
      </w:r>
      <w:r w:rsidRPr="006D4348">
        <w:rPr>
          <w:rFonts w:ascii="Times New Roman" w:hAnsi="Times New Roman" w:cs="Times New Roman"/>
          <w:b/>
          <w:bCs/>
          <w:i w:val="0"/>
          <w:iCs w:val="0"/>
          <w:color w:val="auto"/>
          <w:sz w:val="26"/>
          <w:szCs w:val="26"/>
        </w:rPr>
        <w:t>.2 Phân tích lãng phí</w:t>
      </w:r>
    </w:p>
    <w:tbl>
      <w:tblPr>
        <w:tblStyle w:val="TableGrid"/>
        <w:tblW w:w="0" w:type="auto"/>
        <w:tblLook w:val="04A0" w:firstRow="1" w:lastRow="0" w:firstColumn="1" w:lastColumn="0" w:noHBand="0" w:noVBand="1"/>
      </w:tblPr>
      <w:tblGrid>
        <w:gridCol w:w="1838"/>
        <w:gridCol w:w="7512"/>
      </w:tblGrid>
      <w:tr w:rsidR="006E7830" w:rsidRPr="006D4348" w14:paraId="3AB5CAD0" w14:textId="77777777" w:rsidTr="001168E1">
        <w:tc>
          <w:tcPr>
            <w:tcW w:w="1838" w:type="dxa"/>
          </w:tcPr>
          <w:p w14:paraId="54EE9DC4"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Loại lãng phí</w:t>
            </w:r>
          </w:p>
        </w:tc>
        <w:tc>
          <w:tcPr>
            <w:tcW w:w="7512" w:type="dxa"/>
          </w:tcPr>
          <w:p w14:paraId="61274603"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Ví dụ trong quy trình</w:t>
            </w:r>
          </w:p>
        </w:tc>
      </w:tr>
      <w:tr w:rsidR="006E7830" w:rsidRPr="006D4348" w14:paraId="4EDCE71A" w14:textId="77777777" w:rsidTr="001168E1">
        <w:tc>
          <w:tcPr>
            <w:tcW w:w="1838" w:type="dxa"/>
            <w:vAlign w:val="center"/>
          </w:tcPr>
          <w:p w14:paraId="6B3272B7"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Hold</w:t>
            </w:r>
          </w:p>
        </w:tc>
        <w:tc>
          <w:tcPr>
            <w:tcW w:w="7512" w:type="dxa"/>
          </w:tcPr>
          <w:p w14:paraId="01B4FF49" w14:textId="1E3377EA" w:rsidR="00525764" w:rsidRPr="006D4348" w:rsidRDefault="0052576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 xml:space="preserve">- </w:t>
            </w:r>
            <w:r w:rsidR="00AB1AC4" w:rsidRPr="006D4348">
              <w:rPr>
                <w:rFonts w:ascii="Times New Roman" w:hAnsi="Times New Roman" w:cs="Times New Roman"/>
                <w:sz w:val="26"/>
                <w:szCs w:val="26"/>
              </w:rPr>
              <w:t>Chờ phản hồi từ khách khi liên hệ xác nhận thông tin đặt hàng</w:t>
            </w:r>
          </w:p>
          <w:p w14:paraId="6B203D4F" w14:textId="58A25C31" w:rsidR="00AB1AC4" w:rsidRPr="006D4348" w:rsidRDefault="0052576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 xml:space="preserve">- </w:t>
            </w:r>
            <w:r w:rsidR="00AB1AC4" w:rsidRPr="006D4348">
              <w:rPr>
                <w:rFonts w:ascii="Times New Roman" w:hAnsi="Times New Roman" w:cs="Times New Roman"/>
                <w:sz w:val="26"/>
                <w:szCs w:val="26"/>
              </w:rPr>
              <w:t>Chờ phản hồi từ khách khi liên hệ xác nhận thông tin đặt hàng</w:t>
            </w:r>
          </w:p>
        </w:tc>
      </w:tr>
      <w:tr w:rsidR="006E7830" w:rsidRPr="006D4348" w14:paraId="7420B426" w14:textId="77777777" w:rsidTr="001168E1">
        <w:tc>
          <w:tcPr>
            <w:tcW w:w="1838" w:type="dxa"/>
            <w:vAlign w:val="center"/>
          </w:tcPr>
          <w:p w14:paraId="0B9A9D66"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Move</w:t>
            </w:r>
          </w:p>
        </w:tc>
        <w:tc>
          <w:tcPr>
            <w:tcW w:w="7512" w:type="dxa"/>
          </w:tcPr>
          <w:p w14:paraId="45951A6F" w14:textId="46F61B5D" w:rsidR="00AB1AC4" w:rsidRPr="006D4348" w:rsidRDefault="0052576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 xml:space="preserve">- </w:t>
            </w:r>
            <w:r w:rsidR="00AB1AC4" w:rsidRPr="006D4348">
              <w:rPr>
                <w:rFonts w:ascii="Times New Roman" w:hAnsi="Times New Roman" w:cs="Times New Roman"/>
                <w:sz w:val="26"/>
                <w:szCs w:val="26"/>
              </w:rPr>
              <w:t>Chuyển giao đơn hàng giữa các bộ phận: CSKH → Kế toán → Kho → Giao nhận → Kế toán</w:t>
            </w:r>
          </w:p>
          <w:p w14:paraId="04240000" w14:textId="79A9BD45" w:rsidR="00AB1AC4" w:rsidRPr="006D4348" w:rsidRDefault="0052576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 xml:space="preserve">- </w:t>
            </w:r>
            <w:r w:rsidR="00AB1AC4" w:rsidRPr="006D4348">
              <w:rPr>
                <w:rFonts w:ascii="Times New Roman" w:hAnsi="Times New Roman" w:cs="Times New Roman"/>
                <w:sz w:val="26"/>
                <w:szCs w:val="26"/>
              </w:rPr>
              <w:t>Trao đổi qua nhiều message flow dẫn đến thời gian chuyển tiếp tăng, đặc biệt nếu không tích hợp hệ thống.</w:t>
            </w:r>
          </w:p>
        </w:tc>
      </w:tr>
      <w:tr w:rsidR="006E7830" w:rsidRPr="006D4348" w14:paraId="5D6AE782" w14:textId="77777777" w:rsidTr="001168E1">
        <w:tc>
          <w:tcPr>
            <w:tcW w:w="1838" w:type="dxa"/>
            <w:vAlign w:val="center"/>
          </w:tcPr>
          <w:p w14:paraId="25ABFFD5"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Overdo</w:t>
            </w:r>
          </w:p>
        </w:tc>
        <w:tc>
          <w:tcPr>
            <w:tcW w:w="7512" w:type="dxa"/>
          </w:tcPr>
          <w:p w14:paraId="528242C1" w14:textId="37E9E4BE" w:rsidR="00AB1AC4" w:rsidRPr="006D4348" w:rsidRDefault="0052576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 xml:space="preserve">- </w:t>
            </w:r>
            <w:r w:rsidR="00AB1AC4" w:rsidRPr="006D4348">
              <w:rPr>
                <w:rFonts w:ascii="Times New Roman" w:hAnsi="Times New Roman" w:cs="Times New Roman"/>
                <w:sz w:val="26"/>
                <w:szCs w:val="26"/>
              </w:rPr>
              <w:t>Gọi điện xác nhận đơn hàng thủ công thay vì xác minh tự động qua hệ thống (với đơn quen thuộc)</w:t>
            </w:r>
          </w:p>
          <w:p w14:paraId="6A47BEAD" w14:textId="47C866D3" w:rsidR="00AB1AC4" w:rsidRPr="006D4348" w:rsidRDefault="0052576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 xml:space="preserve">- </w:t>
            </w:r>
            <w:r w:rsidR="00AB1AC4" w:rsidRPr="006D4348">
              <w:rPr>
                <w:rFonts w:ascii="Times New Roman" w:hAnsi="Times New Roman" w:cs="Times New Roman"/>
                <w:sz w:val="26"/>
                <w:szCs w:val="26"/>
              </w:rPr>
              <w:t>Ghi phiếu giao hàng và dán nhãn bằng tay thay vì in tự động từ hệ thống</w:t>
            </w:r>
          </w:p>
        </w:tc>
      </w:tr>
    </w:tbl>
    <w:p w14:paraId="69405F4F" w14:textId="238CB90F" w:rsidR="00AB1AC4" w:rsidRPr="006D4348" w:rsidRDefault="00AB1AC4" w:rsidP="001168E1">
      <w:pPr>
        <w:pStyle w:val="Heading3"/>
        <w:spacing w:before="0" w:after="0" w:line="360" w:lineRule="auto"/>
        <w:rPr>
          <w:rFonts w:ascii="Times New Roman" w:hAnsi="Times New Roman" w:cs="Times New Roman"/>
          <w:b/>
          <w:bCs/>
          <w:color w:val="auto"/>
          <w:sz w:val="26"/>
          <w:szCs w:val="26"/>
        </w:rPr>
      </w:pPr>
      <w:bookmarkStart w:id="762" w:name="_Toc205108403"/>
      <w:r w:rsidRPr="006D4348">
        <w:rPr>
          <w:rFonts w:ascii="Times New Roman" w:hAnsi="Times New Roman" w:cs="Times New Roman"/>
          <w:b/>
          <w:bCs/>
          <w:color w:val="auto"/>
          <w:sz w:val="26"/>
          <w:szCs w:val="26"/>
        </w:rPr>
        <w:lastRenderedPageBreak/>
        <w:t>3.</w:t>
      </w:r>
      <w:r w:rsidR="00350B19" w:rsidRPr="006D4348">
        <w:rPr>
          <w:rFonts w:ascii="Times New Roman" w:hAnsi="Times New Roman" w:cs="Times New Roman"/>
          <w:b/>
          <w:bCs/>
          <w:color w:val="auto"/>
          <w:sz w:val="26"/>
          <w:szCs w:val="26"/>
        </w:rPr>
        <w:t>1</w:t>
      </w:r>
      <w:r w:rsidRPr="006D4348">
        <w:rPr>
          <w:rFonts w:ascii="Times New Roman" w:hAnsi="Times New Roman" w:cs="Times New Roman"/>
          <w:b/>
          <w:bCs/>
          <w:color w:val="auto"/>
          <w:sz w:val="26"/>
          <w:szCs w:val="26"/>
        </w:rPr>
        <w:t>.4 Phân tích định l</w:t>
      </w:r>
      <w:ins w:id="763" w:author="Bùi Anh Quốc" w:date="2025-08-02T16:18:00Z">
        <w:r w:rsidR="00E17D9A">
          <w:rPr>
            <w:rFonts w:ascii="Times New Roman" w:hAnsi="Times New Roman" w:cs="Times New Roman"/>
            <w:b/>
            <w:bCs/>
            <w:color w:val="auto"/>
            <w:sz w:val="26"/>
            <w:szCs w:val="26"/>
          </w:rPr>
          <w:t>ượng</w:t>
        </w:r>
      </w:ins>
      <w:bookmarkEnd w:id="762"/>
      <w:del w:id="764" w:author="Bùi Anh Quốc" w:date="2025-08-02T16:18:00Z">
        <w:r w:rsidRPr="006D4348" w:rsidDel="00E17D9A">
          <w:rPr>
            <w:rFonts w:ascii="Times New Roman" w:hAnsi="Times New Roman" w:cs="Times New Roman"/>
            <w:b/>
            <w:bCs/>
            <w:color w:val="auto"/>
            <w:sz w:val="26"/>
            <w:szCs w:val="26"/>
          </w:rPr>
          <w:delText>ương</w:delText>
        </w:r>
      </w:del>
    </w:p>
    <w:p w14:paraId="659547EB" w14:textId="60C12221" w:rsidR="00AB1AC4" w:rsidRPr="006D4348" w:rsidRDefault="00AB1AC4" w:rsidP="001168E1">
      <w:pPr>
        <w:pStyle w:val="Heading4"/>
        <w:spacing w:before="0" w:after="0" w:line="360" w:lineRule="auto"/>
        <w:rPr>
          <w:rFonts w:ascii="Times New Roman" w:hAnsi="Times New Roman" w:cs="Times New Roman"/>
          <w:b/>
          <w:bCs/>
          <w:i w:val="0"/>
          <w:iCs w:val="0"/>
          <w:color w:val="auto"/>
          <w:sz w:val="26"/>
          <w:szCs w:val="26"/>
        </w:rPr>
      </w:pPr>
      <w:r w:rsidRPr="006D4348">
        <w:rPr>
          <w:rFonts w:ascii="Times New Roman" w:hAnsi="Times New Roman" w:cs="Times New Roman"/>
          <w:b/>
          <w:bCs/>
          <w:i w:val="0"/>
          <w:iCs w:val="0"/>
          <w:color w:val="auto"/>
          <w:sz w:val="26"/>
          <w:szCs w:val="26"/>
        </w:rPr>
        <w:t>3.</w:t>
      </w:r>
      <w:r w:rsidR="00350B19" w:rsidRPr="006D4348">
        <w:rPr>
          <w:rFonts w:ascii="Times New Roman" w:hAnsi="Times New Roman" w:cs="Times New Roman"/>
          <w:b/>
          <w:bCs/>
          <w:i w:val="0"/>
          <w:iCs w:val="0"/>
          <w:color w:val="auto"/>
          <w:sz w:val="26"/>
          <w:szCs w:val="26"/>
        </w:rPr>
        <w:t>1</w:t>
      </w:r>
      <w:r w:rsidRPr="006D4348">
        <w:rPr>
          <w:rFonts w:ascii="Times New Roman" w:hAnsi="Times New Roman" w:cs="Times New Roman"/>
          <w:b/>
          <w:bCs/>
          <w:i w:val="0"/>
          <w:iCs w:val="0"/>
          <w:color w:val="auto"/>
          <w:sz w:val="26"/>
          <w:szCs w:val="26"/>
        </w:rPr>
        <w:t>.4.1 Thời gian</w:t>
      </w:r>
    </w:p>
    <w:p w14:paraId="2AF4E3A1" w14:textId="77777777" w:rsidR="00AB1AC4" w:rsidRPr="006D4348" w:rsidRDefault="00AB1AC4" w:rsidP="001168E1">
      <w:pPr>
        <w:spacing w:after="0" w:line="360" w:lineRule="auto"/>
        <w:rPr>
          <w:rFonts w:ascii="Times New Roman" w:hAnsi="Times New Roman" w:cs="Times New Roman"/>
          <w:sz w:val="26"/>
          <w:szCs w:val="26"/>
        </w:rPr>
      </w:pPr>
      <w:r w:rsidRPr="00157A75">
        <w:rPr>
          <w:rFonts w:ascii="Times New Roman" w:hAnsi="Times New Roman" w:cs="Times New Roman"/>
          <w:noProof/>
          <w:sz w:val="26"/>
          <w:szCs w:val="26"/>
        </w:rPr>
        <w:drawing>
          <wp:inline distT="0" distB="0" distL="0" distR="0" wp14:anchorId="1CD282BD" wp14:editId="52EE412F">
            <wp:extent cx="5943600" cy="4048760"/>
            <wp:effectExtent l="0" t="0" r="0" b="8890"/>
            <wp:docPr id="69810371" name="Picture 16"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0371" name="Picture 16" descr="A diagram of a circui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048760"/>
                    </a:xfrm>
                    <a:prstGeom prst="rect">
                      <a:avLst/>
                    </a:prstGeom>
                  </pic:spPr>
                </pic:pic>
              </a:graphicData>
            </a:graphic>
          </wp:inline>
        </w:drawing>
      </w:r>
    </w:p>
    <w:p w14:paraId="0FCD687D" w14:textId="33D62B1F" w:rsidR="00AB1AC4" w:rsidRPr="006D4348" w:rsidRDefault="00AB1AC4" w:rsidP="001168E1">
      <w:pPr>
        <w:spacing w:after="0" w:line="360" w:lineRule="auto"/>
        <w:jc w:val="center"/>
        <w:rPr>
          <w:rFonts w:ascii="Times New Roman" w:hAnsi="Times New Roman" w:cs="Times New Roman"/>
          <w:sz w:val="26"/>
          <w:szCs w:val="26"/>
        </w:rPr>
      </w:pPr>
      <w:r w:rsidRPr="006D4348">
        <w:rPr>
          <w:rFonts w:ascii="Times New Roman" w:hAnsi="Times New Roman" w:cs="Times New Roman"/>
          <w:sz w:val="26"/>
          <w:szCs w:val="26"/>
        </w:rPr>
        <w:t>Hình 3.</w:t>
      </w:r>
      <w:ins w:id="765" w:author="Bùi Anh Quốc" w:date="2025-08-02T15:51:00Z">
        <w:r w:rsidR="00A7576A">
          <w:rPr>
            <w:rFonts w:ascii="Times New Roman" w:hAnsi="Times New Roman" w:cs="Times New Roman"/>
            <w:sz w:val="26"/>
            <w:szCs w:val="26"/>
          </w:rPr>
          <w:t>3</w:t>
        </w:r>
      </w:ins>
      <w:del w:id="766" w:author="Bùi Anh Quốc" w:date="2025-08-02T15:51:00Z">
        <w:r w:rsidRPr="006D4348" w:rsidDel="00A7576A">
          <w:rPr>
            <w:rFonts w:ascii="Times New Roman" w:hAnsi="Times New Roman" w:cs="Times New Roman"/>
            <w:sz w:val="26"/>
            <w:szCs w:val="26"/>
          </w:rPr>
          <w:delText>7</w:delText>
        </w:r>
      </w:del>
      <w:r w:rsidRPr="006D4348">
        <w:rPr>
          <w:rFonts w:ascii="Times New Roman" w:hAnsi="Times New Roman" w:cs="Times New Roman"/>
          <w:sz w:val="26"/>
          <w:szCs w:val="26"/>
        </w:rPr>
        <w:t xml:space="preserve"> Định lượng thời gian mua hàng</w:t>
      </w:r>
    </w:p>
    <w:p w14:paraId="562E4472" w14:textId="77777777" w:rsidR="00AB1AC4" w:rsidRPr="006D4348" w:rsidRDefault="00AB1AC4" w:rsidP="001168E1">
      <w:pPr>
        <w:spacing w:after="0" w:line="360" w:lineRule="auto"/>
        <w:rPr>
          <w:rFonts w:ascii="Times New Roman" w:hAnsi="Times New Roman" w:cs="Times New Roman"/>
          <w:sz w:val="26"/>
          <w:szCs w:val="26"/>
        </w:rPr>
      </w:pPr>
      <w:r w:rsidRPr="00157A75">
        <w:rPr>
          <w:rFonts w:ascii="Times New Roman" w:hAnsi="Times New Roman" w:cs="Times New Roman"/>
          <w:noProof/>
          <w:sz w:val="26"/>
          <w:szCs w:val="26"/>
        </w:rPr>
        <mc:AlternateContent>
          <mc:Choice Requires="wps">
            <w:drawing>
              <wp:anchor distT="0" distB="0" distL="114300" distR="114300" simplePos="0" relativeHeight="251666432" behindDoc="1" locked="0" layoutInCell="1" allowOverlap="1" wp14:anchorId="19478E94" wp14:editId="693589D2">
                <wp:simplePos x="0" y="0"/>
                <wp:positionH relativeFrom="column">
                  <wp:posOffset>685280</wp:posOffset>
                </wp:positionH>
                <wp:positionV relativeFrom="paragraph">
                  <wp:posOffset>235066</wp:posOffset>
                </wp:positionV>
                <wp:extent cx="4655127" cy="360218"/>
                <wp:effectExtent l="0" t="0" r="12700" b="20955"/>
                <wp:wrapNone/>
                <wp:docPr id="1982353366" name="Rectangle 17"/>
                <wp:cNvGraphicFramePr/>
                <a:graphic xmlns:a="http://schemas.openxmlformats.org/drawingml/2006/main">
                  <a:graphicData uri="http://schemas.microsoft.com/office/word/2010/wordprocessingShape">
                    <wps:wsp>
                      <wps:cNvSpPr/>
                      <wps:spPr>
                        <a:xfrm>
                          <a:off x="0" y="0"/>
                          <a:ext cx="4655127" cy="36021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3F9BC" id="Rectangle 17" o:spid="_x0000_s1026" style="position:absolute;margin-left:53.95pt;margin-top:18.5pt;width:366.55pt;height:28.3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" fillcolor="white [3212]" strokecolor="#030e13 [484]" strokeweight="1pt"/>
            </w:pict>
          </mc:Fallback>
        </mc:AlternateContent>
      </w:r>
      <w:r w:rsidRPr="006D4348">
        <w:rPr>
          <w:rFonts w:ascii="Times New Roman" w:hAnsi="Times New Roman" w:cs="Times New Roman"/>
          <w:sz w:val="26"/>
          <w:szCs w:val="26"/>
        </w:rPr>
        <w:t>Thời gian trung bình của chu kỳ:</w:t>
      </w:r>
    </w:p>
    <w:p w14:paraId="4804BCBB" w14:textId="77777777" w:rsidR="00AB1AC4" w:rsidRPr="006D4348" w:rsidRDefault="00AB1AC4" w:rsidP="001168E1">
      <w:pPr>
        <w:spacing w:after="0" w:line="360" w:lineRule="auto"/>
        <w:jc w:val="center"/>
        <w:rPr>
          <w:rFonts w:ascii="Times New Roman" w:hAnsi="Times New Roman" w:cs="Times New Roman"/>
          <w:sz w:val="26"/>
          <w:szCs w:val="26"/>
        </w:rPr>
      </w:pPr>
      <w:r w:rsidRPr="006D4348">
        <w:rPr>
          <w:rFonts w:ascii="Times New Roman" w:hAnsi="Times New Roman" w:cs="Times New Roman"/>
          <w:sz w:val="26"/>
          <w:szCs w:val="26"/>
        </w:rPr>
        <w:t>30+0.3×2+0.7×(3+0.05×2+0.95×2)+5+30+(0.3×0+0.7×2)+1 = 81p</w:t>
      </w:r>
    </w:p>
    <w:p w14:paraId="78C91A50" w14:textId="77777777" w:rsidR="00AB1AC4" w:rsidRPr="006D4348" w:rsidRDefault="00AB1AC4" w:rsidP="001168E1">
      <w:pPr>
        <w:spacing w:after="0" w:line="360" w:lineRule="auto"/>
        <w:rPr>
          <w:rFonts w:ascii="Times New Roman" w:hAnsi="Times New Roman" w:cs="Times New Roman"/>
          <w:sz w:val="26"/>
          <w:szCs w:val="26"/>
        </w:rPr>
      </w:pPr>
    </w:p>
    <w:p w14:paraId="56035ABC" w14:textId="77777777" w:rsidR="00AB1AC4" w:rsidRPr="006D4348" w:rsidRDefault="00AB1AC4" w:rsidP="001168E1">
      <w:pPr>
        <w:spacing w:after="0" w:line="360" w:lineRule="auto"/>
        <w:rPr>
          <w:rFonts w:ascii="Times New Roman" w:hAnsi="Times New Roman" w:cs="Times New Roman"/>
          <w:sz w:val="26"/>
          <w:szCs w:val="26"/>
        </w:rPr>
      </w:pPr>
      <w:r w:rsidRPr="00157A75">
        <w:rPr>
          <w:rFonts w:ascii="Times New Roman" w:hAnsi="Times New Roman" w:cs="Times New Roman"/>
          <w:noProof/>
          <w:sz w:val="26"/>
          <w:szCs w:val="26"/>
        </w:rPr>
        <mc:AlternateContent>
          <mc:Choice Requires="wps">
            <w:drawing>
              <wp:anchor distT="0" distB="0" distL="114300" distR="114300" simplePos="0" relativeHeight="251667456" behindDoc="1" locked="0" layoutInCell="1" allowOverlap="1" wp14:anchorId="45F5371F" wp14:editId="45F24EE0">
                <wp:simplePos x="0" y="0"/>
                <wp:positionH relativeFrom="column">
                  <wp:posOffset>1476375</wp:posOffset>
                </wp:positionH>
                <wp:positionV relativeFrom="paragraph">
                  <wp:posOffset>206375</wp:posOffset>
                </wp:positionV>
                <wp:extent cx="3009900" cy="360218"/>
                <wp:effectExtent l="0" t="0" r="19050" b="20955"/>
                <wp:wrapNone/>
                <wp:docPr id="836655676" name="Rectangle 18"/>
                <wp:cNvGraphicFramePr/>
                <a:graphic xmlns:a="http://schemas.openxmlformats.org/drawingml/2006/main">
                  <a:graphicData uri="http://schemas.microsoft.com/office/word/2010/wordprocessingShape">
                    <wps:wsp>
                      <wps:cNvSpPr/>
                      <wps:spPr>
                        <a:xfrm>
                          <a:off x="0" y="0"/>
                          <a:ext cx="3009900" cy="36021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1AAE7E" id="Rectangle 18" o:spid="_x0000_s1026" style="position:absolute;margin-left:116.25pt;margin-top:16.25pt;width:237pt;height:28.3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" fillcolor="white [3212]" strokecolor="#030e13 [484]" strokeweight="1pt"/>
            </w:pict>
          </mc:Fallback>
        </mc:AlternateContent>
      </w:r>
      <w:r w:rsidRPr="006D4348">
        <w:rPr>
          <w:rFonts w:ascii="Times New Roman" w:hAnsi="Times New Roman" w:cs="Times New Roman"/>
          <w:sz w:val="26"/>
          <w:szCs w:val="26"/>
        </w:rPr>
        <w:t>Thời gian trung bình xử lý:</w:t>
      </w:r>
    </w:p>
    <w:p w14:paraId="59BCB8E2" w14:textId="77777777" w:rsidR="00AB1AC4" w:rsidRPr="006D4348" w:rsidRDefault="00AB1AC4" w:rsidP="001168E1">
      <w:pPr>
        <w:spacing w:after="0" w:line="360" w:lineRule="auto"/>
        <w:jc w:val="center"/>
        <w:rPr>
          <w:rFonts w:ascii="Times New Roman" w:hAnsi="Times New Roman" w:cs="Times New Roman"/>
          <w:sz w:val="26"/>
          <w:szCs w:val="26"/>
        </w:rPr>
      </w:pPr>
      <w:r w:rsidRPr="006D4348">
        <w:rPr>
          <w:rFonts w:ascii="Times New Roman" w:hAnsi="Times New Roman" w:cs="Times New Roman"/>
          <w:sz w:val="26"/>
          <w:szCs w:val="26"/>
        </w:rPr>
        <w:t>30+0.3×2+0.7×3+2+5+30+0.7×2+1 = 65p</w:t>
      </w:r>
    </w:p>
    <w:p w14:paraId="380DA718" w14:textId="77777777" w:rsidR="00AB1AC4" w:rsidRPr="006D4348" w:rsidRDefault="00AB1AC4" w:rsidP="001168E1">
      <w:pPr>
        <w:spacing w:after="0" w:line="360" w:lineRule="auto"/>
        <w:rPr>
          <w:rFonts w:ascii="Times New Roman" w:hAnsi="Times New Roman" w:cs="Times New Roman"/>
          <w:sz w:val="26"/>
          <w:szCs w:val="26"/>
        </w:rPr>
      </w:pPr>
      <w:r w:rsidRPr="00157A75">
        <w:rPr>
          <w:rFonts w:ascii="Times New Roman" w:hAnsi="Times New Roman" w:cs="Times New Roman"/>
          <w:noProof/>
          <w:sz w:val="26"/>
          <w:szCs w:val="26"/>
        </w:rPr>
        <mc:AlternateContent>
          <mc:Choice Requires="wps">
            <w:drawing>
              <wp:anchor distT="0" distB="0" distL="114300" distR="114300" simplePos="0" relativeHeight="251668480" behindDoc="1" locked="0" layoutInCell="1" allowOverlap="1" wp14:anchorId="0B68B21A" wp14:editId="4A853DD3">
                <wp:simplePos x="0" y="0"/>
                <wp:positionH relativeFrom="column">
                  <wp:posOffset>2043545</wp:posOffset>
                </wp:positionH>
                <wp:positionV relativeFrom="paragraph">
                  <wp:posOffset>278361</wp:posOffset>
                </wp:positionV>
                <wp:extent cx="1821873" cy="235527"/>
                <wp:effectExtent l="0" t="0" r="26035" b="12700"/>
                <wp:wrapNone/>
                <wp:docPr id="129976399" name="Rectangle 19"/>
                <wp:cNvGraphicFramePr/>
                <a:graphic xmlns:a="http://schemas.openxmlformats.org/drawingml/2006/main">
                  <a:graphicData uri="http://schemas.microsoft.com/office/word/2010/wordprocessingShape">
                    <wps:wsp>
                      <wps:cNvSpPr/>
                      <wps:spPr>
                        <a:xfrm>
                          <a:off x="0" y="0"/>
                          <a:ext cx="1821873" cy="23552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D68279" id="Rectangle 19" o:spid="_x0000_s1026" style="position:absolute;margin-left:160.9pt;margin-top:21.9pt;width:143.45pt;height:18.5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" fillcolor="white [3212]" strokecolor="#030e13 [484]" strokeweight="1pt"/>
            </w:pict>
          </mc:Fallback>
        </mc:AlternateContent>
      </w:r>
      <w:r w:rsidRPr="006D4348">
        <w:rPr>
          <w:rFonts w:ascii="Times New Roman" w:hAnsi="Times New Roman" w:cs="Times New Roman"/>
          <w:sz w:val="26"/>
          <w:szCs w:val="26"/>
        </w:rPr>
        <w:t>Hiệu suất thời gian:</w:t>
      </w:r>
    </w:p>
    <w:p w14:paraId="7ED01A42" w14:textId="77777777" w:rsidR="00AB1AC4" w:rsidRPr="006D4348" w:rsidRDefault="00AB1AC4" w:rsidP="001168E1">
      <w:pPr>
        <w:spacing w:after="0" w:line="360" w:lineRule="auto"/>
        <w:jc w:val="center"/>
        <w:rPr>
          <w:rFonts w:ascii="Times New Roman" w:hAnsi="Times New Roman" w:cs="Times New Roman"/>
          <w:sz w:val="26"/>
          <w:szCs w:val="26"/>
        </w:rPr>
      </w:pPr>
      <w:r w:rsidRPr="006D4348">
        <w:rPr>
          <w:rFonts w:ascii="Times New Roman" w:hAnsi="Times New Roman" w:cs="Times New Roman"/>
          <w:sz w:val="26"/>
          <w:szCs w:val="26"/>
        </w:rPr>
        <w:t>65/81.1 × 100% = 80.15%</w:t>
      </w:r>
    </w:p>
    <w:p w14:paraId="108C4E51" w14:textId="77777777" w:rsidR="00AB1AC4" w:rsidRPr="006D4348" w:rsidRDefault="00AB1AC4" w:rsidP="001168E1">
      <w:pPr>
        <w:spacing w:after="0" w:line="360" w:lineRule="auto"/>
        <w:rPr>
          <w:rFonts w:ascii="Times New Roman" w:hAnsi="Times New Roman" w:cs="Times New Roman"/>
          <w:sz w:val="26"/>
          <w:szCs w:val="26"/>
        </w:rPr>
      </w:pPr>
      <w:r w:rsidRPr="006D4348">
        <w:rPr>
          <w:rFonts w:ascii="Times New Roman" w:hAnsi="Times New Roman" w:cs="Times New Roman"/>
          <w:sz w:val="26"/>
          <w:szCs w:val="26"/>
        </w:rPr>
        <w:tab/>
      </w:r>
    </w:p>
    <w:p w14:paraId="71A5221C" w14:textId="77777777" w:rsidR="00AB1AC4" w:rsidRPr="006D4348" w:rsidRDefault="00AB1AC4" w:rsidP="001168E1">
      <w:pPr>
        <w:spacing w:after="0" w:line="360" w:lineRule="auto"/>
        <w:rPr>
          <w:rFonts w:ascii="Times New Roman" w:hAnsi="Times New Roman" w:cs="Times New Roman"/>
          <w:sz w:val="26"/>
          <w:szCs w:val="26"/>
        </w:rPr>
      </w:pPr>
    </w:p>
    <w:p w14:paraId="671A7E36" w14:textId="181276CA" w:rsidR="00AB1AC4" w:rsidRPr="006D4348" w:rsidRDefault="00AB1AC4" w:rsidP="001168E1">
      <w:pPr>
        <w:pStyle w:val="Heading4"/>
        <w:spacing w:before="0" w:after="0" w:line="360" w:lineRule="auto"/>
        <w:rPr>
          <w:rFonts w:ascii="Times New Roman" w:hAnsi="Times New Roman" w:cs="Times New Roman"/>
          <w:b/>
          <w:bCs/>
          <w:color w:val="auto"/>
          <w:sz w:val="26"/>
          <w:szCs w:val="26"/>
        </w:rPr>
      </w:pPr>
      <w:r w:rsidRPr="006D4348">
        <w:rPr>
          <w:rFonts w:ascii="Times New Roman" w:hAnsi="Times New Roman" w:cs="Times New Roman"/>
          <w:b/>
          <w:bCs/>
          <w:i w:val="0"/>
          <w:iCs w:val="0"/>
          <w:color w:val="auto"/>
          <w:sz w:val="26"/>
          <w:szCs w:val="26"/>
        </w:rPr>
        <w:lastRenderedPageBreak/>
        <w:t>3.</w:t>
      </w:r>
      <w:r w:rsidR="00350B19" w:rsidRPr="006D4348">
        <w:rPr>
          <w:rFonts w:ascii="Times New Roman" w:hAnsi="Times New Roman" w:cs="Times New Roman"/>
          <w:b/>
          <w:bCs/>
          <w:i w:val="0"/>
          <w:iCs w:val="0"/>
          <w:color w:val="auto"/>
          <w:sz w:val="26"/>
          <w:szCs w:val="26"/>
        </w:rPr>
        <w:t>1</w:t>
      </w:r>
      <w:r w:rsidRPr="006D4348">
        <w:rPr>
          <w:rFonts w:ascii="Times New Roman" w:hAnsi="Times New Roman" w:cs="Times New Roman"/>
          <w:b/>
          <w:bCs/>
          <w:i w:val="0"/>
          <w:iCs w:val="0"/>
          <w:color w:val="auto"/>
          <w:sz w:val="26"/>
          <w:szCs w:val="26"/>
        </w:rPr>
        <w:t xml:space="preserve">.4.2 </w:t>
      </w:r>
      <w:r w:rsidR="00350B19" w:rsidRPr="006D4348">
        <w:rPr>
          <w:rFonts w:ascii="Times New Roman" w:hAnsi="Times New Roman" w:cs="Times New Roman"/>
          <w:b/>
          <w:bCs/>
          <w:i w:val="0"/>
          <w:iCs w:val="0"/>
          <w:color w:val="auto"/>
          <w:sz w:val="26"/>
          <w:szCs w:val="26"/>
        </w:rPr>
        <w:t>C</w:t>
      </w:r>
      <w:r w:rsidRPr="006D4348">
        <w:rPr>
          <w:rFonts w:ascii="Times New Roman" w:hAnsi="Times New Roman" w:cs="Times New Roman"/>
          <w:b/>
          <w:bCs/>
          <w:i w:val="0"/>
          <w:iCs w:val="0"/>
          <w:color w:val="auto"/>
          <w:sz w:val="26"/>
          <w:szCs w:val="26"/>
        </w:rPr>
        <w:t>hi phí</w:t>
      </w:r>
    </w:p>
    <w:p w14:paraId="7E68C923" w14:textId="64F212E3" w:rsidR="00AB1AC4" w:rsidRPr="006D4348" w:rsidRDefault="00AB1AC4" w:rsidP="001168E1">
      <w:pPr>
        <w:spacing w:after="0" w:line="360" w:lineRule="auto"/>
        <w:rPr>
          <w:rFonts w:ascii="Times New Roman" w:hAnsi="Times New Roman" w:cs="Times New Roman"/>
          <w:b/>
          <w:bCs/>
          <w:sz w:val="26"/>
          <w:szCs w:val="26"/>
        </w:rPr>
      </w:pPr>
      <w:r w:rsidRPr="006D4348">
        <w:rPr>
          <w:rFonts w:ascii="Times New Roman" w:hAnsi="Times New Roman" w:cs="Times New Roman"/>
          <w:b/>
          <w:bCs/>
          <w:sz w:val="26"/>
          <w:szCs w:val="26"/>
        </w:rPr>
        <w:t>Giả định chi phí theo nhân sự</w:t>
      </w:r>
      <w:r w:rsidR="00525764" w:rsidRPr="006D4348">
        <w:rPr>
          <w:rFonts w:ascii="Times New Roman" w:hAnsi="Times New Roman" w:cs="Times New Roman"/>
          <w:b/>
          <w:bCs/>
          <w:sz w:val="26"/>
          <w:szCs w:val="26"/>
        </w:rPr>
        <w:t>:</w:t>
      </w:r>
    </w:p>
    <w:tbl>
      <w:tblPr>
        <w:tblStyle w:val="TableGrid"/>
        <w:tblW w:w="0" w:type="auto"/>
        <w:tblLook w:val="04A0" w:firstRow="1" w:lastRow="0" w:firstColumn="1" w:lastColumn="0" w:noHBand="0" w:noVBand="1"/>
      </w:tblPr>
      <w:tblGrid>
        <w:gridCol w:w="3105"/>
        <w:gridCol w:w="3130"/>
        <w:gridCol w:w="3115"/>
      </w:tblGrid>
      <w:tr w:rsidR="006E7830" w:rsidRPr="006D4348" w14:paraId="0F958716" w14:textId="77777777" w:rsidTr="009D07E8">
        <w:tc>
          <w:tcPr>
            <w:tcW w:w="3192" w:type="dxa"/>
          </w:tcPr>
          <w:p w14:paraId="14F936A8"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Bộ phận/ lane</w:t>
            </w:r>
          </w:p>
        </w:tc>
        <w:tc>
          <w:tcPr>
            <w:tcW w:w="3192" w:type="dxa"/>
          </w:tcPr>
          <w:p w14:paraId="37B29716"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Mô tả</w:t>
            </w:r>
          </w:p>
        </w:tc>
        <w:tc>
          <w:tcPr>
            <w:tcW w:w="3192" w:type="dxa"/>
          </w:tcPr>
          <w:p w14:paraId="595AE87A"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Chi phí/phút (VNĐ)</w:t>
            </w:r>
          </w:p>
        </w:tc>
      </w:tr>
      <w:tr w:rsidR="006E7830" w:rsidRPr="006D4348" w14:paraId="272E157A" w14:textId="77777777" w:rsidTr="009D07E8">
        <w:tc>
          <w:tcPr>
            <w:tcW w:w="3192" w:type="dxa"/>
          </w:tcPr>
          <w:p w14:paraId="766C06A5"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CSKH</w:t>
            </w:r>
          </w:p>
        </w:tc>
        <w:tc>
          <w:tcPr>
            <w:tcW w:w="3192" w:type="dxa"/>
          </w:tcPr>
          <w:p w14:paraId="2947D5DD"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Tư vấn, xác nhận, gọi điện</w:t>
            </w:r>
          </w:p>
        </w:tc>
        <w:tc>
          <w:tcPr>
            <w:tcW w:w="3192" w:type="dxa"/>
          </w:tcPr>
          <w:p w14:paraId="43E444BE"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1.000</w:t>
            </w:r>
          </w:p>
        </w:tc>
      </w:tr>
      <w:tr w:rsidR="006E7830" w:rsidRPr="006D4348" w14:paraId="304EE114" w14:textId="77777777" w:rsidTr="009D07E8">
        <w:tc>
          <w:tcPr>
            <w:tcW w:w="3192" w:type="dxa"/>
          </w:tcPr>
          <w:p w14:paraId="2DFAA4BD"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Kế toán</w:t>
            </w:r>
          </w:p>
        </w:tc>
        <w:tc>
          <w:tcPr>
            <w:tcW w:w="3192" w:type="dxa"/>
          </w:tcPr>
          <w:p w14:paraId="038EC214"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Xác minh thanh toán</w:t>
            </w:r>
          </w:p>
        </w:tc>
        <w:tc>
          <w:tcPr>
            <w:tcW w:w="3192" w:type="dxa"/>
          </w:tcPr>
          <w:p w14:paraId="16B81D75"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1.333</w:t>
            </w:r>
          </w:p>
        </w:tc>
      </w:tr>
      <w:tr w:rsidR="006E7830" w:rsidRPr="006D4348" w14:paraId="1C5F97FE" w14:textId="77777777" w:rsidTr="009D07E8">
        <w:tc>
          <w:tcPr>
            <w:tcW w:w="3192" w:type="dxa"/>
          </w:tcPr>
          <w:p w14:paraId="5D1D925B"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Kho hàng</w:t>
            </w:r>
          </w:p>
        </w:tc>
        <w:tc>
          <w:tcPr>
            <w:tcW w:w="3192" w:type="dxa"/>
          </w:tcPr>
          <w:p w14:paraId="5284A1F2"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Đóng gói, chi phiếu</w:t>
            </w:r>
          </w:p>
        </w:tc>
        <w:tc>
          <w:tcPr>
            <w:tcW w:w="3192" w:type="dxa"/>
          </w:tcPr>
          <w:p w14:paraId="4545A88A"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833</w:t>
            </w:r>
          </w:p>
        </w:tc>
      </w:tr>
      <w:tr w:rsidR="006E7830" w:rsidRPr="006D4348" w14:paraId="56200C77" w14:textId="77777777" w:rsidTr="009D07E8">
        <w:tc>
          <w:tcPr>
            <w:tcW w:w="3192" w:type="dxa"/>
          </w:tcPr>
          <w:p w14:paraId="1A56A74B"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Giao nhận</w:t>
            </w:r>
          </w:p>
        </w:tc>
        <w:tc>
          <w:tcPr>
            <w:tcW w:w="3192" w:type="dxa"/>
          </w:tcPr>
          <w:p w14:paraId="095CAEAF"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Vận chuyển,COD</w:t>
            </w:r>
          </w:p>
        </w:tc>
        <w:tc>
          <w:tcPr>
            <w:tcW w:w="3192" w:type="dxa"/>
          </w:tcPr>
          <w:p w14:paraId="43A61929"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667</w:t>
            </w:r>
          </w:p>
        </w:tc>
      </w:tr>
    </w:tbl>
    <w:p w14:paraId="268B1184" w14:textId="77777777" w:rsidR="00AB1AC4" w:rsidRPr="006D4348" w:rsidRDefault="00AB1AC4" w:rsidP="001168E1">
      <w:pPr>
        <w:spacing w:after="0" w:line="360" w:lineRule="auto"/>
        <w:rPr>
          <w:rFonts w:ascii="Times New Roman" w:hAnsi="Times New Roman" w:cs="Times New Roman"/>
          <w:sz w:val="26"/>
          <w:szCs w:val="26"/>
        </w:rPr>
      </w:pPr>
    </w:p>
    <w:p w14:paraId="402BB817" w14:textId="35CB86BA" w:rsidR="00AB1AC4" w:rsidRPr="006D4348" w:rsidRDefault="00AB1AC4" w:rsidP="001168E1">
      <w:pPr>
        <w:spacing w:after="0" w:line="360" w:lineRule="auto"/>
        <w:rPr>
          <w:rFonts w:ascii="Times New Roman" w:hAnsi="Times New Roman" w:cs="Times New Roman"/>
          <w:b/>
          <w:bCs/>
          <w:sz w:val="26"/>
          <w:szCs w:val="26"/>
        </w:rPr>
      </w:pPr>
      <w:r w:rsidRPr="006D4348">
        <w:rPr>
          <w:rFonts w:ascii="Times New Roman" w:hAnsi="Times New Roman" w:cs="Times New Roman"/>
          <w:b/>
          <w:bCs/>
          <w:sz w:val="26"/>
          <w:szCs w:val="26"/>
        </w:rPr>
        <w:t>Phân tích định lượng từng task</w:t>
      </w:r>
      <w:r w:rsidR="00525764" w:rsidRPr="006D4348">
        <w:rPr>
          <w:rFonts w:ascii="Times New Roman" w:hAnsi="Times New Roman" w:cs="Times New Roman"/>
          <w:b/>
          <w:bCs/>
          <w:sz w:val="26"/>
          <w:szCs w:val="26"/>
        </w:rPr>
        <w:t>:</w:t>
      </w:r>
    </w:p>
    <w:tbl>
      <w:tblPr>
        <w:tblStyle w:val="TableGrid"/>
        <w:tblW w:w="0" w:type="auto"/>
        <w:tblLook w:val="04A0" w:firstRow="1" w:lastRow="0" w:firstColumn="1" w:lastColumn="0" w:noHBand="0" w:noVBand="1"/>
      </w:tblPr>
      <w:tblGrid>
        <w:gridCol w:w="1271"/>
        <w:gridCol w:w="2552"/>
        <w:gridCol w:w="2268"/>
        <w:gridCol w:w="1701"/>
        <w:gridCol w:w="1558"/>
      </w:tblGrid>
      <w:tr w:rsidR="006E7830" w:rsidRPr="006D4348" w14:paraId="0E06BB46" w14:textId="77777777" w:rsidTr="001168E1">
        <w:tc>
          <w:tcPr>
            <w:tcW w:w="1271" w:type="dxa"/>
          </w:tcPr>
          <w:p w14:paraId="68421A9A"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Lane</w:t>
            </w:r>
          </w:p>
        </w:tc>
        <w:tc>
          <w:tcPr>
            <w:tcW w:w="2552" w:type="dxa"/>
          </w:tcPr>
          <w:p w14:paraId="4B037464"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Tác vụ</w:t>
            </w:r>
          </w:p>
        </w:tc>
        <w:tc>
          <w:tcPr>
            <w:tcW w:w="2268" w:type="dxa"/>
          </w:tcPr>
          <w:p w14:paraId="5E94F020"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Ước lượng (phút)</w:t>
            </w:r>
          </w:p>
        </w:tc>
        <w:tc>
          <w:tcPr>
            <w:tcW w:w="1701" w:type="dxa"/>
          </w:tcPr>
          <w:p w14:paraId="12CCE6A0"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Chi phí/phút</w:t>
            </w:r>
          </w:p>
        </w:tc>
        <w:tc>
          <w:tcPr>
            <w:tcW w:w="1558" w:type="dxa"/>
          </w:tcPr>
          <w:p w14:paraId="59B84A49"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Tổng chi phí (VNĐ)</w:t>
            </w:r>
          </w:p>
        </w:tc>
      </w:tr>
      <w:tr w:rsidR="006E7830" w:rsidRPr="006D4348" w14:paraId="7F71FBF7" w14:textId="77777777" w:rsidTr="001168E1">
        <w:tc>
          <w:tcPr>
            <w:tcW w:w="1271" w:type="dxa"/>
          </w:tcPr>
          <w:p w14:paraId="334B1D5C"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CSKH</w:t>
            </w:r>
          </w:p>
        </w:tc>
        <w:tc>
          <w:tcPr>
            <w:tcW w:w="2552" w:type="dxa"/>
          </w:tcPr>
          <w:p w14:paraId="63B21D59"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Nhận tư vấn → gọi điện xác nhận</w:t>
            </w:r>
          </w:p>
        </w:tc>
        <w:tc>
          <w:tcPr>
            <w:tcW w:w="2268" w:type="dxa"/>
          </w:tcPr>
          <w:p w14:paraId="431CD1BF"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30 + 3 = 33</w:t>
            </w:r>
          </w:p>
        </w:tc>
        <w:tc>
          <w:tcPr>
            <w:tcW w:w="1701" w:type="dxa"/>
          </w:tcPr>
          <w:p w14:paraId="43A7743D"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1.000</w:t>
            </w:r>
          </w:p>
        </w:tc>
        <w:tc>
          <w:tcPr>
            <w:tcW w:w="1558" w:type="dxa"/>
          </w:tcPr>
          <w:p w14:paraId="0A231890"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33.000</w:t>
            </w:r>
          </w:p>
        </w:tc>
      </w:tr>
      <w:tr w:rsidR="006E7830" w:rsidRPr="006D4348" w14:paraId="1B39B277" w14:textId="77777777" w:rsidTr="001168E1">
        <w:tc>
          <w:tcPr>
            <w:tcW w:w="1271" w:type="dxa"/>
          </w:tcPr>
          <w:p w14:paraId="52DC20A6"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CSKH</w:t>
            </w:r>
          </w:p>
        </w:tc>
        <w:tc>
          <w:tcPr>
            <w:tcW w:w="2552" w:type="dxa"/>
          </w:tcPr>
          <w:p w14:paraId="61DD6C20"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Chuyển đơn sang kế toán</w:t>
            </w:r>
          </w:p>
        </w:tc>
        <w:tc>
          <w:tcPr>
            <w:tcW w:w="2268" w:type="dxa"/>
          </w:tcPr>
          <w:p w14:paraId="0689F014"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2</w:t>
            </w:r>
          </w:p>
        </w:tc>
        <w:tc>
          <w:tcPr>
            <w:tcW w:w="1701" w:type="dxa"/>
          </w:tcPr>
          <w:p w14:paraId="74CBEAAE"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1.000</w:t>
            </w:r>
          </w:p>
        </w:tc>
        <w:tc>
          <w:tcPr>
            <w:tcW w:w="1558" w:type="dxa"/>
          </w:tcPr>
          <w:p w14:paraId="4DF716FC"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2.000</w:t>
            </w:r>
          </w:p>
        </w:tc>
      </w:tr>
      <w:tr w:rsidR="006E7830" w:rsidRPr="006D4348" w14:paraId="5619D47C" w14:textId="77777777" w:rsidTr="001168E1">
        <w:tc>
          <w:tcPr>
            <w:tcW w:w="1271" w:type="dxa"/>
          </w:tcPr>
          <w:p w14:paraId="0F804ECF"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Kế toán</w:t>
            </w:r>
          </w:p>
        </w:tc>
        <w:tc>
          <w:tcPr>
            <w:tcW w:w="2552" w:type="dxa"/>
          </w:tcPr>
          <w:p w14:paraId="485C0AEE"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Nhận đơn, xác minh thanh toán</w:t>
            </w:r>
          </w:p>
        </w:tc>
        <w:tc>
          <w:tcPr>
            <w:tcW w:w="2268" w:type="dxa"/>
          </w:tcPr>
          <w:p w14:paraId="0E1C1AFD"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4</w:t>
            </w:r>
          </w:p>
        </w:tc>
        <w:tc>
          <w:tcPr>
            <w:tcW w:w="1701" w:type="dxa"/>
          </w:tcPr>
          <w:p w14:paraId="67441D2C"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1.333</w:t>
            </w:r>
          </w:p>
        </w:tc>
        <w:tc>
          <w:tcPr>
            <w:tcW w:w="1558" w:type="dxa"/>
          </w:tcPr>
          <w:p w14:paraId="3B2002D7"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5.332</w:t>
            </w:r>
          </w:p>
        </w:tc>
      </w:tr>
      <w:tr w:rsidR="006E7830" w:rsidRPr="006D4348" w14:paraId="0290F846" w14:textId="77777777" w:rsidTr="001168E1">
        <w:tc>
          <w:tcPr>
            <w:tcW w:w="1271" w:type="dxa"/>
          </w:tcPr>
          <w:p w14:paraId="37F985D8"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Kế toán</w:t>
            </w:r>
          </w:p>
        </w:tc>
        <w:tc>
          <w:tcPr>
            <w:tcW w:w="2552" w:type="dxa"/>
          </w:tcPr>
          <w:p w14:paraId="7A907F6A"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Theo dõi thanh toán / xác minh COD</w:t>
            </w:r>
          </w:p>
        </w:tc>
        <w:tc>
          <w:tcPr>
            <w:tcW w:w="2268" w:type="dxa"/>
          </w:tcPr>
          <w:p w14:paraId="1474FE72"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2.7</w:t>
            </w:r>
          </w:p>
        </w:tc>
        <w:tc>
          <w:tcPr>
            <w:tcW w:w="1701" w:type="dxa"/>
          </w:tcPr>
          <w:p w14:paraId="6752157B"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1.333</w:t>
            </w:r>
          </w:p>
        </w:tc>
        <w:tc>
          <w:tcPr>
            <w:tcW w:w="1558" w:type="dxa"/>
          </w:tcPr>
          <w:p w14:paraId="530F071E"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3.600</w:t>
            </w:r>
          </w:p>
        </w:tc>
      </w:tr>
      <w:tr w:rsidR="006E7830" w:rsidRPr="006D4348" w14:paraId="3134182A" w14:textId="77777777" w:rsidTr="001168E1">
        <w:tc>
          <w:tcPr>
            <w:tcW w:w="1271" w:type="dxa"/>
          </w:tcPr>
          <w:p w14:paraId="0E9137E6"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Kế toán</w:t>
            </w:r>
          </w:p>
        </w:tc>
        <w:tc>
          <w:tcPr>
            <w:tcW w:w="2552" w:type="dxa"/>
          </w:tcPr>
          <w:p w14:paraId="741A3B4F"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Kiểm tra + xác nhận đơn hàng</w:t>
            </w:r>
          </w:p>
        </w:tc>
        <w:tc>
          <w:tcPr>
            <w:tcW w:w="2268" w:type="dxa"/>
          </w:tcPr>
          <w:p w14:paraId="2D6244DB"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2</w:t>
            </w:r>
          </w:p>
        </w:tc>
        <w:tc>
          <w:tcPr>
            <w:tcW w:w="1701" w:type="dxa"/>
          </w:tcPr>
          <w:p w14:paraId="2DF8427A"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1.333</w:t>
            </w:r>
          </w:p>
        </w:tc>
        <w:tc>
          <w:tcPr>
            <w:tcW w:w="1558" w:type="dxa"/>
          </w:tcPr>
          <w:p w14:paraId="281B0FA6"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2.666</w:t>
            </w:r>
          </w:p>
        </w:tc>
      </w:tr>
      <w:tr w:rsidR="006E7830" w:rsidRPr="006D4348" w14:paraId="3020559D" w14:textId="77777777" w:rsidTr="001168E1">
        <w:tc>
          <w:tcPr>
            <w:tcW w:w="1271" w:type="dxa"/>
          </w:tcPr>
          <w:p w14:paraId="368FDA53"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Kho hàng</w:t>
            </w:r>
          </w:p>
        </w:tc>
        <w:tc>
          <w:tcPr>
            <w:tcW w:w="2552" w:type="dxa"/>
          </w:tcPr>
          <w:p w14:paraId="47B77E8A"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Xuất kho và đóng gói sản phẩm</w:t>
            </w:r>
          </w:p>
        </w:tc>
        <w:tc>
          <w:tcPr>
            <w:tcW w:w="2268" w:type="dxa"/>
          </w:tcPr>
          <w:p w14:paraId="657E4C8C" w14:textId="77777777" w:rsidR="00AB1AC4" w:rsidRPr="006D4348" w:rsidRDefault="00AB1AC4"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5</w:t>
            </w:r>
          </w:p>
        </w:tc>
        <w:tc>
          <w:tcPr>
            <w:tcW w:w="1701" w:type="dxa"/>
          </w:tcPr>
          <w:p w14:paraId="394B7D96"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833</w:t>
            </w:r>
          </w:p>
        </w:tc>
        <w:tc>
          <w:tcPr>
            <w:tcW w:w="1558" w:type="dxa"/>
          </w:tcPr>
          <w:p w14:paraId="201DBE75"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4.165</w:t>
            </w:r>
          </w:p>
        </w:tc>
      </w:tr>
      <w:tr w:rsidR="006E7830" w:rsidRPr="006D4348" w14:paraId="6A1D7945" w14:textId="77777777" w:rsidTr="00F46630">
        <w:trPr>
          <w:hidden/>
        </w:trPr>
        <w:tc>
          <w:tcPr>
            <w:tcW w:w="1271" w:type="dxa"/>
          </w:tcPr>
          <w:p w14:paraId="02FAB02D" w14:textId="77777777" w:rsidR="00F46630" w:rsidRPr="006D4348" w:rsidRDefault="00F46630" w:rsidP="001168E1">
            <w:pPr>
              <w:spacing w:line="360"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7830" w:rsidRPr="006D4348" w14:paraId="0E9E6F24" w14:textId="77777777" w:rsidTr="007D1957">
              <w:trPr>
                <w:tblCellSpacing w:w="15" w:type="dxa"/>
              </w:trPr>
              <w:tc>
                <w:tcPr>
                  <w:tcW w:w="0" w:type="auto"/>
                  <w:vAlign w:val="center"/>
                  <w:hideMark/>
                </w:tcPr>
                <w:p w14:paraId="664560C6" w14:textId="77777777" w:rsidR="00F46630" w:rsidRPr="006D4348" w:rsidRDefault="00F46630" w:rsidP="001168E1">
                  <w:pPr>
                    <w:spacing w:after="0" w:line="360" w:lineRule="auto"/>
                    <w:rPr>
                      <w:rFonts w:ascii="Times New Roman" w:hAnsi="Times New Roman" w:cs="Times New Roman"/>
                      <w:sz w:val="26"/>
                      <w:szCs w:val="26"/>
                    </w:rPr>
                  </w:pPr>
                </w:p>
              </w:tc>
            </w:tr>
          </w:tbl>
          <w:p w14:paraId="50EE7815" w14:textId="2AA5D1F6" w:rsidR="00F46630" w:rsidRPr="006D4348" w:rsidRDefault="00F46630"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Kho hàng</w:t>
            </w:r>
          </w:p>
        </w:tc>
        <w:tc>
          <w:tcPr>
            <w:tcW w:w="2552" w:type="dxa"/>
          </w:tcPr>
          <w:p w14:paraId="56DA464D" w14:textId="77777777" w:rsidR="00F46630" w:rsidRPr="006D4348" w:rsidRDefault="00F46630" w:rsidP="001168E1">
            <w:pPr>
              <w:spacing w:line="360"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7830" w:rsidRPr="006D4348" w14:paraId="24BA33DD" w14:textId="77777777" w:rsidTr="007D1957">
              <w:trPr>
                <w:tblCellSpacing w:w="15" w:type="dxa"/>
              </w:trPr>
              <w:tc>
                <w:tcPr>
                  <w:tcW w:w="0" w:type="auto"/>
                  <w:vAlign w:val="center"/>
                  <w:hideMark/>
                </w:tcPr>
                <w:p w14:paraId="0EC7DEC7" w14:textId="77777777" w:rsidR="00F46630" w:rsidRPr="006D4348" w:rsidRDefault="00F46630" w:rsidP="001168E1">
                  <w:pPr>
                    <w:spacing w:after="0" w:line="360" w:lineRule="auto"/>
                    <w:rPr>
                      <w:rFonts w:ascii="Times New Roman" w:hAnsi="Times New Roman" w:cs="Times New Roman"/>
                      <w:sz w:val="26"/>
                      <w:szCs w:val="26"/>
                    </w:rPr>
                  </w:pPr>
                </w:p>
              </w:tc>
            </w:tr>
          </w:tbl>
          <w:p w14:paraId="67819DE9" w14:textId="2E5E5CD2" w:rsidR="00F46630" w:rsidRPr="006D4348" w:rsidRDefault="00F46630"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Ghi phiếu giao hàng và dán nhãn</w:t>
            </w:r>
          </w:p>
        </w:tc>
        <w:tc>
          <w:tcPr>
            <w:tcW w:w="2268" w:type="dxa"/>
          </w:tcPr>
          <w:p w14:paraId="7293DD24" w14:textId="16646846" w:rsidR="00F46630" w:rsidRPr="006D4348" w:rsidRDefault="00F46630"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2</w:t>
            </w:r>
          </w:p>
        </w:tc>
        <w:tc>
          <w:tcPr>
            <w:tcW w:w="1701" w:type="dxa"/>
          </w:tcPr>
          <w:p w14:paraId="2D97A4B1" w14:textId="250107BE" w:rsidR="00F46630" w:rsidRPr="006D4348" w:rsidRDefault="00F46630"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833</w:t>
            </w:r>
          </w:p>
        </w:tc>
        <w:tc>
          <w:tcPr>
            <w:tcW w:w="1558" w:type="dxa"/>
          </w:tcPr>
          <w:p w14:paraId="2D95E275" w14:textId="3392D459" w:rsidR="00F46630" w:rsidRPr="006D4348" w:rsidRDefault="00F46630"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1.666</w:t>
            </w:r>
          </w:p>
        </w:tc>
      </w:tr>
      <w:tr w:rsidR="006E7830" w:rsidRPr="006D4348" w14:paraId="3BFBD769" w14:textId="77777777" w:rsidTr="00F46630">
        <w:trPr>
          <w:hidden/>
        </w:trPr>
        <w:tc>
          <w:tcPr>
            <w:tcW w:w="1271" w:type="dxa"/>
          </w:tcPr>
          <w:p w14:paraId="2BAB6F2B" w14:textId="77777777" w:rsidR="00F46630" w:rsidRPr="006D4348" w:rsidRDefault="00F46630" w:rsidP="001168E1">
            <w:pPr>
              <w:spacing w:line="360"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7830" w:rsidRPr="006D4348" w14:paraId="75BC757B" w14:textId="77777777" w:rsidTr="007D1957">
              <w:trPr>
                <w:tblCellSpacing w:w="15" w:type="dxa"/>
              </w:trPr>
              <w:tc>
                <w:tcPr>
                  <w:tcW w:w="0" w:type="auto"/>
                  <w:vAlign w:val="center"/>
                  <w:hideMark/>
                </w:tcPr>
                <w:p w14:paraId="6AD48342" w14:textId="77777777" w:rsidR="00F46630" w:rsidRPr="006D4348" w:rsidRDefault="00F46630" w:rsidP="001168E1">
                  <w:pPr>
                    <w:spacing w:after="0" w:line="360" w:lineRule="auto"/>
                    <w:rPr>
                      <w:rFonts w:ascii="Times New Roman" w:hAnsi="Times New Roman" w:cs="Times New Roman"/>
                      <w:sz w:val="26"/>
                      <w:szCs w:val="26"/>
                    </w:rPr>
                  </w:pPr>
                </w:p>
              </w:tc>
            </w:tr>
          </w:tbl>
          <w:p w14:paraId="0120E683" w14:textId="6365D7EB" w:rsidR="00F46630" w:rsidRPr="006D4348" w:rsidRDefault="00F46630"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Giao hàng</w:t>
            </w:r>
          </w:p>
        </w:tc>
        <w:tc>
          <w:tcPr>
            <w:tcW w:w="2552" w:type="dxa"/>
          </w:tcPr>
          <w:p w14:paraId="05A30DDB" w14:textId="77777777" w:rsidR="00F46630" w:rsidRPr="006D4348" w:rsidRDefault="00F46630" w:rsidP="001168E1">
            <w:pPr>
              <w:spacing w:line="360"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7830" w:rsidRPr="006D4348" w14:paraId="3A2AD104" w14:textId="77777777" w:rsidTr="007D1957">
              <w:trPr>
                <w:tblCellSpacing w:w="15" w:type="dxa"/>
              </w:trPr>
              <w:tc>
                <w:tcPr>
                  <w:tcW w:w="0" w:type="auto"/>
                  <w:vAlign w:val="center"/>
                  <w:hideMark/>
                </w:tcPr>
                <w:p w14:paraId="5B572B73" w14:textId="77777777" w:rsidR="00F46630" w:rsidRPr="006D4348" w:rsidRDefault="00F46630" w:rsidP="001168E1">
                  <w:pPr>
                    <w:spacing w:after="0" w:line="360" w:lineRule="auto"/>
                    <w:rPr>
                      <w:rFonts w:ascii="Times New Roman" w:hAnsi="Times New Roman" w:cs="Times New Roman"/>
                      <w:sz w:val="26"/>
                      <w:szCs w:val="26"/>
                    </w:rPr>
                  </w:pPr>
                </w:p>
              </w:tc>
            </w:tr>
          </w:tbl>
          <w:p w14:paraId="6637D6C6" w14:textId="5C8C3E6A" w:rsidR="00F46630" w:rsidRPr="006D4348" w:rsidRDefault="00F46630"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Nhận hàng → vận chuyển</w:t>
            </w:r>
          </w:p>
        </w:tc>
        <w:tc>
          <w:tcPr>
            <w:tcW w:w="2268" w:type="dxa"/>
          </w:tcPr>
          <w:p w14:paraId="07376A10" w14:textId="17A1520F" w:rsidR="00F46630" w:rsidRPr="006D4348" w:rsidRDefault="00F46630" w:rsidP="001168E1">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30</w:t>
            </w:r>
          </w:p>
        </w:tc>
        <w:tc>
          <w:tcPr>
            <w:tcW w:w="1701" w:type="dxa"/>
          </w:tcPr>
          <w:p w14:paraId="73EC979D" w14:textId="22D5C77E" w:rsidR="00F46630" w:rsidRPr="006D4348" w:rsidRDefault="00F46630"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667</w:t>
            </w:r>
          </w:p>
        </w:tc>
        <w:tc>
          <w:tcPr>
            <w:tcW w:w="1558" w:type="dxa"/>
          </w:tcPr>
          <w:p w14:paraId="56815DE4" w14:textId="7E52EF88" w:rsidR="00F46630" w:rsidRPr="006D4348" w:rsidRDefault="00F46630"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20.010</w:t>
            </w:r>
          </w:p>
        </w:tc>
      </w:tr>
      <w:tr w:rsidR="006E7830" w:rsidRPr="006D4348" w14:paraId="64C71977" w14:textId="77777777" w:rsidTr="00F46630">
        <w:trPr>
          <w:hidden/>
        </w:trPr>
        <w:tc>
          <w:tcPr>
            <w:tcW w:w="1271" w:type="dxa"/>
          </w:tcPr>
          <w:p w14:paraId="029345F6" w14:textId="77777777" w:rsidR="00F46630" w:rsidRPr="006D4348" w:rsidRDefault="00F46630" w:rsidP="001168E1">
            <w:pPr>
              <w:spacing w:line="360"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7830" w:rsidRPr="006D4348" w14:paraId="105A8194" w14:textId="77777777" w:rsidTr="007D1957">
              <w:trPr>
                <w:tblCellSpacing w:w="15" w:type="dxa"/>
              </w:trPr>
              <w:tc>
                <w:tcPr>
                  <w:tcW w:w="0" w:type="auto"/>
                  <w:vAlign w:val="center"/>
                  <w:hideMark/>
                </w:tcPr>
                <w:p w14:paraId="66EF9601" w14:textId="77777777" w:rsidR="00F46630" w:rsidRPr="006D4348" w:rsidRDefault="00F46630" w:rsidP="001168E1">
                  <w:pPr>
                    <w:spacing w:after="0" w:line="360" w:lineRule="auto"/>
                    <w:rPr>
                      <w:rFonts w:ascii="Times New Roman" w:hAnsi="Times New Roman" w:cs="Times New Roman"/>
                      <w:sz w:val="26"/>
                      <w:szCs w:val="26"/>
                    </w:rPr>
                  </w:pPr>
                </w:p>
              </w:tc>
            </w:tr>
          </w:tbl>
          <w:p w14:paraId="3CE881E5" w14:textId="52A70CEC" w:rsidR="00F46630" w:rsidRPr="006D4348" w:rsidRDefault="00F46630"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Giao hàng</w:t>
            </w:r>
          </w:p>
        </w:tc>
        <w:tc>
          <w:tcPr>
            <w:tcW w:w="2552" w:type="dxa"/>
          </w:tcPr>
          <w:p w14:paraId="22416840" w14:textId="3C78B90A" w:rsidR="00F46630" w:rsidRPr="006D4348" w:rsidRDefault="00F46630" w:rsidP="001168E1">
            <w:pPr>
              <w:spacing w:line="360" w:lineRule="auto"/>
              <w:rPr>
                <w:rFonts w:ascii="Times New Roman" w:hAnsi="Times New Roman" w:cs="Times New Roman"/>
                <w:vanish/>
                <w:sz w:val="26"/>
                <w:szCs w:val="26"/>
              </w:rPr>
            </w:pPr>
            <w:r w:rsidRPr="006D4348">
              <w:rPr>
                <w:rFonts w:ascii="Times New Roman" w:hAnsi="Times New Roman" w:cs="Times New Roman"/>
                <w:sz w:val="26"/>
                <w:szCs w:val="26"/>
              </w:rPr>
              <w:t>Giao hàng + thu tiền (COD)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7830" w:rsidRPr="006D4348" w14:paraId="0C4B6E1C" w14:textId="77777777" w:rsidTr="007D1957">
              <w:trPr>
                <w:tblCellSpacing w:w="15" w:type="dxa"/>
              </w:trPr>
              <w:tc>
                <w:tcPr>
                  <w:tcW w:w="0" w:type="auto"/>
                  <w:vAlign w:val="center"/>
                  <w:hideMark/>
                </w:tcPr>
                <w:p w14:paraId="42492CE0" w14:textId="77777777" w:rsidR="00F46630" w:rsidRPr="006D4348" w:rsidRDefault="00F46630" w:rsidP="001168E1">
                  <w:pPr>
                    <w:spacing w:after="0" w:line="360" w:lineRule="auto"/>
                    <w:rPr>
                      <w:rFonts w:ascii="Times New Roman" w:hAnsi="Times New Roman" w:cs="Times New Roman"/>
                      <w:sz w:val="26"/>
                      <w:szCs w:val="26"/>
                    </w:rPr>
                  </w:pPr>
                </w:p>
              </w:tc>
            </w:tr>
          </w:tbl>
          <w:p w14:paraId="3ECC0B54" w14:textId="77777777" w:rsidR="00F46630" w:rsidRPr="006D4348" w:rsidRDefault="00F46630" w:rsidP="001168E1">
            <w:pPr>
              <w:spacing w:line="360" w:lineRule="auto"/>
              <w:rPr>
                <w:rFonts w:ascii="Times New Roman" w:hAnsi="Times New Roman" w:cs="Times New Roman"/>
                <w:sz w:val="26"/>
                <w:szCs w:val="26"/>
              </w:rPr>
            </w:pPr>
          </w:p>
        </w:tc>
        <w:tc>
          <w:tcPr>
            <w:tcW w:w="2268" w:type="dxa"/>
          </w:tcPr>
          <w:p w14:paraId="520B0A54" w14:textId="50D2CC37" w:rsidR="00F46630" w:rsidRPr="006D4348" w:rsidRDefault="00F46630" w:rsidP="001168E1">
            <w:pPr>
              <w:spacing w:line="360" w:lineRule="auto"/>
              <w:jc w:val="center"/>
              <w:rPr>
                <w:rFonts w:ascii="Times New Roman" w:hAnsi="Times New Roman" w:cs="Times New Roman"/>
                <w:vanish/>
                <w:sz w:val="26"/>
                <w:szCs w:val="26"/>
              </w:rPr>
            </w:pPr>
            <w:r w:rsidRPr="006D4348">
              <w:rPr>
                <w:rFonts w:ascii="Times New Roman" w:hAnsi="Times New Roman" w:cs="Times New Roman"/>
                <w:sz w:val="26"/>
                <w:szCs w:val="26"/>
              </w:rPr>
              <w:t>1.4</w:t>
            </w:r>
          </w:p>
          <w:p w14:paraId="34DB66E4" w14:textId="77777777" w:rsidR="00F46630" w:rsidRPr="006D4348" w:rsidRDefault="00F46630" w:rsidP="001168E1">
            <w:pPr>
              <w:spacing w:line="360" w:lineRule="auto"/>
              <w:jc w:val="center"/>
              <w:rPr>
                <w:rFonts w:ascii="Times New Roman" w:hAnsi="Times New Roman" w:cs="Times New Roman"/>
                <w:sz w:val="26"/>
                <w:szCs w:val="26"/>
              </w:rPr>
            </w:pPr>
          </w:p>
        </w:tc>
        <w:tc>
          <w:tcPr>
            <w:tcW w:w="1701" w:type="dxa"/>
          </w:tcPr>
          <w:p w14:paraId="6006F658" w14:textId="5214DAD3" w:rsidR="00F46630" w:rsidRPr="006D4348" w:rsidRDefault="00F46630"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667</w:t>
            </w:r>
          </w:p>
        </w:tc>
        <w:tc>
          <w:tcPr>
            <w:tcW w:w="1558" w:type="dxa"/>
          </w:tcPr>
          <w:p w14:paraId="06256CAF" w14:textId="051BC2D9" w:rsidR="00F46630" w:rsidRPr="006D4348" w:rsidRDefault="00F46630"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934</w:t>
            </w:r>
          </w:p>
        </w:tc>
      </w:tr>
    </w:tbl>
    <w:p w14:paraId="00EC11E7" w14:textId="77777777" w:rsidR="00AB1AC4" w:rsidRPr="006D4348" w:rsidRDefault="00AB1AC4" w:rsidP="001168E1">
      <w:pPr>
        <w:spacing w:after="0" w:line="360" w:lineRule="auto"/>
        <w:rPr>
          <w:rFonts w:ascii="Times New Roman" w:hAnsi="Times New Roman" w:cs="Times New Roman"/>
          <w:sz w:val="26"/>
          <w:szCs w:val="26"/>
        </w:rPr>
      </w:pPr>
    </w:p>
    <w:p w14:paraId="7B77721A" w14:textId="7B3E4B70" w:rsidR="00AB1AC4" w:rsidRPr="006D4348" w:rsidRDefault="00AB1AC4" w:rsidP="001168E1">
      <w:pPr>
        <w:spacing w:after="0" w:line="360" w:lineRule="auto"/>
        <w:rPr>
          <w:rFonts w:ascii="Times New Roman" w:hAnsi="Times New Roman" w:cs="Times New Roman"/>
          <w:b/>
          <w:bCs/>
          <w:sz w:val="26"/>
          <w:szCs w:val="26"/>
        </w:rPr>
      </w:pPr>
      <w:r w:rsidRPr="006D4348">
        <w:rPr>
          <w:rFonts w:ascii="Times New Roman" w:hAnsi="Times New Roman" w:cs="Times New Roman"/>
          <w:b/>
          <w:bCs/>
          <w:sz w:val="26"/>
          <w:szCs w:val="26"/>
        </w:rPr>
        <w:t>Tổng hợp chi phí theo lane</w:t>
      </w:r>
      <w:r w:rsidR="00F46630" w:rsidRPr="006D4348">
        <w:rPr>
          <w:rFonts w:ascii="Times New Roman" w:hAnsi="Times New Roman" w:cs="Times New Roman"/>
          <w:b/>
          <w:bCs/>
          <w:sz w:val="26"/>
          <w:szCs w:val="26"/>
        </w:rPr>
        <w:t>:</w:t>
      </w:r>
    </w:p>
    <w:tbl>
      <w:tblPr>
        <w:tblStyle w:val="TableGrid"/>
        <w:tblW w:w="0" w:type="auto"/>
        <w:tblLook w:val="04A0" w:firstRow="1" w:lastRow="0" w:firstColumn="1" w:lastColumn="0" w:noHBand="0" w:noVBand="1"/>
      </w:tblPr>
      <w:tblGrid>
        <w:gridCol w:w="3116"/>
        <w:gridCol w:w="3117"/>
        <w:gridCol w:w="3117"/>
      </w:tblGrid>
      <w:tr w:rsidR="006E7830" w:rsidRPr="006D4348" w14:paraId="0F2EDCCE" w14:textId="77777777" w:rsidTr="009D07E8">
        <w:tc>
          <w:tcPr>
            <w:tcW w:w="3192" w:type="dxa"/>
          </w:tcPr>
          <w:p w14:paraId="30614F93"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Lane</w:t>
            </w:r>
          </w:p>
        </w:tc>
        <w:tc>
          <w:tcPr>
            <w:tcW w:w="3192" w:type="dxa"/>
          </w:tcPr>
          <w:p w14:paraId="203690A6"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Tổng chi phí</w:t>
            </w:r>
          </w:p>
        </w:tc>
        <w:tc>
          <w:tcPr>
            <w:tcW w:w="3192" w:type="dxa"/>
          </w:tcPr>
          <w:p w14:paraId="6857E667" w14:textId="77777777" w:rsidR="00AB1AC4" w:rsidRPr="006D4348" w:rsidRDefault="00AB1AC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Tỷ trọng</w:t>
            </w:r>
          </w:p>
        </w:tc>
      </w:tr>
      <w:tr w:rsidR="006E7830" w:rsidRPr="006D4348" w14:paraId="01EBDAE4" w14:textId="77777777" w:rsidTr="009D07E8">
        <w:tc>
          <w:tcPr>
            <w:tcW w:w="3192" w:type="dxa"/>
          </w:tcPr>
          <w:p w14:paraId="13D98715"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CSKH</w:t>
            </w:r>
          </w:p>
        </w:tc>
        <w:tc>
          <w:tcPr>
            <w:tcW w:w="3192" w:type="dxa"/>
          </w:tcPr>
          <w:p w14:paraId="1B1FE59B"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33.000 + 2.000 = 35.000</w:t>
            </w:r>
          </w:p>
        </w:tc>
        <w:tc>
          <w:tcPr>
            <w:tcW w:w="3192" w:type="dxa"/>
          </w:tcPr>
          <w:p w14:paraId="31B82EE5"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 44.1%</w:t>
            </w:r>
          </w:p>
        </w:tc>
      </w:tr>
      <w:tr w:rsidR="006E7830" w:rsidRPr="006D4348" w14:paraId="625EBA44" w14:textId="77777777" w:rsidTr="009D07E8">
        <w:tc>
          <w:tcPr>
            <w:tcW w:w="3192" w:type="dxa"/>
          </w:tcPr>
          <w:p w14:paraId="50390C2F"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Kế toán</w:t>
            </w:r>
          </w:p>
        </w:tc>
        <w:tc>
          <w:tcPr>
            <w:tcW w:w="3192" w:type="dxa"/>
          </w:tcPr>
          <w:p w14:paraId="37953920"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11.6</w:t>
            </w:r>
          </w:p>
        </w:tc>
        <w:tc>
          <w:tcPr>
            <w:tcW w:w="3192" w:type="dxa"/>
          </w:tcPr>
          <w:p w14:paraId="72BD4721"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 14.6 %</w:t>
            </w:r>
          </w:p>
        </w:tc>
      </w:tr>
      <w:tr w:rsidR="006E7830" w:rsidRPr="006D4348" w14:paraId="61EAAB4F" w14:textId="77777777" w:rsidTr="009D07E8">
        <w:tc>
          <w:tcPr>
            <w:tcW w:w="3192" w:type="dxa"/>
          </w:tcPr>
          <w:p w14:paraId="671CB784"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Kho hàng</w:t>
            </w:r>
          </w:p>
        </w:tc>
        <w:tc>
          <w:tcPr>
            <w:tcW w:w="3192" w:type="dxa"/>
          </w:tcPr>
          <w:p w14:paraId="53B9239C"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5.8</w:t>
            </w:r>
          </w:p>
        </w:tc>
        <w:tc>
          <w:tcPr>
            <w:tcW w:w="3192" w:type="dxa"/>
          </w:tcPr>
          <w:p w14:paraId="0097FDA7"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 7.3 %</w:t>
            </w:r>
          </w:p>
        </w:tc>
      </w:tr>
      <w:tr w:rsidR="006E7830" w:rsidRPr="006D4348" w14:paraId="22387667" w14:textId="77777777" w:rsidTr="009D07E8">
        <w:tc>
          <w:tcPr>
            <w:tcW w:w="3192" w:type="dxa"/>
          </w:tcPr>
          <w:p w14:paraId="02BAE606"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Giao hàng</w:t>
            </w:r>
          </w:p>
        </w:tc>
        <w:tc>
          <w:tcPr>
            <w:tcW w:w="3192" w:type="dxa"/>
          </w:tcPr>
          <w:p w14:paraId="57171778"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20.9</w:t>
            </w:r>
          </w:p>
        </w:tc>
        <w:tc>
          <w:tcPr>
            <w:tcW w:w="3192" w:type="dxa"/>
          </w:tcPr>
          <w:p w14:paraId="2BEC45A4" w14:textId="77777777" w:rsidR="00AB1AC4" w:rsidRPr="006D4348" w:rsidRDefault="00AB1AC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 26.3%</w:t>
            </w:r>
          </w:p>
        </w:tc>
      </w:tr>
    </w:tbl>
    <w:p w14:paraId="6B230E61" w14:textId="77777777" w:rsidR="00AB1AC4" w:rsidRPr="006D4348" w:rsidRDefault="00AB1AC4" w:rsidP="001168E1">
      <w:pPr>
        <w:spacing w:after="0" w:line="360" w:lineRule="auto"/>
        <w:rPr>
          <w:rFonts w:ascii="Times New Roman" w:hAnsi="Times New Roman" w:cs="Times New Roman"/>
          <w:sz w:val="26"/>
          <w:szCs w:val="26"/>
        </w:rPr>
      </w:pPr>
    </w:p>
    <w:p w14:paraId="3AEB8B96" w14:textId="77777777" w:rsidR="00AB1AC4" w:rsidRPr="006D4348" w:rsidRDefault="00AB1AC4" w:rsidP="001168E1">
      <w:pPr>
        <w:spacing w:after="0" w:line="360" w:lineRule="auto"/>
        <w:rPr>
          <w:rFonts w:ascii="Times New Roman" w:hAnsi="Times New Roman" w:cs="Times New Roman"/>
          <w:b/>
          <w:bCs/>
          <w:sz w:val="26"/>
          <w:szCs w:val="26"/>
        </w:rPr>
      </w:pPr>
      <w:r w:rsidRPr="00157A75">
        <w:rPr>
          <w:rFonts w:ascii="Times New Roman" w:hAnsi="Times New Roman" w:cs="Times New Roman"/>
          <w:b/>
          <w:bCs/>
          <w:noProof/>
          <w:sz w:val="26"/>
          <w:szCs w:val="26"/>
        </w:rPr>
        <mc:AlternateContent>
          <mc:Choice Requires="wps">
            <w:drawing>
              <wp:anchor distT="0" distB="0" distL="114300" distR="114300" simplePos="0" relativeHeight="251669504" behindDoc="1" locked="0" layoutInCell="1" allowOverlap="1" wp14:anchorId="74A1B233" wp14:editId="031577A6">
                <wp:simplePos x="0" y="0"/>
                <wp:positionH relativeFrom="column">
                  <wp:posOffset>1000125</wp:posOffset>
                </wp:positionH>
                <wp:positionV relativeFrom="paragraph">
                  <wp:posOffset>271516</wp:posOffset>
                </wp:positionV>
                <wp:extent cx="3816036" cy="346363"/>
                <wp:effectExtent l="0" t="0" r="13335" b="15875"/>
                <wp:wrapNone/>
                <wp:docPr id="2007131441" name="Rectangle 21"/>
                <wp:cNvGraphicFramePr/>
                <a:graphic xmlns:a="http://schemas.openxmlformats.org/drawingml/2006/main">
                  <a:graphicData uri="http://schemas.microsoft.com/office/word/2010/wordprocessingShape">
                    <wps:wsp>
                      <wps:cNvSpPr/>
                      <wps:spPr>
                        <a:xfrm>
                          <a:off x="0" y="0"/>
                          <a:ext cx="3816036" cy="346363"/>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C271AE" id="Rectangle 21" o:spid="_x0000_s1026" style="position:absolute;margin-left:78.75pt;margin-top:21.4pt;width:300.5pt;height:27.2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" fillcolor="#f2f2f2 [3052]" strokecolor="#030e13 [484]" strokeweight="1pt"/>
            </w:pict>
          </mc:Fallback>
        </mc:AlternateContent>
      </w:r>
      <w:r w:rsidRPr="006D4348">
        <w:rPr>
          <w:rFonts w:ascii="Times New Roman" w:hAnsi="Times New Roman" w:cs="Times New Roman"/>
          <w:b/>
          <w:bCs/>
          <w:sz w:val="26"/>
          <w:szCs w:val="26"/>
        </w:rPr>
        <w:t>Tổng chi phí toàn quy trình:</w:t>
      </w:r>
    </w:p>
    <w:p w14:paraId="7956C624" w14:textId="77777777" w:rsidR="00AB1AC4" w:rsidRPr="006D4348" w:rsidRDefault="00AB1AC4" w:rsidP="001168E1">
      <w:pPr>
        <w:spacing w:after="0" w:line="360" w:lineRule="auto"/>
        <w:jc w:val="center"/>
        <w:rPr>
          <w:rFonts w:ascii="Times New Roman" w:hAnsi="Times New Roman" w:cs="Times New Roman"/>
          <w:sz w:val="26"/>
          <w:szCs w:val="26"/>
        </w:rPr>
      </w:pPr>
      <w:r w:rsidRPr="006D4348">
        <w:rPr>
          <w:rFonts w:ascii="Times New Roman" w:hAnsi="Times New Roman" w:cs="Times New Roman"/>
          <w:sz w:val="26"/>
          <w:szCs w:val="26"/>
        </w:rPr>
        <w:t>35.000+11.6+5.8+20.9= 73.300vnđ (ước lượng)</w:t>
      </w:r>
    </w:p>
    <w:p w14:paraId="00626583" w14:textId="77777777" w:rsidR="00AB1AC4" w:rsidRPr="006D4348" w:rsidRDefault="00AB1AC4" w:rsidP="001168E1">
      <w:pPr>
        <w:spacing w:after="0" w:line="360" w:lineRule="auto"/>
        <w:rPr>
          <w:rFonts w:ascii="Times New Roman" w:hAnsi="Times New Roman" w:cs="Times New Roman"/>
        </w:rPr>
      </w:pPr>
    </w:p>
    <w:p w14:paraId="268A0AD1" w14:textId="245058AE" w:rsidR="00464814" w:rsidRPr="006D4348" w:rsidRDefault="00464814" w:rsidP="001168E1">
      <w:pPr>
        <w:pStyle w:val="Heading2"/>
        <w:spacing w:before="0" w:after="0" w:line="360" w:lineRule="auto"/>
        <w:rPr>
          <w:rFonts w:ascii="Times New Roman" w:eastAsia="Times New Roman" w:hAnsi="Times New Roman" w:cs="Times New Roman"/>
          <w:b/>
          <w:bCs/>
          <w:color w:val="auto"/>
        </w:rPr>
      </w:pPr>
      <w:bookmarkStart w:id="767" w:name="_Toc205108404"/>
      <w:r w:rsidRPr="006D4348">
        <w:rPr>
          <w:rFonts w:ascii="Times New Roman" w:eastAsia="Times New Roman" w:hAnsi="Times New Roman" w:cs="Times New Roman"/>
          <w:b/>
          <w:bCs/>
          <w:color w:val="auto"/>
        </w:rPr>
        <w:t xml:space="preserve">3.2 </w:t>
      </w:r>
      <w:r w:rsidRPr="006D4348">
        <w:rPr>
          <w:rFonts w:ascii="Times New Roman" w:eastAsia="Arial" w:hAnsi="Times New Roman" w:cs="Times New Roman"/>
          <w:b/>
          <w:bCs/>
          <w:color w:val="auto"/>
        </w:rPr>
        <w:t>Quy trình Quản lý Tồn kho &amp; Fulfillment</w:t>
      </w:r>
      <w:bookmarkEnd w:id="767"/>
    </w:p>
    <w:p w14:paraId="18CDC500" w14:textId="77777777" w:rsidR="00464814" w:rsidRPr="006D4348" w:rsidRDefault="00464814" w:rsidP="001168E1">
      <w:pPr>
        <w:pStyle w:val="Heading3"/>
        <w:spacing w:before="0" w:after="0" w:line="360" w:lineRule="auto"/>
        <w:rPr>
          <w:rFonts w:ascii="Times New Roman" w:eastAsia="Times New Roman" w:hAnsi="Times New Roman" w:cs="Times New Roman"/>
          <w:b/>
          <w:bCs/>
          <w:color w:val="auto"/>
          <w:sz w:val="26"/>
          <w:szCs w:val="26"/>
        </w:rPr>
      </w:pPr>
      <w:bookmarkStart w:id="768" w:name="_Toc205108405"/>
      <w:r w:rsidRPr="006D4348">
        <w:rPr>
          <w:rFonts w:ascii="Times New Roman" w:eastAsia="Times New Roman" w:hAnsi="Times New Roman" w:cs="Times New Roman"/>
          <w:b/>
          <w:bCs/>
          <w:color w:val="auto"/>
          <w:sz w:val="26"/>
          <w:szCs w:val="26"/>
        </w:rPr>
        <w:t>3.2.1 Mô tả quy trình</w:t>
      </w:r>
      <w:bookmarkEnd w:id="768"/>
    </w:p>
    <w:p w14:paraId="290B5902" w14:textId="06EC8227" w:rsidR="00464814" w:rsidRDefault="00464814">
      <w:pPr>
        <w:spacing w:after="0" w:line="360" w:lineRule="auto"/>
        <w:jc w:val="both"/>
        <w:rPr>
          <w:ins w:id="769" w:author="Bùi Anh Quốc" w:date="2025-08-02T15:53:00Z"/>
          <w:rFonts w:ascii="Times New Roman" w:hAnsi="Times New Roman" w:cs="Times New Roman"/>
        </w:rPr>
      </w:pPr>
      <w:r w:rsidRPr="00157A75">
        <w:rPr>
          <w:rFonts w:ascii="Times New Roman" w:hAnsi="Times New Roman" w:cs="Times New Roman"/>
          <w:noProof/>
        </w:rPr>
        <w:drawing>
          <wp:inline distT="0" distB="0" distL="0" distR="0" wp14:anchorId="75EF8275" wp14:editId="006CCBED">
            <wp:extent cx="5730737" cy="1542422"/>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63119" name=""/>
                    <pic:cNvPicPr/>
                  </pic:nvPicPr>
                  <pic:blipFill>
                    <a:blip r:embed="rId18">
                      <a:extLst>
                        <a:ext uri="{28A0092B-C50C-407E-A947-70E740481C1C}">
                          <a14:useLocalDpi xmlns:a14="http://schemas.microsoft.com/office/drawing/2010/main" val="0"/>
                        </a:ext>
                      </a:extLst>
                    </a:blip>
                    <a:stretch>
                      <a:fillRect/>
                    </a:stretch>
                  </pic:blipFill>
                  <pic:spPr>
                    <a:xfrm>
                      <a:off x="0" y="0"/>
                      <a:ext cx="5730737" cy="1542422"/>
                    </a:xfrm>
                    <a:prstGeom prst="rect">
                      <a:avLst/>
                    </a:prstGeom>
                  </pic:spPr>
                </pic:pic>
              </a:graphicData>
            </a:graphic>
          </wp:inline>
        </w:drawing>
      </w:r>
    </w:p>
    <w:p w14:paraId="3A49D96D" w14:textId="03ACE755" w:rsidR="00A7576A" w:rsidRPr="006D4348" w:rsidRDefault="00A7576A">
      <w:pPr>
        <w:spacing w:after="0" w:line="360" w:lineRule="auto"/>
        <w:jc w:val="center"/>
        <w:rPr>
          <w:rFonts w:ascii="Times New Roman" w:hAnsi="Times New Roman" w:cs="Times New Roman"/>
        </w:rPr>
        <w:pPrChange w:id="770" w:author="Bùi Anh Quốc" w:date="2025-08-02T15:53:00Z">
          <w:pPr>
            <w:spacing w:after="0" w:line="360" w:lineRule="auto"/>
            <w:jc w:val="both"/>
          </w:pPr>
        </w:pPrChange>
      </w:pPr>
      <w:ins w:id="771" w:author="Bùi Anh Quốc" w:date="2025-08-02T15:53:00Z">
        <w:r>
          <w:rPr>
            <w:rFonts w:ascii="Times New Roman" w:hAnsi="Times New Roman" w:cs="Times New Roman"/>
          </w:rPr>
          <w:t xml:space="preserve">Hình 3.4 </w:t>
        </w:r>
        <w:r w:rsidRPr="006D4348">
          <w:rPr>
            <w:rFonts w:ascii="Times New Roman" w:hAnsi="Times New Roman" w:cs="Times New Roman"/>
            <w:sz w:val="26"/>
            <w:szCs w:val="26"/>
          </w:rPr>
          <w:t>Quy trình chi tiết</w:t>
        </w:r>
      </w:ins>
    </w:p>
    <w:p w14:paraId="33626A8F" w14:textId="77777777" w:rsidR="00464814" w:rsidRPr="006D4348" w:rsidRDefault="00464814">
      <w:p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ab/>
        <w:t>Quy trình quản lý tồn kho &amp; fulfillment được thiết lập nhằm đảm bảo số liệu hàng hóa trong kho luôn chính xác, kịp thời đáp ứng các yêu cầu nhập – xuất và hỗ trợ hoạt động kinh doanh.</w:t>
      </w:r>
    </w:p>
    <w:p w14:paraId="619EB8B4" w14:textId="77777777" w:rsidR="00464814" w:rsidRPr="006D4348" w:rsidRDefault="00464814">
      <w:p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ab/>
        <w:t>Quy trình này được kích hoạt trong các trường hợp:</w:t>
      </w:r>
    </w:p>
    <w:p w14:paraId="2120B98B" w14:textId="77777777" w:rsidR="00464814" w:rsidRPr="006D4348" w:rsidRDefault="00464814">
      <w:pPr>
        <w:pStyle w:val="ListParagraph"/>
        <w:numPr>
          <w:ilvl w:val="1"/>
          <w:numId w:val="53"/>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Kiểm kê định kỳ (tháng, quý, năm).</w:t>
      </w:r>
    </w:p>
    <w:p w14:paraId="7F7ACF67" w14:textId="77777777" w:rsidR="00464814" w:rsidRPr="006D4348" w:rsidRDefault="00464814">
      <w:pPr>
        <w:pStyle w:val="ListParagraph"/>
        <w:numPr>
          <w:ilvl w:val="1"/>
          <w:numId w:val="53"/>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Kiểm kê đột xuất khi nghi ngờ số liệu không chính xác.</w:t>
      </w:r>
    </w:p>
    <w:p w14:paraId="25738E51" w14:textId="77777777" w:rsidR="00464814" w:rsidRPr="006D4348" w:rsidRDefault="00464814">
      <w:pPr>
        <w:pStyle w:val="ListParagraph"/>
        <w:numPr>
          <w:ilvl w:val="1"/>
          <w:numId w:val="53"/>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lastRenderedPageBreak/>
        <w:t>Khi có nhu cầu fulfillment: xuất hàng giao khách, điều chuyển nội bộ, nhập bổ sung.</w:t>
      </w:r>
    </w:p>
    <w:p w14:paraId="5D27827B" w14:textId="01BBC5BE" w:rsidR="00464814" w:rsidRPr="006D4348" w:rsidRDefault="0027174F" w:rsidP="001168E1">
      <w:pPr>
        <w:pStyle w:val="Heading3"/>
        <w:spacing w:before="0" w:after="0" w:line="360" w:lineRule="auto"/>
        <w:jc w:val="both"/>
        <w:rPr>
          <w:rFonts w:ascii="Times New Roman" w:eastAsia="Times New Roman" w:hAnsi="Times New Roman" w:cs="Times New Roman"/>
          <w:b/>
          <w:bCs/>
          <w:color w:val="auto"/>
          <w:sz w:val="26"/>
          <w:szCs w:val="26"/>
        </w:rPr>
      </w:pPr>
      <w:bookmarkStart w:id="772" w:name="_Toc205108406"/>
      <w:r w:rsidRPr="006D4348">
        <w:rPr>
          <w:rFonts w:ascii="Times New Roman" w:eastAsia="Times New Roman" w:hAnsi="Times New Roman" w:cs="Times New Roman"/>
          <w:b/>
          <w:bCs/>
          <w:color w:val="auto"/>
          <w:sz w:val="26"/>
          <w:szCs w:val="26"/>
        </w:rPr>
        <w:t>3.2.2 Phương pháp</w:t>
      </w:r>
      <w:r w:rsidR="00464814" w:rsidRPr="006D4348">
        <w:rPr>
          <w:rFonts w:ascii="Times New Roman" w:eastAsia="Times New Roman" w:hAnsi="Times New Roman" w:cs="Times New Roman"/>
          <w:b/>
          <w:bCs/>
          <w:color w:val="auto"/>
          <w:sz w:val="26"/>
          <w:szCs w:val="26"/>
        </w:rPr>
        <w:t xml:space="preserve"> thực hiện:</w:t>
      </w:r>
      <w:bookmarkEnd w:id="772"/>
    </w:p>
    <w:p w14:paraId="4FC58658" w14:textId="033B1230" w:rsidR="00464814" w:rsidRPr="006D4348" w:rsidRDefault="00464814">
      <w:pPr>
        <w:pStyle w:val="ListParagraph"/>
        <w:numPr>
          <w:ilvl w:val="0"/>
          <w:numId w:val="16"/>
        </w:numPr>
        <w:spacing w:after="0" w:line="360" w:lineRule="auto"/>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Xác định nhu cầu kiểm kê và fulfillment</w:t>
      </w:r>
      <w:r w:rsidRPr="006D4348">
        <w:rPr>
          <w:rFonts w:ascii="Times New Roman" w:hAnsi="Times New Roman" w:cs="Times New Roman"/>
        </w:rPr>
        <w:br/>
      </w:r>
      <w:r w:rsidR="00A6211F" w:rsidRPr="006D4348">
        <w:rPr>
          <w:rFonts w:ascii="Times New Roman" w:eastAsia="Times New Roman" w:hAnsi="Times New Roman" w:cs="Times New Roman"/>
          <w:sz w:val="26"/>
          <w:szCs w:val="26"/>
        </w:rPr>
        <w:tab/>
      </w:r>
      <w:r w:rsidRPr="006D4348">
        <w:rPr>
          <w:rFonts w:ascii="Times New Roman" w:eastAsia="Times New Roman" w:hAnsi="Times New Roman" w:cs="Times New Roman"/>
          <w:sz w:val="26"/>
          <w:szCs w:val="26"/>
        </w:rPr>
        <w:t>Bộ phận kho dựa trên kế hoạch hoặc yêu cầu của các phòng ban để xác định thời điểm và phạm vi kiểm kê. Đồng thời rà soát các yêu cầu xuất – nhập fulfillment.</w:t>
      </w:r>
    </w:p>
    <w:p w14:paraId="67BFB9C1" w14:textId="526EE459" w:rsidR="00464814" w:rsidRPr="006D4348" w:rsidRDefault="00464814">
      <w:pPr>
        <w:pStyle w:val="ListParagraph"/>
        <w:numPr>
          <w:ilvl w:val="0"/>
          <w:numId w:val="16"/>
        </w:numPr>
        <w:spacing w:after="0" w:line="360" w:lineRule="auto"/>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In báo cáo số liệu tồn kho từ hệ thống</w:t>
      </w:r>
      <w:r w:rsidRPr="006D4348">
        <w:rPr>
          <w:rFonts w:ascii="Times New Roman" w:hAnsi="Times New Roman" w:cs="Times New Roman"/>
        </w:rPr>
        <w:br/>
      </w:r>
      <w:r w:rsidR="00A6211F" w:rsidRPr="006D4348">
        <w:rPr>
          <w:rFonts w:ascii="Times New Roman" w:eastAsia="Times New Roman" w:hAnsi="Times New Roman" w:cs="Times New Roman"/>
          <w:sz w:val="26"/>
          <w:szCs w:val="26"/>
        </w:rPr>
        <w:tab/>
      </w:r>
      <w:r w:rsidRPr="006D4348">
        <w:rPr>
          <w:rFonts w:ascii="Times New Roman" w:eastAsia="Times New Roman" w:hAnsi="Times New Roman" w:cs="Times New Roman"/>
          <w:sz w:val="26"/>
          <w:szCs w:val="26"/>
        </w:rPr>
        <w:t>Thủ kho in danh sách tồn kho từ hệ thống ERP/ phần mềm quản lý làm căn cứ đối chiếu.</w:t>
      </w:r>
    </w:p>
    <w:p w14:paraId="41460E82" w14:textId="2EA6DCBC" w:rsidR="00464814" w:rsidRPr="006D4348" w:rsidRDefault="00464814">
      <w:pPr>
        <w:pStyle w:val="ListParagraph"/>
        <w:numPr>
          <w:ilvl w:val="0"/>
          <w:numId w:val="16"/>
        </w:numPr>
        <w:spacing w:after="0" w:line="360" w:lineRule="auto"/>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Kiểm kê thực tế</w:t>
      </w:r>
      <w:r w:rsidRPr="006D4348">
        <w:rPr>
          <w:rFonts w:ascii="Times New Roman" w:hAnsi="Times New Roman" w:cs="Times New Roman"/>
        </w:rPr>
        <w:br/>
      </w:r>
      <w:r w:rsidR="00A6211F" w:rsidRPr="006D4348">
        <w:rPr>
          <w:rFonts w:ascii="Times New Roman" w:eastAsia="Times New Roman" w:hAnsi="Times New Roman" w:cs="Times New Roman"/>
          <w:sz w:val="26"/>
          <w:szCs w:val="26"/>
        </w:rPr>
        <w:tab/>
      </w:r>
      <w:r w:rsidRPr="006D4348">
        <w:rPr>
          <w:rFonts w:ascii="Times New Roman" w:eastAsia="Times New Roman" w:hAnsi="Times New Roman" w:cs="Times New Roman"/>
          <w:sz w:val="26"/>
          <w:szCs w:val="26"/>
        </w:rPr>
        <w:t>Thủ kho phối hợp với bộ phận kiểm soát nội bộ để đếm hàng hóa thực tế trong kho. Việc kiểm kê bao gồm:</w:t>
      </w:r>
    </w:p>
    <w:p w14:paraId="37A7728F" w14:textId="77777777" w:rsidR="00464814" w:rsidRPr="006D4348" w:rsidRDefault="00464814" w:rsidP="001168E1">
      <w:pPr>
        <w:pStyle w:val="ListParagraph"/>
        <w:numPr>
          <w:ilvl w:val="1"/>
          <w:numId w:val="1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Số lượng thực tế</w:t>
      </w:r>
    </w:p>
    <w:p w14:paraId="2DE2AFEB" w14:textId="77777777" w:rsidR="00464814" w:rsidRPr="006D4348" w:rsidRDefault="00464814" w:rsidP="001168E1">
      <w:pPr>
        <w:pStyle w:val="ListParagraph"/>
        <w:numPr>
          <w:ilvl w:val="1"/>
          <w:numId w:val="1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Chất lượng, tình trạng hàng</w:t>
      </w:r>
    </w:p>
    <w:p w14:paraId="6C838749" w14:textId="77777777" w:rsidR="00464814" w:rsidRPr="006D4348" w:rsidRDefault="00464814" w:rsidP="001168E1">
      <w:pPr>
        <w:pStyle w:val="ListParagraph"/>
        <w:numPr>
          <w:ilvl w:val="1"/>
          <w:numId w:val="1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Hạn sử dụng (nếu có)</w:t>
      </w:r>
    </w:p>
    <w:p w14:paraId="0CE9EF36" w14:textId="33DFE026" w:rsidR="00464814" w:rsidRPr="006D4348" w:rsidRDefault="00464814">
      <w:pPr>
        <w:pStyle w:val="ListParagraph"/>
        <w:numPr>
          <w:ilvl w:val="0"/>
          <w:numId w:val="16"/>
        </w:numPr>
        <w:spacing w:after="0" w:line="360" w:lineRule="auto"/>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Đối chiếu số liệu</w:t>
      </w:r>
      <w:r w:rsidRPr="006D4348">
        <w:rPr>
          <w:rFonts w:ascii="Times New Roman" w:hAnsi="Times New Roman" w:cs="Times New Roman"/>
        </w:rPr>
        <w:br/>
      </w:r>
      <w:r w:rsidR="00A6211F" w:rsidRPr="006D4348">
        <w:rPr>
          <w:rFonts w:ascii="Times New Roman" w:eastAsia="Times New Roman" w:hAnsi="Times New Roman" w:cs="Times New Roman"/>
          <w:sz w:val="26"/>
          <w:szCs w:val="26"/>
        </w:rPr>
        <w:tab/>
      </w:r>
      <w:r w:rsidRPr="006D4348">
        <w:rPr>
          <w:rFonts w:ascii="Times New Roman" w:eastAsia="Times New Roman" w:hAnsi="Times New Roman" w:cs="Times New Roman"/>
          <w:sz w:val="26"/>
          <w:szCs w:val="26"/>
        </w:rPr>
        <w:t>So sánh kết quả kiểm kê với dữ liệu hệ thống:</w:t>
      </w:r>
    </w:p>
    <w:p w14:paraId="058AAF7B" w14:textId="77777777" w:rsidR="00464814" w:rsidRPr="006D4348" w:rsidRDefault="00464814" w:rsidP="001168E1">
      <w:pPr>
        <w:pStyle w:val="ListParagraph"/>
        <w:numPr>
          <w:ilvl w:val="1"/>
          <w:numId w:val="1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 xml:space="preserve">Nếu </w:t>
      </w:r>
      <w:r w:rsidRPr="006D4348">
        <w:rPr>
          <w:rFonts w:ascii="Times New Roman" w:eastAsia="Times New Roman" w:hAnsi="Times New Roman" w:cs="Times New Roman"/>
          <w:b/>
          <w:bCs/>
          <w:sz w:val="26"/>
          <w:szCs w:val="26"/>
        </w:rPr>
        <w:t>khớp số liệu</w:t>
      </w:r>
      <w:r w:rsidRPr="006D4348">
        <w:rPr>
          <w:rFonts w:ascii="Times New Roman" w:eastAsia="Times New Roman" w:hAnsi="Times New Roman" w:cs="Times New Roman"/>
          <w:sz w:val="26"/>
          <w:szCs w:val="26"/>
        </w:rPr>
        <w:t>: Tiếp tục thực hiện yêu cầu fulfillment (xuất – nhập hàng).</w:t>
      </w:r>
    </w:p>
    <w:p w14:paraId="347AB263" w14:textId="77777777" w:rsidR="00464814" w:rsidRPr="006D4348" w:rsidRDefault="00464814" w:rsidP="001168E1">
      <w:pPr>
        <w:pStyle w:val="ListParagraph"/>
        <w:numPr>
          <w:ilvl w:val="1"/>
          <w:numId w:val="1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 xml:space="preserve">Nếu </w:t>
      </w:r>
      <w:r w:rsidRPr="006D4348">
        <w:rPr>
          <w:rFonts w:ascii="Times New Roman" w:eastAsia="Times New Roman" w:hAnsi="Times New Roman" w:cs="Times New Roman"/>
          <w:b/>
          <w:bCs/>
          <w:sz w:val="26"/>
          <w:szCs w:val="26"/>
        </w:rPr>
        <w:t>không khớp số liệu</w:t>
      </w:r>
      <w:r w:rsidRPr="006D4348">
        <w:rPr>
          <w:rFonts w:ascii="Times New Roman" w:eastAsia="Times New Roman" w:hAnsi="Times New Roman" w:cs="Times New Roman"/>
          <w:sz w:val="26"/>
          <w:szCs w:val="26"/>
        </w:rPr>
        <w:t>: Lập biên bản ghi nhận chênh lệch.</w:t>
      </w:r>
    </w:p>
    <w:p w14:paraId="621A5C5A" w14:textId="77777777" w:rsidR="00464814" w:rsidRPr="006D4348" w:rsidRDefault="00464814" w:rsidP="001168E1">
      <w:pPr>
        <w:pStyle w:val="ListParagraph"/>
        <w:numPr>
          <w:ilvl w:val="0"/>
          <w:numId w:val="16"/>
        </w:num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Báo cáo và xử lý chênh lệch</w:t>
      </w:r>
    </w:p>
    <w:p w14:paraId="2855C11D" w14:textId="3A178897" w:rsidR="00464814" w:rsidRPr="006D4348" w:rsidRDefault="00A6211F">
      <w:pPr>
        <w:spacing w:after="0" w:line="360" w:lineRule="auto"/>
        <w:ind w:left="720"/>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ab/>
      </w:r>
      <w:r w:rsidR="00464814" w:rsidRPr="006D4348">
        <w:rPr>
          <w:rFonts w:ascii="Times New Roman" w:eastAsia="Times New Roman" w:hAnsi="Times New Roman" w:cs="Times New Roman"/>
          <w:sz w:val="26"/>
          <w:szCs w:val="26"/>
        </w:rPr>
        <w:t>Thủ kho trình biên bản chênh lệch cho Ban giám đốc để phê duyệt.</w:t>
      </w:r>
      <w:r w:rsidR="00464814" w:rsidRPr="006D4348">
        <w:rPr>
          <w:rFonts w:ascii="Times New Roman" w:hAnsi="Times New Roman" w:cs="Times New Roman"/>
        </w:rPr>
        <w:br/>
      </w:r>
      <w:r w:rsidR="00464814" w:rsidRPr="006D4348">
        <w:rPr>
          <w:rFonts w:ascii="Times New Roman" w:eastAsia="Times New Roman" w:hAnsi="Times New Roman" w:cs="Times New Roman"/>
          <w:sz w:val="26"/>
          <w:szCs w:val="26"/>
        </w:rPr>
        <w:t>Biện pháp xử lý có thể bao gồm:</w:t>
      </w:r>
    </w:p>
    <w:p w14:paraId="7CDE35E5" w14:textId="77777777" w:rsidR="00464814" w:rsidRPr="006D4348" w:rsidRDefault="00464814">
      <w:pPr>
        <w:pStyle w:val="ListParagraph"/>
        <w:numPr>
          <w:ilvl w:val="1"/>
          <w:numId w:val="15"/>
        </w:numPr>
        <w:spacing w:after="0" w:line="360" w:lineRule="auto"/>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Điều chỉnh lại hệ thống</w:t>
      </w:r>
    </w:p>
    <w:p w14:paraId="73C69384" w14:textId="77777777" w:rsidR="00464814" w:rsidRPr="006D4348" w:rsidRDefault="00464814">
      <w:pPr>
        <w:pStyle w:val="ListParagraph"/>
        <w:numPr>
          <w:ilvl w:val="1"/>
          <w:numId w:val="15"/>
        </w:numPr>
        <w:spacing w:after="0" w:line="360" w:lineRule="auto"/>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Hủy hàng hỏng</w:t>
      </w:r>
    </w:p>
    <w:p w14:paraId="24161C93" w14:textId="77777777" w:rsidR="00464814" w:rsidRPr="006D4348" w:rsidRDefault="00464814">
      <w:pPr>
        <w:pStyle w:val="ListParagraph"/>
        <w:numPr>
          <w:ilvl w:val="1"/>
          <w:numId w:val="15"/>
        </w:numPr>
        <w:spacing w:after="0" w:line="360" w:lineRule="auto"/>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Bổ sung nhập hoặc ghi nhận mất mát</w:t>
      </w:r>
    </w:p>
    <w:p w14:paraId="7F530359" w14:textId="77777777" w:rsidR="00464814" w:rsidRPr="006D4348" w:rsidRDefault="00464814" w:rsidP="001168E1">
      <w:pPr>
        <w:pStyle w:val="ListParagraph"/>
        <w:numPr>
          <w:ilvl w:val="0"/>
          <w:numId w:val="16"/>
        </w:num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Phê duyệt kết quả</w:t>
      </w:r>
    </w:p>
    <w:p w14:paraId="2EB46645" w14:textId="6EF4A2D4" w:rsidR="00464814" w:rsidRPr="006D4348" w:rsidRDefault="00A6211F" w:rsidP="001168E1">
      <w:pPr>
        <w:spacing w:after="0" w:line="360" w:lineRule="auto"/>
        <w:ind w:left="720"/>
        <w:jc w:val="both"/>
        <w:rPr>
          <w:rFonts w:ascii="Times New Roman" w:hAnsi="Times New Roman" w:cs="Times New Roman"/>
          <w:sz w:val="26"/>
          <w:szCs w:val="26"/>
        </w:rPr>
      </w:pPr>
      <w:r w:rsidRPr="006D4348">
        <w:rPr>
          <w:rFonts w:ascii="Times New Roman" w:eastAsia="Times New Roman" w:hAnsi="Times New Roman" w:cs="Times New Roman"/>
          <w:sz w:val="26"/>
          <w:szCs w:val="26"/>
        </w:rPr>
        <w:tab/>
      </w:r>
      <w:r w:rsidR="00464814" w:rsidRPr="006D4348">
        <w:rPr>
          <w:rFonts w:ascii="Times New Roman" w:eastAsia="Times New Roman" w:hAnsi="Times New Roman" w:cs="Times New Roman"/>
          <w:sz w:val="26"/>
          <w:szCs w:val="26"/>
        </w:rPr>
        <w:t>Ban giám đốc để phê duyệt kết quả</w:t>
      </w:r>
    </w:p>
    <w:p w14:paraId="59C41F22" w14:textId="63F5FCEB" w:rsidR="00464814" w:rsidRPr="006D4348" w:rsidRDefault="00464814">
      <w:pPr>
        <w:pStyle w:val="ListParagraph"/>
        <w:numPr>
          <w:ilvl w:val="0"/>
          <w:numId w:val="16"/>
        </w:numPr>
        <w:spacing w:after="0" w:line="360" w:lineRule="auto"/>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lastRenderedPageBreak/>
        <w:t>Cập nhật dữ liệu hệ thống</w:t>
      </w:r>
      <w:r w:rsidRPr="006D4348">
        <w:rPr>
          <w:rFonts w:ascii="Times New Roman" w:eastAsia="Times New Roman" w:hAnsi="Times New Roman" w:cs="Times New Roman"/>
          <w:b/>
          <w:bCs/>
          <w:sz w:val="26"/>
          <w:szCs w:val="26"/>
        </w:rPr>
        <w:br/>
      </w:r>
      <w:r w:rsidR="00A6211F" w:rsidRPr="006D4348">
        <w:rPr>
          <w:rFonts w:ascii="Times New Roman" w:eastAsia="Times New Roman" w:hAnsi="Times New Roman" w:cs="Times New Roman"/>
          <w:sz w:val="26"/>
          <w:szCs w:val="26"/>
        </w:rPr>
        <w:tab/>
      </w:r>
      <w:r w:rsidRPr="006D4348">
        <w:rPr>
          <w:rFonts w:ascii="Times New Roman" w:eastAsia="Times New Roman" w:hAnsi="Times New Roman" w:cs="Times New Roman"/>
          <w:sz w:val="26"/>
          <w:szCs w:val="26"/>
        </w:rPr>
        <w:t>Sau khi được phê duyệt, bộ phận kế toán cập nhật số liệu tồn kho trên hệ thống để đồng bộ với thực tế.</w:t>
      </w:r>
    </w:p>
    <w:p w14:paraId="53EB52C9" w14:textId="0C35657A" w:rsidR="00464814" w:rsidRPr="006D4348" w:rsidRDefault="00464814">
      <w:pPr>
        <w:pStyle w:val="ListParagraph"/>
        <w:numPr>
          <w:ilvl w:val="0"/>
          <w:numId w:val="16"/>
        </w:numPr>
        <w:spacing w:after="0" w:line="360" w:lineRule="auto"/>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Lưu hồ sơ kiểm kê và fulfillment</w:t>
      </w:r>
      <w:r w:rsidRPr="006D4348">
        <w:rPr>
          <w:rFonts w:ascii="Times New Roman" w:eastAsia="Times New Roman" w:hAnsi="Times New Roman" w:cs="Times New Roman"/>
          <w:b/>
          <w:bCs/>
          <w:sz w:val="26"/>
          <w:szCs w:val="26"/>
        </w:rPr>
        <w:br/>
      </w:r>
      <w:r w:rsidR="00A6211F" w:rsidRPr="006D4348">
        <w:rPr>
          <w:rFonts w:ascii="Times New Roman" w:eastAsia="Times New Roman" w:hAnsi="Times New Roman" w:cs="Times New Roman"/>
          <w:sz w:val="26"/>
          <w:szCs w:val="26"/>
        </w:rPr>
        <w:tab/>
      </w:r>
      <w:r w:rsidRPr="006D4348">
        <w:rPr>
          <w:rFonts w:ascii="Times New Roman" w:eastAsia="Times New Roman" w:hAnsi="Times New Roman" w:cs="Times New Roman"/>
          <w:sz w:val="26"/>
          <w:szCs w:val="26"/>
        </w:rPr>
        <w:t>Tất cả báo cáo, biên bản kiểm kê, phiếu nhập – xuất fulfillment được lưu giữ phục vụ kiểm toán và quản trị nội bộ.</w:t>
      </w:r>
    </w:p>
    <w:p w14:paraId="05D3D765" w14:textId="77777777" w:rsidR="00464814" w:rsidRPr="006D4348" w:rsidRDefault="00464814">
      <w:pPr>
        <w:spacing w:after="0" w:line="360" w:lineRule="auto"/>
        <w:jc w:val="both"/>
        <w:rPr>
          <w:rFonts w:ascii="Times New Roman" w:eastAsia="Times New Roman" w:hAnsi="Times New Roman" w:cs="Times New Roman"/>
        </w:rPr>
      </w:pPr>
    </w:p>
    <w:p w14:paraId="2AFAE029" w14:textId="77777777" w:rsidR="00464814" w:rsidRPr="006D4348" w:rsidRDefault="00464814">
      <w:pPr>
        <w:pStyle w:val="ListParagraph"/>
        <w:spacing w:after="0" w:line="360" w:lineRule="auto"/>
        <w:jc w:val="both"/>
        <w:rPr>
          <w:rFonts w:ascii="Times New Roman" w:eastAsia="Times New Roman" w:hAnsi="Times New Roman" w:cs="Times New Roman"/>
          <w:b/>
          <w:bCs/>
          <w:sz w:val="26"/>
          <w:szCs w:val="26"/>
        </w:rPr>
      </w:pPr>
      <w:r w:rsidRPr="00157A75">
        <w:rPr>
          <w:rFonts w:ascii="Times New Roman" w:hAnsi="Times New Roman" w:cs="Times New Roman"/>
          <w:noProof/>
        </w:rPr>
        <w:drawing>
          <wp:inline distT="0" distB="0" distL="0" distR="0" wp14:anchorId="68D7FBAB" wp14:editId="40DEAE48">
            <wp:extent cx="5518298" cy="4748313"/>
            <wp:effectExtent l="0" t="0" r="6350" b="0"/>
            <wp:docPr id="7" name="drawing"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27357" name=""/>
                    <pic:cNvPicPr/>
                  </pic:nvPicPr>
                  <pic:blipFill>
                    <a:blip r:embed="rId19">
                      <a:extLst>
                        <a:ext uri="{28A0092B-C50C-407E-A947-70E740481C1C}">
                          <a14:useLocalDpi xmlns:a14="http://schemas.microsoft.com/office/drawing/2010/main"/>
                        </a:ext>
                      </a:extLst>
                    </a:blip>
                    <a:stretch>
                      <a:fillRect/>
                    </a:stretch>
                  </pic:blipFill>
                  <pic:spPr>
                    <a:xfrm>
                      <a:off x="0" y="0"/>
                      <a:ext cx="5525946" cy="4754894"/>
                    </a:xfrm>
                    <a:prstGeom prst="rect">
                      <a:avLst/>
                    </a:prstGeom>
                  </pic:spPr>
                </pic:pic>
              </a:graphicData>
            </a:graphic>
          </wp:inline>
        </w:drawing>
      </w:r>
    </w:p>
    <w:p w14:paraId="75764DA6" w14:textId="1C10C610" w:rsidR="00464814" w:rsidRPr="006D4348" w:rsidRDefault="00464814">
      <w:pPr>
        <w:pStyle w:val="ListParagraph"/>
        <w:spacing w:after="0" w:line="360" w:lineRule="auto"/>
        <w:jc w:val="center"/>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Hình 3.</w:t>
      </w:r>
      <w:ins w:id="773" w:author="Bùi Anh Quốc" w:date="2025-08-02T15:54:00Z">
        <w:r w:rsidR="00A7576A">
          <w:rPr>
            <w:rFonts w:ascii="Times New Roman" w:eastAsia="Times New Roman" w:hAnsi="Times New Roman" w:cs="Times New Roman"/>
            <w:sz w:val="26"/>
            <w:szCs w:val="26"/>
          </w:rPr>
          <w:t>5</w:t>
        </w:r>
      </w:ins>
      <w:del w:id="774" w:author="Bùi Anh Quốc" w:date="2025-08-02T15:51:00Z">
        <w:r w:rsidRPr="006D4348" w:rsidDel="00A7576A">
          <w:rPr>
            <w:rFonts w:ascii="Times New Roman" w:eastAsia="Times New Roman" w:hAnsi="Times New Roman" w:cs="Times New Roman"/>
            <w:sz w:val="26"/>
            <w:szCs w:val="26"/>
          </w:rPr>
          <w:delText>1</w:delText>
        </w:r>
      </w:del>
      <w:del w:id="775" w:author="Bùi Anh Quốc" w:date="2025-08-02T15:54:00Z">
        <w:r w:rsidRPr="006D4348" w:rsidDel="00A7576A">
          <w:rPr>
            <w:rFonts w:ascii="Times New Roman" w:eastAsia="Times New Roman" w:hAnsi="Times New Roman" w:cs="Times New Roman"/>
            <w:sz w:val="26"/>
            <w:szCs w:val="26"/>
          </w:rPr>
          <w:delText>:</w:delText>
        </w:r>
      </w:del>
      <w:r w:rsidRPr="006D4348">
        <w:rPr>
          <w:rFonts w:ascii="Times New Roman" w:eastAsia="Times New Roman" w:hAnsi="Times New Roman" w:cs="Times New Roman"/>
          <w:sz w:val="26"/>
          <w:szCs w:val="26"/>
        </w:rPr>
        <w:t xml:space="preserve"> Quy trình BPMN Quản lý tồn kho &amp; Fulfillment</w:t>
      </w:r>
    </w:p>
    <w:p w14:paraId="568DC174" w14:textId="6E3DBB53" w:rsidR="00464814" w:rsidRPr="006D4348" w:rsidRDefault="00464814" w:rsidP="001168E1">
      <w:pPr>
        <w:pStyle w:val="Heading3"/>
        <w:spacing w:before="0" w:after="0" w:line="360" w:lineRule="auto"/>
        <w:rPr>
          <w:rFonts w:ascii="Times New Roman" w:eastAsia="Times New Roman" w:hAnsi="Times New Roman" w:cs="Times New Roman"/>
          <w:b/>
          <w:bCs/>
          <w:color w:val="auto"/>
          <w:sz w:val="26"/>
          <w:szCs w:val="26"/>
        </w:rPr>
      </w:pPr>
      <w:bookmarkStart w:id="776" w:name="_Toc205108407"/>
      <w:r w:rsidRPr="006D4348">
        <w:rPr>
          <w:rFonts w:ascii="Times New Roman" w:eastAsia="Times New Roman" w:hAnsi="Times New Roman" w:cs="Times New Roman"/>
          <w:b/>
          <w:bCs/>
          <w:color w:val="auto"/>
          <w:sz w:val="26"/>
          <w:szCs w:val="26"/>
        </w:rPr>
        <w:t>3.2.</w:t>
      </w:r>
      <w:r w:rsidR="0027174F" w:rsidRPr="006D4348">
        <w:rPr>
          <w:rFonts w:ascii="Times New Roman" w:eastAsia="Times New Roman" w:hAnsi="Times New Roman" w:cs="Times New Roman"/>
          <w:b/>
          <w:bCs/>
          <w:color w:val="auto"/>
          <w:sz w:val="26"/>
          <w:szCs w:val="26"/>
        </w:rPr>
        <w:t>3</w:t>
      </w:r>
      <w:r w:rsidRPr="006D4348">
        <w:rPr>
          <w:rFonts w:ascii="Times New Roman" w:eastAsia="Times New Roman" w:hAnsi="Times New Roman" w:cs="Times New Roman"/>
          <w:b/>
          <w:bCs/>
          <w:color w:val="auto"/>
          <w:sz w:val="26"/>
          <w:szCs w:val="26"/>
        </w:rPr>
        <w:t xml:space="preserve"> Phân tích quy trình</w:t>
      </w:r>
      <w:bookmarkEnd w:id="776"/>
    </w:p>
    <w:p w14:paraId="17436B91" w14:textId="77777777" w:rsidR="00464814" w:rsidRPr="006D4348" w:rsidRDefault="00464814">
      <w:p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Các tác nhân tham gia:</w:t>
      </w:r>
    </w:p>
    <w:p w14:paraId="108246C9" w14:textId="77777777" w:rsidR="00464814" w:rsidRPr="006D4348" w:rsidRDefault="00464814">
      <w:pPr>
        <w:pStyle w:val="ListParagraph"/>
        <w:numPr>
          <w:ilvl w:val="0"/>
          <w:numId w:val="13"/>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lastRenderedPageBreak/>
        <w:t>Bộ phận kho (Thủ kho):</w:t>
      </w:r>
      <w:r w:rsidRPr="006D4348">
        <w:rPr>
          <w:rFonts w:ascii="Times New Roman" w:eastAsia="Times New Roman" w:hAnsi="Times New Roman" w:cs="Times New Roman"/>
          <w:sz w:val="26"/>
          <w:szCs w:val="26"/>
        </w:rPr>
        <w:t xml:space="preserve"> Khởi xướng quy trình, tổ chức kiểm kê, xuất – nhập fulfillment.</w:t>
      </w:r>
    </w:p>
    <w:p w14:paraId="70E24DD4" w14:textId="77777777" w:rsidR="00464814" w:rsidRPr="006D4348" w:rsidRDefault="00464814">
      <w:pPr>
        <w:pStyle w:val="ListParagraph"/>
        <w:numPr>
          <w:ilvl w:val="0"/>
          <w:numId w:val="13"/>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Bộ phận kế toán:</w:t>
      </w:r>
      <w:r w:rsidRPr="006D4348">
        <w:rPr>
          <w:rFonts w:ascii="Times New Roman" w:eastAsia="Times New Roman" w:hAnsi="Times New Roman" w:cs="Times New Roman"/>
          <w:sz w:val="26"/>
          <w:szCs w:val="26"/>
        </w:rPr>
        <w:t xml:space="preserve"> Kiểm tra và điều chỉnh số liệu hệ thống, xử lý chênh lệch.</w:t>
      </w:r>
    </w:p>
    <w:p w14:paraId="34D0C2CA" w14:textId="77777777" w:rsidR="00464814" w:rsidRPr="006D4348" w:rsidRDefault="00464814">
      <w:pPr>
        <w:pStyle w:val="ListParagraph"/>
        <w:numPr>
          <w:ilvl w:val="0"/>
          <w:numId w:val="13"/>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Bộ phận kiểm soát nội bộ:</w:t>
      </w:r>
      <w:r w:rsidRPr="006D4348">
        <w:rPr>
          <w:rFonts w:ascii="Times New Roman" w:eastAsia="Times New Roman" w:hAnsi="Times New Roman" w:cs="Times New Roman"/>
          <w:sz w:val="26"/>
          <w:szCs w:val="26"/>
        </w:rPr>
        <w:t xml:space="preserve"> Giám sát quy trình kiểm kê, đảm bảo minh bạch.</w:t>
      </w:r>
    </w:p>
    <w:p w14:paraId="47CD9420" w14:textId="77777777" w:rsidR="00464814" w:rsidRPr="006D4348" w:rsidRDefault="00464814">
      <w:pPr>
        <w:pStyle w:val="ListParagraph"/>
        <w:numPr>
          <w:ilvl w:val="0"/>
          <w:numId w:val="13"/>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Ban giám đốc:</w:t>
      </w:r>
      <w:r w:rsidRPr="006D4348">
        <w:rPr>
          <w:rFonts w:ascii="Times New Roman" w:eastAsia="Times New Roman" w:hAnsi="Times New Roman" w:cs="Times New Roman"/>
          <w:sz w:val="26"/>
          <w:szCs w:val="26"/>
        </w:rPr>
        <w:t xml:space="preserve"> Phê duyệt kết quả kiểm kê và các phương án xử lý chênh lệch.</w:t>
      </w:r>
    </w:p>
    <w:p w14:paraId="34B87A2D" w14:textId="77777777" w:rsidR="00464814" w:rsidRPr="006D4348" w:rsidRDefault="00464814">
      <w:p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 xml:space="preserve"> </w:t>
      </w:r>
    </w:p>
    <w:p w14:paraId="2433CF11" w14:textId="77777777" w:rsidR="00464814" w:rsidRPr="006D4348" w:rsidRDefault="00464814">
      <w:pPr>
        <w:spacing w:after="0" w:line="360" w:lineRule="auto"/>
        <w:jc w:val="both"/>
        <w:rPr>
          <w:rFonts w:ascii="Times New Roman" w:hAnsi="Times New Roman" w:cs="Times New Roman"/>
        </w:rPr>
      </w:pPr>
      <w:r w:rsidRPr="006D4348">
        <w:rPr>
          <w:rFonts w:ascii="Times New Roman" w:eastAsia="Times New Roman" w:hAnsi="Times New Roman" w:cs="Times New Roman"/>
          <w:b/>
          <w:bCs/>
          <w:sz w:val="26"/>
          <w:szCs w:val="26"/>
        </w:rPr>
        <w:t>Khách hàng của quy trình:</w:t>
      </w:r>
    </w:p>
    <w:p w14:paraId="729B73EC" w14:textId="77777777" w:rsidR="00464814" w:rsidRPr="006D4348" w:rsidRDefault="00464814">
      <w:pPr>
        <w:pStyle w:val="ListParagraph"/>
        <w:numPr>
          <w:ilvl w:val="0"/>
          <w:numId w:val="12"/>
        </w:numPr>
        <w:spacing w:after="0" w:line="360" w:lineRule="auto"/>
        <w:jc w:val="both"/>
        <w:rPr>
          <w:rFonts w:ascii="Times New Roman" w:eastAsia="Times New Roman" w:hAnsi="Times New Roman" w:cs="Times New Roman"/>
        </w:rPr>
      </w:pPr>
      <w:r w:rsidRPr="006D4348">
        <w:rPr>
          <w:rFonts w:ascii="Times New Roman" w:eastAsia="Times New Roman" w:hAnsi="Times New Roman" w:cs="Times New Roman"/>
          <w:sz w:val="26"/>
          <w:szCs w:val="26"/>
        </w:rPr>
        <w:t>Ban giám đốc, các phòng kinh doanh và cung ứng – những bộ phận cần dữ liệu tồn kho chính xác để lập kế hoạch.</w:t>
      </w:r>
    </w:p>
    <w:p w14:paraId="50BB2024" w14:textId="77777777" w:rsidR="00464814" w:rsidRPr="006D4348" w:rsidRDefault="00464814">
      <w:pPr>
        <w:spacing w:after="0" w:line="360" w:lineRule="auto"/>
        <w:jc w:val="both"/>
        <w:rPr>
          <w:rFonts w:ascii="Times New Roman" w:hAnsi="Times New Roman" w:cs="Times New Roman"/>
        </w:rPr>
      </w:pPr>
      <w:r w:rsidRPr="006D4348">
        <w:rPr>
          <w:rFonts w:ascii="Times New Roman" w:eastAsia="Times New Roman" w:hAnsi="Times New Roman" w:cs="Times New Roman"/>
          <w:b/>
          <w:bCs/>
          <w:sz w:val="26"/>
          <w:szCs w:val="26"/>
        </w:rPr>
        <w:t>Giá trị mà quy trình mang lại:</w:t>
      </w:r>
    </w:p>
    <w:p w14:paraId="35CCE536" w14:textId="77777777" w:rsidR="00464814" w:rsidRPr="006D4348" w:rsidRDefault="00464814">
      <w:pPr>
        <w:pStyle w:val="ListParagraph"/>
        <w:numPr>
          <w:ilvl w:val="0"/>
          <w:numId w:val="11"/>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Đảm bảo số liệu tồn kho chính xác.</w:t>
      </w:r>
    </w:p>
    <w:p w14:paraId="1082242F" w14:textId="77777777" w:rsidR="00464814" w:rsidRPr="006D4348" w:rsidRDefault="00464814">
      <w:pPr>
        <w:pStyle w:val="ListParagraph"/>
        <w:numPr>
          <w:ilvl w:val="0"/>
          <w:numId w:val="11"/>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Hạn chế rủi ro thất thoát, hư hỏng hàng hóa.</w:t>
      </w:r>
    </w:p>
    <w:p w14:paraId="6BB2D133" w14:textId="77777777" w:rsidR="00464814" w:rsidRPr="006D4348" w:rsidRDefault="00464814">
      <w:pPr>
        <w:pStyle w:val="ListParagraph"/>
        <w:numPr>
          <w:ilvl w:val="0"/>
          <w:numId w:val="11"/>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Hỗ trợ quá trình fulfillment nhanh chóng, đúng thời gian.</w:t>
      </w:r>
    </w:p>
    <w:p w14:paraId="46107F39" w14:textId="77777777" w:rsidR="00464814" w:rsidRPr="006D4348" w:rsidRDefault="00464814">
      <w:p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Kết quả đạt được:</w:t>
      </w:r>
    </w:p>
    <w:p w14:paraId="01ED848E" w14:textId="77777777" w:rsidR="00464814" w:rsidRPr="006D4348" w:rsidRDefault="00464814">
      <w:pPr>
        <w:pStyle w:val="ListParagraph"/>
        <w:numPr>
          <w:ilvl w:val="0"/>
          <w:numId w:val="1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Số liệu tồn kho được đồng bộ giữa hệ thống và thực tế.</w:t>
      </w:r>
    </w:p>
    <w:p w14:paraId="1002DCB5" w14:textId="77777777" w:rsidR="00464814" w:rsidRPr="006D4348" w:rsidRDefault="00464814">
      <w:pPr>
        <w:pStyle w:val="ListParagraph"/>
        <w:numPr>
          <w:ilvl w:val="0"/>
          <w:numId w:val="1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Các sai lệch được phát hiện và khắc phục kịp thời.</w:t>
      </w:r>
    </w:p>
    <w:p w14:paraId="776D6DC1" w14:textId="445651E5" w:rsidR="0018493E" w:rsidRPr="0018493E" w:rsidRDefault="00464814">
      <w:pPr>
        <w:pStyle w:val="ListParagraph"/>
        <w:numPr>
          <w:ilvl w:val="0"/>
          <w:numId w:val="1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Quy trình fulfillment được thực hiện chính xác, hiệu quả.</w:t>
      </w:r>
    </w:p>
    <w:p w14:paraId="362DD03A" w14:textId="1764FC0E" w:rsidR="00464814" w:rsidRPr="0018493E" w:rsidRDefault="0018493E">
      <w:pPr>
        <w:pStyle w:val="Heading3"/>
        <w:rPr>
          <w:ins w:id="777" w:author="Bùi Anh Quốc" w:date="2025-08-02T16:19:00Z"/>
          <w:rFonts w:ascii="Times New Roman" w:hAnsi="Times New Roman" w:cs="Times New Roman"/>
          <w:b/>
          <w:bCs/>
          <w:rPrChange w:id="778" w:author="Bùi Anh Quốc" w:date="2025-08-02T16:20:00Z">
            <w:rPr>
              <w:ins w:id="779" w:author="Bùi Anh Quốc" w:date="2025-08-02T16:19:00Z"/>
              <w:rFonts w:eastAsia="Times New Roman"/>
            </w:rPr>
          </w:rPrChange>
        </w:rPr>
        <w:pPrChange w:id="780" w:author="Bùi Anh Quốc" w:date="2025-08-02T16:20:00Z">
          <w:pPr>
            <w:spacing w:after="0" w:line="360" w:lineRule="auto"/>
            <w:jc w:val="both"/>
          </w:pPr>
        </w:pPrChange>
      </w:pPr>
      <w:bookmarkStart w:id="781" w:name="_Toc205108408"/>
      <w:ins w:id="782" w:author="Bùi Anh Quốc" w:date="2025-08-02T16:20:00Z">
        <w:r w:rsidRPr="0018493E">
          <w:rPr>
            <w:rFonts w:ascii="Times New Roman" w:hAnsi="Times New Roman" w:cs="Times New Roman"/>
            <w:b/>
            <w:bCs/>
            <w:color w:val="auto"/>
            <w:rPrChange w:id="783" w:author="Bùi Anh Quốc" w:date="2025-08-02T16:20:00Z">
              <w:rPr>
                <w:rFonts w:eastAsia="Times New Roman"/>
              </w:rPr>
            </w:rPrChange>
          </w:rPr>
          <w:t>3.2.</w:t>
        </w:r>
        <w:r w:rsidRPr="0018493E">
          <w:rPr>
            <w:rFonts w:ascii="Times New Roman" w:hAnsi="Times New Roman" w:cs="Times New Roman"/>
            <w:b/>
            <w:bCs/>
            <w:color w:val="auto"/>
            <w:rPrChange w:id="784" w:author="Bùi Anh Quốc" w:date="2025-08-02T16:20:00Z">
              <w:rPr/>
            </w:rPrChange>
          </w:rPr>
          <w:t>4</w:t>
        </w:r>
        <w:r w:rsidRPr="0018493E">
          <w:rPr>
            <w:rFonts w:ascii="Times New Roman" w:hAnsi="Times New Roman" w:cs="Times New Roman"/>
            <w:b/>
            <w:bCs/>
            <w:color w:val="auto"/>
            <w:rPrChange w:id="785" w:author="Bùi Anh Quốc" w:date="2025-08-02T16:20:00Z">
              <w:rPr>
                <w:rFonts w:eastAsia="Times New Roman"/>
              </w:rPr>
            </w:rPrChange>
          </w:rPr>
          <w:t xml:space="preserve"> </w:t>
        </w:r>
      </w:ins>
      <w:r w:rsidR="00464814" w:rsidRPr="0018493E">
        <w:rPr>
          <w:rFonts w:ascii="Times New Roman" w:hAnsi="Times New Roman" w:cs="Times New Roman"/>
          <w:b/>
          <w:bCs/>
          <w:color w:val="auto"/>
          <w:rPrChange w:id="786" w:author="Bùi Anh Quốc" w:date="2025-08-02T16:20:00Z">
            <w:rPr>
              <w:rFonts w:eastAsia="Times New Roman"/>
            </w:rPr>
          </w:rPrChange>
        </w:rPr>
        <w:t>Phân t</w:t>
      </w:r>
      <w:ins w:id="787" w:author="Bùi Anh Quốc" w:date="2025-08-02T16:20:00Z">
        <w:r w:rsidRPr="0018493E">
          <w:rPr>
            <w:rFonts w:ascii="Times New Roman" w:hAnsi="Times New Roman" w:cs="Times New Roman"/>
            <w:b/>
            <w:bCs/>
            <w:color w:val="auto"/>
            <w:rPrChange w:id="788" w:author="Bùi Anh Quốc" w:date="2025-08-02T16:20:00Z">
              <w:rPr>
                <w:rFonts w:eastAsia="Times New Roman"/>
              </w:rPr>
            </w:rPrChange>
          </w:rPr>
          <w:t xml:space="preserve">ích </w:t>
        </w:r>
      </w:ins>
      <w:del w:id="789" w:author="Bùi Anh Quốc" w:date="2025-08-02T16:20:00Z">
        <w:r w:rsidR="00464814" w:rsidRPr="0018493E" w:rsidDel="0018493E">
          <w:rPr>
            <w:rFonts w:ascii="Times New Roman" w:hAnsi="Times New Roman" w:cs="Times New Roman"/>
            <w:b/>
            <w:bCs/>
            <w:color w:val="auto"/>
            <w:rPrChange w:id="790" w:author="Bùi Anh Quốc" w:date="2025-08-02T16:20:00Z">
              <w:rPr>
                <w:rFonts w:eastAsia="Times New Roman"/>
              </w:rPr>
            </w:rPrChange>
          </w:rPr>
          <w:delText>ích g</w:delText>
        </w:r>
      </w:del>
      <w:del w:id="791" w:author="Bùi Anh Quốc" w:date="2025-08-02T16:19:00Z">
        <w:r w:rsidR="00464814" w:rsidRPr="0018493E" w:rsidDel="0018493E">
          <w:rPr>
            <w:rFonts w:ascii="Times New Roman" w:hAnsi="Times New Roman" w:cs="Times New Roman"/>
            <w:b/>
            <w:bCs/>
            <w:color w:val="auto"/>
            <w:rPrChange w:id="792" w:author="Bùi Anh Quốc" w:date="2025-08-02T16:20:00Z">
              <w:rPr>
                <w:rFonts w:eastAsia="Times New Roman"/>
              </w:rPr>
            </w:rPrChange>
          </w:rPr>
          <w:delText>iá trị gia tăng</w:delText>
        </w:r>
      </w:del>
      <w:ins w:id="793" w:author="Bùi Anh Quốc" w:date="2025-08-02T16:19:00Z">
        <w:r w:rsidRPr="0018493E">
          <w:rPr>
            <w:rFonts w:ascii="Times New Roman" w:hAnsi="Times New Roman" w:cs="Times New Roman"/>
            <w:b/>
            <w:bCs/>
            <w:color w:val="auto"/>
            <w:rPrChange w:id="794" w:author="Bùi Anh Quốc" w:date="2025-08-02T16:20:00Z">
              <w:rPr>
                <w:rFonts w:eastAsia="Times New Roman"/>
              </w:rPr>
            </w:rPrChange>
          </w:rPr>
          <w:t>định tính</w:t>
        </w:r>
        <w:bookmarkEnd w:id="781"/>
      </w:ins>
    </w:p>
    <w:p w14:paraId="2D50D41C" w14:textId="606F2965" w:rsidR="0018493E" w:rsidRPr="006D4348" w:rsidRDefault="0018493E">
      <w:pPr>
        <w:spacing w:after="0" w:line="360" w:lineRule="auto"/>
        <w:jc w:val="both"/>
        <w:rPr>
          <w:rFonts w:ascii="Times New Roman" w:eastAsia="Times New Roman" w:hAnsi="Times New Roman" w:cs="Times New Roman"/>
          <w:b/>
          <w:bCs/>
          <w:sz w:val="26"/>
          <w:szCs w:val="26"/>
        </w:rPr>
      </w:pPr>
      <w:ins w:id="795" w:author="Bùi Anh Quốc" w:date="2025-08-02T16:19:00Z">
        <w:r w:rsidRPr="006D4348">
          <w:rPr>
            <w:rFonts w:ascii="Times New Roman" w:eastAsia="Times New Roman" w:hAnsi="Times New Roman" w:cs="Times New Roman"/>
            <w:b/>
            <w:bCs/>
            <w:sz w:val="26"/>
            <w:szCs w:val="26"/>
          </w:rPr>
          <w:t>Phân tích giá trị gia tăng</w:t>
        </w:r>
      </w:ins>
    </w:p>
    <w:tbl>
      <w:tblPr>
        <w:tblW w:w="976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4791"/>
        <w:gridCol w:w="3416"/>
        <w:gridCol w:w="1559"/>
      </w:tblGrid>
      <w:tr w:rsidR="006E7830" w:rsidRPr="006D4348" w14:paraId="39AFC140" w14:textId="77777777" w:rsidTr="009D07E8">
        <w:trPr>
          <w:trHeight w:val="435"/>
        </w:trPr>
        <w:tc>
          <w:tcPr>
            <w:tcW w:w="4791" w:type="dxa"/>
            <w:tcMar>
              <w:top w:w="15" w:type="dxa"/>
              <w:left w:w="15" w:type="dxa"/>
              <w:bottom w:w="15" w:type="dxa"/>
              <w:right w:w="15" w:type="dxa"/>
            </w:tcMar>
            <w:vAlign w:val="center"/>
          </w:tcPr>
          <w:p w14:paraId="169A1D89" w14:textId="77777777" w:rsidR="00464814" w:rsidRPr="006D4348" w:rsidRDefault="00464814">
            <w:pPr>
              <w:spacing w:after="0" w:line="360" w:lineRule="auto"/>
              <w:jc w:val="center"/>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Hoạt động</w:t>
            </w:r>
          </w:p>
        </w:tc>
        <w:tc>
          <w:tcPr>
            <w:tcW w:w="3416" w:type="dxa"/>
            <w:tcMar>
              <w:top w:w="15" w:type="dxa"/>
              <w:left w:w="15" w:type="dxa"/>
              <w:bottom w:w="15" w:type="dxa"/>
              <w:right w:w="15" w:type="dxa"/>
            </w:tcMar>
            <w:vAlign w:val="center"/>
          </w:tcPr>
          <w:p w14:paraId="316BC9CB" w14:textId="77777777" w:rsidR="00464814" w:rsidRPr="006D4348" w:rsidRDefault="00464814">
            <w:pPr>
              <w:spacing w:after="0" w:line="360" w:lineRule="auto"/>
              <w:jc w:val="center"/>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Người thực hiện</w:t>
            </w:r>
          </w:p>
        </w:tc>
        <w:tc>
          <w:tcPr>
            <w:tcW w:w="1559" w:type="dxa"/>
            <w:tcMar>
              <w:top w:w="15" w:type="dxa"/>
              <w:left w:w="15" w:type="dxa"/>
              <w:bottom w:w="15" w:type="dxa"/>
              <w:right w:w="15" w:type="dxa"/>
            </w:tcMar>
            <w:vAlign w:val="center"/>
          </w:tcPr>
          <w:p w14:paraId="0F292CFE" w14:textId="77777777" w:rsidR="00464814" w:rsidRPr="006D4348" w:rsidRDefault="00464814">
            <w:pPr>
              <w:spacing w:after="0" w:line="360" w:lineRule="auto"/>
              <w:jc w:val="center"/>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Loại giá trị</w:t>
            </w:r>
          </w:p>
        </w:tc>
      </w:tr>
      <w:tr w:rsidR="006E7830" w:rsidRPr="006D4348" w14:paraId="4B86EDD4" w14:textId="77777777" w:rsidTr="009D07E8">
        <w:trPr>
          <w:trHeight w:val="435"/>
        </w:trPr>
        <w:tc>
          <w:tcPr>
            <w:tcW w:w="4791" w:type="dxa"/>
            <w:tcMar>
              <w:top w:w="15" w:type="dxa"/>
              <w:left w:w="15" w:type="dxa"/>
              <w:bottom w:w="15" w:type="dxa"/>
              <w:right w:w="15" w:type="dxa"/>
            </w:tcMar>
            <w:vAlign w:val="center"/>
          </w:tcPr>
          <w:p w14:paraId="269577D6"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Xác định nhu cầu kiểm kê và fulfillment</w:t>
            </w:r>
          </w:p>
        </w:tc>
        <w:tc>
          <w:tcPr>
            <w:tcW w:w="3416" w:type="dxa"/>
            <w:tcMar>
              <w:top w:w="15" w:type="dxa"/>
              <w:left w:w="15" w:type="dxa"/>
              <w:bottom w:w="15" w:type="dxa"/>
              <w:right w:w="15" w:type="dxa"/>
            </w:tcMar>
            <w:vAlign w:val="center"/>
          </w:tcPr>
          <w:p w14:paraId="4F232070"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Thủ kho</w:t>
            </w:r>
          </w:p>
        </w:tc>
        <w:tc>
          <w:tcPr>
            <w:tcW w:w="1559" w:type="dxa"/>
            <w:tcMar>
              <w:top w:w="15" w:type="dxa"/>
              <w:left w:w="15" w:type="dxa"/>
              <w:bottom w:w="15" w:type="dxa"/>
              <w:right w:w="15" w:type="dxa"/>
            </w:tcMar>
            <w:vAlign w:val="center"/>
          </w:tcPr>
          <w:p w14:paraId="11A03E69" w14:textId="77777777" w:rsidR="00464814" w:rsidRPr="006D4348" w:rsidRDefault="00464814">
            <w:pPr>
              <w:spacing w:after="0" w:line="360" w:lineRule="auto"/>
              <w:ind w:left="108" w:right="111"/>
              <w:jc w:val="center"/>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VA</w:t>
            </w:r>
          </w:p>
        </w:tc>
      </w:tr>
      <w:tr w:rsidR="006E7830" w:rsidRPr="006D4348" w14:paraId="505E5021" w14:textId="77777777" w:rsidTr="009D07E8">
        <w:trPr>
          <w:trHeight w:val="435"/>
        </w:trPr>
        <w:tc>
          <w:tcPr>
            <w:tcW w:w="4791" w:type="dxa"/>
            <w:tcMar>
              <w:top w:w="15" w:type="dxa"/>
              <w:left w:w="15" w:type="dxa"/>
              <w:bottom w:w="15" w:type="dxa"/>
              <w:right w:w="15" w:type="dxa"/>
            </w:tcMar>
            <w:vAlign w:val="center"/>
          </w:tcPr>
          <w:p w14:paraId="125EB3E3"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In báo cáo tồn kho từ hệ thống</w:t>
            </w:r>
          </w:p>
        </w:tc>
        <w:tc>
          <w:tcPr>
            <w:tcW w:w="3416" w:type="dxa"/>
            <w:tcMar>
              <w:top w:w="15" w:type="dxa"/>
              <w:left w:w="15" w:type="dxa"/>
              <w:bottom w:w="15" w:type="dxa"/>
              <w:right w:w="15" w:type="dxa"/>
            </w:tcMar>
            <w:vAlign w:val="center"/>
          </w:tcPr>
          <w:p w14:paraId="5627C515"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Thủ kho</w:t>
            </w:r>
          </w:p>
        </w:tc>
        <w:tc>
          <w:tcPr>
            <w:tcW w:w="1559" w:type="dxa"/>
            <w:tcMar>
              <w:top w:w="15" w:type="dxa"/>
              <w:left w:w="15" w:type="dxa"/>
              <w:bottom w:w="15" w:type="dxa"/>
              <w:right w:w="15" w:type="dxa"/>
            </w:tcMar>
            <w:vAlign w:val="center"/>
          </w:tcPr>
          <w:p w14:paraId="4EC0AA9E" w14:textId="77777777" w:rsidR="00464814" w:rsidRPr="006D4348" w:rsidRDefault="00464814">
            <w:pPr>
              <w:spacing w:after="0" w:line="360" w:lineRule="auto"/>
              <w:ind w:left="108" w:right="111"/>
              <w:jc w:val="center"/>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BVA</w:t>
            </w:r>
          </w:p>
        </w:tc>
      </w:tr>
      <w:tr w:rsidR="006E7830" w:rsidRPr="006D4348" w14:paraId="0CB30A74" w14:textId="77777777" w:rsidTr="009D07E8">
        <w:trPr>
          <w:trHeight w:val="435"/>
        </w:trPr>
        <w:tc>
          <w:tcPr>
            <w:tcW w:w="4791" w:type="dxa"/>
            <w:tcMar>
              <w:top w:w="15" w:type="dxa"/>
              <w:left w:w="15" w:type="dxa"/>
              <w:bottom w:w="15" w:type="dxa"/>
              <w:right w:w="15" w:type="dxa"/>
            </w:tcMar>
            <w:vAlign w:val="center"/>
          </w:tcPr>
          <w:p w14:paraId="4D34EEEF"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Thực hiện kiểm kê thực tế</w:t>
            </w:r>
          </w:p>
        </w:tc>
        <w:tc>
          <w:tcPr>
            <w:tcW w:w="3416" w:type="dxa"/>
            <w:tcMar>
              <w:top w:w="15" w:type="dxa"/>
              <w:left w:w="15" w:type="dxa"/>
              <w:bottom w:w="15" w:type="dxa"/>
              <w:right w:w="15" w:type="dxa"/>
            </w:tcMar>
            <w:vAlign w:val="center"/>
          </w:tcPr>
          <w:p w14:paraId="02BF24B7"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Thủ kho + Kiểm soát nội bộ</w:t>
            </w:r>
          </w:p>
        </w:tc>
        <w:tc>
          <w:tcPr>
            <w:tcW w:w="1559" w:type="dxa"/>
            <w:tcMar>
              <w:top w:w="15" w:type="dxa"/>
              <w:left w:w="15" w:type="dxa"/>
              <w:bottom w:w="15" w:type="dxa"/>
              <w:right w:w="15" w:type="dxa"/>
            </w:tcMar>
            <w:vAlign w:val="center"/>
          </w:tcPr>
          <w:p w14:paraId="79F02471" w14:textId="77777777" w:rsidR="00464814" w:rsidRPr="006D4348" w:rsidRDefault="00464814">
            <w:pPr>
              <w:spacing w:after="0" w:line="360" w:lineRule="auto"/>
              <w:ind w:left="108" w:right="111"/>
              <w:jc w:val="center"/>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VA</w:t>
            </w:r>
          </w:p>
        </w:tc>
      </w:tr>
      <w:tr w:rsidR="006E7830" w:rsidRPr="006D4348" w14:paraId="163E0F71" w14:textId="77777777" w:rsidTr="009D07E8">
        <w:trPr>
          <w:trHeight w:val="435"/>
        </w:trPr>
        <w:tc>
          <w:tcPr>
            <w:tcW w:w="4791" w:type="dxa"/>
            <w:tcMar>
              <w:top w:w="15" w:type="dxa"/>
              <w:left w:w="15" w:type="dxa"/>
              <w:bottom w:w="15" w:type="dxa"/>
              <w:right w:w="15" w:type="dxa"/>
            </w:tcMar>
            <w:vAlign w:val="center"/>
          </w:tcPr>
          <w:p w14:paraId="4BA4B0DF"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Đối chiếu số liệu</w:t>
            </w:r>
          </w:p>
        </w:tc>
        <w:tc>
          <w:tcPr>
            <w:tcW w:w="3416" w:type="dxa"/>
            <w:tcMar>
              <w:top w:w="15" w:type="dxa"/>
              <w:left w:w="15" w:type="dxa"/>
              <w:bottom w:w="15" w:type="dxa"/>
              <w:right w:w="15" w:type="dxa"/>
            </w:tcMar>
            <w:vAlign w:val="center"/>
          </w:tcPr>
          <w:p w14:paraId="082245B7"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Thủ kho + Kế toán</w:t>
            </w:r>
          </w:p>
        </w:tc>
        <w:tc>
          <w:tcPr>
            <w:tcW w:w="1559" w:type="dxa"/>
            <w:tcMar>
              <w:top w:w="15" w:type="dxa"/>
              <w:left w:w="15" w:type="dxa"/>
              <w:bottom w:w="15" w:type="dxa"/>
              <w:right w:w="15" w:type="dxa"/>
            </w:tcMar>
            <w:vAlign w:val="center"/>
          </w:tcPr>
          <w:p w14:paraId="25D923C5" w14:textId="77777777" w:rsidR="00464814" w:rsidRPr="006D4348" w:rsidRDefault="00464814">
            <w:pPr>
              <w:spacing w:after="0" w:line="360" w:lineRule="auto"/>
              <w:ind w:left="108" w:right="111"/>
              <w:jc w:val="center"/>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VA</w:t>
            </w:r>
          </w:p>
        </w:tc>
      </w:tr>
      <w:tr w:rsidR="006E7830" w:rsidRPr="006D4348" w14:paraId="1C9A344A" w14:textId="77777777" w:rsidTr="009D07E8">
        <w:trPr>
          <w:trHeight w:val="435"/>
        </w:trPr>
        <w:tc>
          <w:tcPr>
            <w:tcW w:w="4791" w:type="dxa"/>
            <w:tcMar>
              <w:top w:w="15" w:type="dxa"/>
              <w:left w:w="15" w:type="dxa"/>
              <w:bottom w:w="15" w:type="dxa"/>
              <w:right w:w="15" w:type="dxa"/>
            </w:tcMar>
            <w:vAlign w:val="center"/>
          </w:tcPr>
          <w:p w14:paraId="65E3117A"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Báo cáo chênh lệch và nguyên nhân</w:t>
            </w:r>
          </w:p>
        </w:tc>
        <w:tc>
          <w:tcPr>
            <w:tcW w:w="3416" w:type="dxa"/>
            <w:tcMar>
              <w:top w:w="15" w:type="dxa"/>
              <w:left w:w="15" w:type="dxa"/>
              <w:bottom w:w="15" w:type="dxa"/>
              <w:right w:w="15" w:type="dxa"/>
            </w:tcMar>
            <w:vAlign w:val="center"/>
          </w:tcPr>
          <w:p w14:paraId="532274B3"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Thủ kho</w:t>
            </w:r>
          </w:p>
        </w:tc>
        <w:tc>
          <w:tcPr>
            <w:tcW w:w="1559" w:type="dxa"/>
            <w:tcMar>
              <w:top w:w="15" w:type="dxa"/>
              <w:left w:w="15" w:type="dxa"/>
              <w:bottom w:w="15" w:type="dxa"/>
              <w:right w:w="15" w:type="dxa"/>
            </w:tcMar>
            <w:vAlign w:val="center"/>
          </w:tcPr>
          <w:p w14:paraId="6BE3C8C6" w14:textId="77777777" w:rsidR="00464814" w:rsidRPr="006D4348" w:rsidRDefault="00464814">
            <w:pPr>
              <w:spacing w:after="0" w:line="360" w:lineRule="auto"/>
              <w:ind w:left="108" w:right="111"/>
              <w:jc w:val="center"/>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NVA</w:t>
            </w:r>
          </w:p>
        </w:tc>
      </w:tr>
      <w:tr w:rsidR="006E7830" w:rsidRPr="006D4348" w14:paraId="5CFFC109" w14:textId="77777777" w:rsidTr="009D07E8">
        <w:trPr>
          <w:trHeight w:val="435"/>
        </w:trPr>
        <w:tc>
          <w:tcPr>
            <w:tcW w:w="4791" w:type="dxa"/>
            <w:tcMar>
              <w:top w:w="15" w:type="dxa"/>
              <w:left w:w="15" w:type="dxa"/>
              <w:bottom w:w="15" w:type="dxa"/>
              <w:right w:w="15" w:type="dxa"/>
            </w:tcMar>
            <w:vAlign w:val="center"/>
          </w:tcPr>
          <w:p w14:paraId="62D4C523"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Xử lý chênh lệch</w:t>
            </w:r>
          </w:p>
        </w:tc>
        <w:tc>
          <w:tcPr>
            <w:tcW w:w="3416" w:type="dxa"/>
            <w:tcMar>
              <w:top w:w="15" w:type="dxa"/>
              <w:left w:w="15" w:type="dxa"/>
              <w:bottom w:w="15" w:type="dxa"/>
              <w:right w:w="15" w:type="dxa"/>
            </w:tcMar>
            <w:vAlign w:val="center"/>
          </w:tcPr>
          <w:p w14:paraId="179BA9C8"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Ban giám đốc + Kế toán</w:t>
            </w:r>
          </w:p>
        </w:tc>
        <w:tc>
          <w:tcPr>
            <w:tcW w:w="1559" w:type="dxa"/>
            <w:tcMar>
              <w:top w:w="15" w:type="dxa"/>
              <w:left w:w="15" w:type="dxa"/>
              <w:bottom w:w="15" w:type="dxa"/>
              <w:right w:w="15" w:type="dxa"/>
            </w:tcMar>
            <w:vAlign w:val="center"/>
          </w:tcPr>
          <w:p w14:paraId="49CD1DDF" w14:textId="77777777" w:rsidR="00464814" w:rsidRPr="006D4348" w:rsidRDefault="00464814">
            <w:pPr>
              <w:spacing w:after="0" w:line="360" w:lineRule="auto"/>
              <w:ind w:left="108" w:right="111"/>
              <w:jc w:val="center"/>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VA</w:t>
            </w:r>
          </w:p>
        </w:tc>
      </w:tr>
      <w:tr w:rsidR="006E7830" w:rsidRPr="006D4348" w14:paraId="23CE3794" w14:textId="77777777" w:rsidTr="009D07E8">
        <w:trPr>
          <w:trHeight w:val="435"/>
        </w:trPr>
        <w:tc>
          <w:tcPr>
            <w:tcW w:w="4791" w:type="dxa"/>
            <w:tcMar>
              <w:top w:w="15" w:type="dxa"/>
              <w:left w:w="15" w:type="dxa"/>
              <w:bottom w:w="15" w:type="dxa"/>
              <w:right w:w="15" w:type="dxa"/>
            </w:tcMar>
            <w:vAlign w:val="center"/>
          </w:tcPr>
          <w:p w14:paraId="5A9D6BFB"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lastRenderedPageBreak/>
              <w:t>Cập nhật dữ liệu hệ thống</w:t>
            </w:r>
          </w:p>
        </w:tc>
        <w:tc>
          <w:tcPr>
            <w:tcW w:w="3416" w:type="dxa"/>
            <w:tcMar>
              <w:top w:w="15" w:type="dxa"/>
              <w:left w:w="15" w:type="dxa"/>
              <w:bottom w:w="15" w:type="dxa"/>
              <w:right w:w="15" w:type="dxa"/>
            </w:tcMar>
            <w:vAlign w:val="center"/>
          </w:tcPr>
          <w:p w14:paraId="644463BC"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Kế toán</w:t>
            </w:r>
          </w:p>
        </w:tc>
        <w:tc>
          <w:tcPr>
            <w:tcW w:w="1559" w:type="dxa"/>
            <w:tcMar>
              <w:top w:w="15" w:type="dxa"/>
              <w:left w:w="15" w:type="dxa"/>
              <w:bottom w:w="15" w:type="dxa"/>
              <w:right w:w="15" w:type="dxa"/>
            </w:tcMar>
            <w:vAlign w:val="center"/>
          </w:tcPr>
          <w:p w14:paraId="2EB2FE30" w14:textId="77777777" w:rsidR="00464814" w:rsidRPr="006D4348" w:rsidRDefault="00464814">
            <w:pPr>
              <w:spacing w:after="0" w:line="360" w:lineRule="auto"/>
              <w:ind w:left="108" w:right="111"/>
              <w:jc w:val="center"/>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BVA</w:t>
            </w:r>
          </w:p>
        </w:tc>
      </w:tr>
      <w:tr w:rsidR="006E7830" w:rsidRPr="006D4348" w14:paraId="7157AB18" w14:textId="77777777" w:rsidTr="009D07E8">
        <w:trPr>
          <w:trHeight w:val="435"/>
        </w:trPr>
        <w:tc>
          <w:tcPr>
            <w:tcW w:w="4791" w:type="dxa"/>
            <w:tcMar>
              <w:top w:w="15" w:type="dxa"/>
              <w:left w:w="15" w:type="dxa"/>
              <w:bottom w:w="15" w:type="dxa"/>
              <w:right w:w="15" w:type="dxa"/>
            </w:tcMar>
            <w:vAlign w:val="center"/>
          </w:tcPr>
          <w:p w14:paraId="3936EED3"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In kết quả kiểm kê/ Báo cáo</w:t>
            </w:r>
          </w:p>
        </w:tc>
        <w:tc>
          <w:tcPr>
            <w:tcW w:w="3416" w:type="dxa"/>
            <w:tcMar>
              <w:top w:w="15" w:type="dxa"/>
              <w:left w:w="15" w:type="dxa"/>
              <w:bottom w:w="15" w:type="dxa"/>
              <w:right w:w="15" w:type="dxa"/>
            </w:tcMar>
            <w:vAlign w:val="center"/>
          </w:tcPr>
          <w:p w14:paraId="0B74E820"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Kế toán</w:t>
            </w:r>
          </w:p>
        </w:tc>
        <w:tc>
          <w:tcPr>
            <w:tcW w:w="1559" w:type="dxa"/>
            <w:tcMar>
              <w:top w:w="15" w:type="dxa"/>
              <w:left w:w="15" w:type="dxa"/>
              <w:bottom w:w="15" w:type="dxa"/>
              <w:right w:w="15" w:type="dxa"/>
            </w:tcMar>
            <w:vAlign w:val="center"/>
          </w:tcPr>
          <w:p w14:paraId="1EF9D471" w14:textId="77777777" w:rsidR="00464814" w:rsidRPr="006D4348" w:rsidRDefault="00464814">
            <w:pPr>
              <w:spacing w:after="0" w:line="360" w:lineRule="auto"/>
              <w:ind w:left="108" w:right="111"/>
              <w:jc w:val="center"/>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VA</w:t>
            </w:r>
          </w:p>
        </w:tc>
      </w:tr>
      <w:tr w:rsidR="006E7830" w:rsidRPr="006D4348" w14:paraId="2BDD4F50" w14:textId="77777777" w:rsidTr="009D07E8">
        <w:trPr>
          <w:trHeight w:val="435"/>
        </w:trPr>
        <w:tc>
          <w:tcPr>
            <w:tcW w:w="4791" w:type="dxa"/>
            <w:tcMar>
              <w:top w:w="15" w:type="dxa"/>
              <w:left w:w="15" w:type="dxa"/>
              <w:bottom w:w="15" w:type="dxa"/>
              <w:right w:w="15" w:type="dxa"/>
            </w:tcMar>
            <w:vAlign w:val="center"/>
          </w:tcPr>
          <w:p w14:paraId="4B4BB2D3"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Phương án xử lý (bổ sung, điều chỉnh, hủy hàng)</w:t>
            </w:r>
          </w:p>
        </w:tc>
        <w:tc>
          <w:tcPr>
            <w:tcW w:w="3416" w:type="dxa"/>
            <w:tcMar>
              <w:top w:w="15" w:type="dxa"/>
              <w:left w:w="15" w:type="dxa"/>
              <w:bottom w:w="15" w:type="dxa"/>
              <w:right w:w="15" w:type="dxa"/>
            </w:tcMar>
            <w:vAlign w:val="center"/>
          </w:tcPr>
          <w:p w14:paraId="32183347"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Kế toán</w:t>
            </w:r>
          </w:p>
        </w:tc>
        <w:tc>
          <w:tcPr>
            <w:tcW w:w="1559" w:type="dxa"/>
            <w:tcMar>
              <w:top w:w="15" w:type="dxa"/>
              <w:left w:w="15" w:type="dxa"/>
              <w:bottom w:w="15" w:type="dxa"/>
              <w:right w:w="15" w:type="dxa"/>
            </w:tcMar>
            <w:vAlign w:val="center"/>
          </w:tcPr>
          <w:p w14:paraId="6573F079" w14:textId="77777777" w:rsidR="00464814" w:rsidRPr="006D4348" w:rsidRDefault="00464814">
            <w:pPr>
              <w:spacing w:after="0" w:line="360" w:lineRule="auto"/>
              <w:ind w:left="108" w:right="111"/>
              <w:jc w:val="center"/>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VA</w:t>
            </w:r>
          </w:p>
        </w:tc>
      </w:tr>
      <w:tr w:rsidR="006E7830" w:rsidRPr="006D4348" w14:paraId="31D2E926" w14:textId="77777777" w:rsidTr="009D07E8">
        <w:trPr>
          <w:trHeight w:val="435"/>
        </w:trPr>
        <w:tc>
          <w:tcPr>
            <w:tcW w:w="4791" w:type="dxa"/>
            <w:tcMar>
              <w:top w:w="15" w:type="dxa"/>
              <w:left w:w="15" w:type="dxa"/>
              <w:bottom w:w="15" w:type="dxa"/>
              <w:right w:w="15" w:type="dxa"/>
            </w:tcMar>
            <w:vAlign w:val="center"/>
          </w:tcPr>
          <w:p w14:paraId="6438857B"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Phê duyệt</w:t>
            </w:r>
          </w:p>
        </w:tc>
        <w:tc>
          <w:tcPr>
            <w:tcW w:w="3416" w:type="dxa"/>
            <w:tcMar>
              <w:top w:w="15" w:type="dxa"/>
              <w:left w:w="15" w:type="dxa"/>
              <w:bottom w:w="15" w:type="dxa"/>
              <w:right w:w="15" w:type="dxa"/>
            </w:tcMar>
            <w:vAlign w:val="center"/>
          </w:tcPr>
          <w:p w14:paraId="67659C38"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Ban giám đốc</w:t>
            </w:r>
          </w:p>
        </w:tc>
        <w:tc>
          <w:tcPr>
            <w:tcW w:w="1559" w:type="dxa"/>
            <w:tcMar>
              <w:top w:w="15" w:type="dxa"/>
              <w:left w:w="15" w:type="dxa"/>
              <w:bottom w:w="15" w:type="dxa"/>
              <w:right w:w="15" w:type="dxa"/>
            </w:tcMar>
            <w:vAlign w:val="center"/>
          </w:tcPr>
          <w:p w14:paraId="4026F6B2" w14:textId="77777777" w:rsidR="00464814" w:rsidRPr="006D4348" w:rsidRDefault="00464814">
            <w:pPr>
              <w:spacing w:after="0" w:line="360" w:lineRule="auto"/>
              <w:ind w:left="108" w:right="111"/>
              <w:jc w:val="center"/>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BVA</w:t>
            </w:r>
          </w:p>
        </w:tc>
      </w:tr>
      <w:tr w:rsidR="006E7830" w:rsidRPr="006D4348" w14:paraId="2B0502E6" w14:textId="77777777" w:rsidTr="009D07E8">
        <w:trPr>
          <w:trHeight w:val="435"/>
        </w:trPr>
        <w:tc>
          <w:tcPr>
            <w:tcW w:w="4791" w:type="dxa"/>
            <w:tcMar>
              <w:top w:w="15" w:type="dxa"/>
              <w:left w:w="15" w:type="dxa"/>
              <w:bottom w:w="15" w:type="dxa"/>
              <w:right w:w="15" w:type="dxa"/>
            </w:tcMar>
            <w:vAlign w:val="center"/>
          </w:tcPr>
          <w:p w14:paraId="03473285"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Thực hiện xuất – nhập fulfillment</w:t>
            </w:r>
          </w:p>
        </w:tc>
        <w:tc>
          <w:tcPr>
            <w:tcW w:w="3416" w:type="dxa"/>
            <w:tcMar>
              <w:top w:w="15" w:type="dxa"/>
              <w:left w:w="15" w:type="dxa"/>
              <w:bottom w:w="15" w:type="dxa"/>
              <w:right w:w="15" w:type="dxa"/>
            </w:tcMar>
            <w:vAlign w:val="center"/>
          </w:tcPr>
          <w:p w14:paraId="5D69D861" w14:textId="77777777" w:rsidR="00464814" w:rsidRPr="006D4348" w:rsidRDefault="00464814">
            <w:pPr>
              <w:spacing w:after="0" w:line="360" w:lineRule="auto"/>
              <w:ind w:left="108" w:right="111"/>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Thủ kho</w:t>
            </w:r>
          </w:p>
        </w:tc>
        <w:tc>
          <w:tcPr>
            <w:tcW w:w="1559" w:type="dxa"/>
            <w:tcMar>
              <w:top w:w="15" w:type="dxa"/>
              <w:left w:w="15" w:type="dxa"/>
              <w:bottom w:w="15" w:type="dxa"/>
              <w:right w:w="15" w:type="dxa"/>
            </w:tcMar>
            <w:vAlign w:val="center"/>
          </w:tcPr>
          <w:p w14:paraId="409EE6B2" w14:textId="77777777" w:rsidR="00464814" w:rsidRPr="006D4348" w:rsidRDefault="00464814">
            <w:pPr>
              <w:spacing w:after="0" w:line="360" w:lineRule="auto"/>
              <w:ind w:left="108" w:right="111"/>
              <w:jc w:val="center"/>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BVA</w:t>
            </w:r>
          </w:p>
        </w:tc>
      </w:tr>
    </w:tbl>
    <w:p w14:paraId="7A4CE8EC" w14:textId="77777777" w:rsidR="00464814" w:rsidRPr="006D4348" w:rsidRDefault="00464814">
      <w:p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 xml:space="preserve"> </w:t>
      </w:r>
    </w:p>
    <w:p w14:paraId="7390AEDA" w14:textId="77777777" w:rsidR="00464814" w:rsidRPr="006D4348" w:rsidRDefault="00464814">
      <w:pPr>
        <w:pStyle w:val="ListParagraph"/>
        <w:numPr>
          <w:ilvl w:val="0"/>
          <w:numId w:val="9"/>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VA (Value Added):</w:t>
      </w:r>
      <w:r w:rsidRPr="006D4348">
        <w:rPr>
          <w:rFonts w:ascii="Times New Roman" w:eastAsia="Times New Roman" w:hAnsi="Times New Roman" w:cs="Times New Roman"/>
          <w:sz w:val="26"/>
          <w:szCs w:val="26"/>
        </w:rPr>
        <w:t xml:space="preserve"> Gia tăng giá trị trực tiếp cho quy trình.</w:t>
      </w:r>
    </w:p>
    <w:p w14:paraId="1090CA9F" w14:textId="77777777" w:rsidR="00464814" w:rsidRPr="006D4348" w:rsidRDefault="00464814">
      <w:pPr>
        <w:pStyle w:val="ListParagraph"/>
        <w:numPr>
          <w:ilvl w:val="0"/>
          <w:numId w:val="9"/>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BVA (Business Value Added):</w:t>
      </w:r>
      <w:r w:rsidRPr="006D4348">
        <w:rPr>
          <w:rFonts w:ascii="Times New Roman" w:eastAsia="Times New Roman" w:hAnsi="Times New Roman" w:cs="Times New Roman"/>
          <w:sz w:val="26"/>
          <w:szCs w:val="26"/>
        </w:rPr>
        <w:t xml:space="preserve"> Hoạt động cần thiết để phục vụ nghiệp vụ.</w:t>
      </w:r>
    </w:p>
    <w:p w14:paraId="1DB9FF1E" w14:textId="77777777" w:rsidR="00464814" w:rsidRPr="006D4348" w:rsidRDefault="00464814">
      <w:pPr>
        <w:pStyle w:val="ListParagraph"/>
        <w:numPr>
          <w:ilvl w:val="0"/>
          <w:numId w:val="9"/>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NVA (Non Value Added):</w:t>
      </w:r>
      <w:r w:rsidRPr="006D4348">
        <w:rPr>
          <w:rFonts w:ascii="Times New Roman" w:eastAsia="Times New Roman" w:hAnsi="Times New Roman" w:cs="Times New Roman"/>
          <w:sz w:val="26"/>
          <w:szCs w:val="26"/>
        </w:rPr>
        <w:t xml:space="preserve"> Không tạo giá trị, nên hạn chế.</w:t>
      </w:r>
    </w:p>
    <w:p w14:paraId="037CF513" w14:textId="77777777" w:rsidR="00464814" w:rsidRPr="006D4348" w:rsidRDefault="00464814">
      <w:p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Phân tích lãng phí</w:t>
      </w:r>
    </w:p>
    <w:tbl>
      <w:tblPr>
        <w:tblW w:w="976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1828"/>
        <w:gridCol w:w="7938"/>
      </w:tblGrid>
      <w:tr w:rsidR="006E7830" w:rsidRPr="006D4348" w14:paraId="3F88EC3F" w14:textId="77777777" w:rsidTr="009D07E8">
        <w:trPr>
          <w:trHeight w:val="300"/>
        </w:trPr>
        <w:tc>
          <w:tcPr>
            <w:tcW w:w="1828" w:type="dxa"/>
            <w:tcMar>
              <w:top w:w="15" w:type="dxa"/>
              <w:left w:w="15" w:type="dxa"/>
              <w:bottom w:w="15" w:type="dxa"/>
              <w:right w:w="15" w:type="dxa"/>
            </w:tcMar>
            <w:vAlign w:val="center"/>
          </w:tcPr>
          <w:p w14:paraId="6BD27ED7" w14:textId="77777777" w:rsidR="00464814" w:rsidRPr="006D4348" w:rsidRDefault="00464814">
            <w:pPr>
              <w:spacing w:after="0" w:line="360" w:lineRule="auto"/>
              <w:ind w:left="108"/>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Loại lãng phí</w:t>
            </w:r>
          </w:p>
        </w:tc>
        <w:tc>
          <w:tcPr>
            <w:tcW w:w="7938" w:type="dxa"/>
            <w:tcMar>
              <w:top w:w="15" w:type="dxa"/>
              <w:left w:w="15" w:type="dxa"/>
              <w:bottom w:w="15" w:type="dxa"/>
              <w:right w:w="15" w:type="dxa"/>
            </w:tcMar>
            <w:vAlign w:val="center"/>
          </w:tcPr>
          <w:p w14:paraId="0558ED01" w14:textId="77777777" w:rsidR="00464814" w:rsidRPr="006D4348" w:rsidRDefault="00464814">
            <w:pPr>
              <w:spacing w:after="0" w:line="360" w:lineRule="auto"/>
              <w:ind w:left="108"/>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Ví dụ trong quy trình</w:t>
            </w:r>
          </w:p>
        </w:tc>
      </w:tr>
      <w:tr w:rsidR="006E7830" w:rsidRPr="006D4348" w14:paraId="2A8B5FF6" w14:textId="77777777" w:rsidTr="009D07E8">
        <w:trPr>
          <w:trHeight w:val="300"/>
        </w:trPr>
        <w:tc>
          <w:tcPr>
            <w:tcW w:w="1828" w:type="dxa"/>
            <w:tcMar>
              <w:top w:w="15" w:type="dxa"/>
              <w:left w:w="15" w:type="dxa"/>
              <w:bottom w:w="15" w:type="dxa"/>
              <w:right w:w="15" w:type="dxa"/>
            </w:tcMar>
            <w:vAlign w:val="center"/>
          </w:tcPr>
          <w:p w14:paraId="02DBFF29" w14:textId="77777777" w:rsidR="00464814" w:rsidRPr="006D4348" w:rsidRDefault="00464814">
            <w:pPr>
              <w:spacing w:after="0" w:line="360" w:lineRule="auto"/>
              <w:ind w:left="108"/>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Hold</w:t>
            </w:r>
          </w:p>
        </w:tc>
        <w:tc>
          <w:tcPr>
            <w:tcW w:w="7938" w:type="dxa"/>
            <w:tcMar>
              <w:top w:w="15" w:type="dxa"/>
              <w:left w:w="15" w:type="dxa"/>
              <w:bottom w:w="15" w:type="dxa"/>
              <w:right w:w="15" w:type="dxa"/>
            </w:tcMar>
            <w:vAlign w:val="center"/>
          </w:tcPr>
          <w:p w14:paraId="4CD88C4E" w14:textId="77777777" w:rsidR="00464814" w:rsidRPr="006D4348" w:rsidRDefault="00464814">
            <w:pPr>
              <w:spacing w:after="0" w:line="360" w:lineRule="auto"/>
              <w:ind w:left="108"/>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Chờ phê duyệt xử lý chênh lệch từ Ban giám đốc làm kéo dài thời gian</w:t>
            </w:r>
          </w:p>
        </w:tc>
      </w:tr>
      <w:tr w:rsidR="006E7830" w:rsidRPr="006D4348" w14:paraId="12835E16" w14:textId="77777777" w:rsidTr="009D07E8">
        <w:trPr>
          <w:trHeight w:val="300"/>
        </w:trPr>
        <w:tc>
          <w:tcPr>
            <w:tcW w:w="1828" w:type="dxa"/>
            <w:tcMar>
              <w:top w:w="15" w:type="dxa"/>
              <w:left w:w="15" w:type="dxa"/>
              <w:bottom w:w="15" w:type="dxa"/>
              <w:right w:w="15" w:type="dxa"/>
            </w:tcMar>
            <w:vAlign w:val="center"/>
          </w:tcPr>
          <w:p w14:paraId="3FED1FC2" w14:textId="77777777" w:rsidR="00464814" w:rsidRPr="006D4348" w:rsidRDefault="00464814">
            <w:pPr>
              <w:spacing w:after="0" w:line="360" w:lineRule="auto"/>
              <w:ind w:left="108"/>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Move</w:t>
            </w:r>
          </w:p>
        </w:tc>
        <w:tc>
          <w:tcPr>
            <w:tcW w:w="7938" w:type="dxa"/>
            <w:tcMar>
              <w:top w:w="15" w:type="dxa"/>
              <w:left w:w="15" w:type="dxa"/>
              <w:bottom w:w="15" w:type="dxa"/>
              <w:right w:w="15" w:type="dxa"/>
            </w:tcMar>
            <w:vAlign w:val="center"/>
          </w:tcPr>
          <w:p w14:paraId="06E82295" w14:textId="77777777" w:rsidR="00464814" w:rsidRPr="006D4348" w:rsidRDefault="00464814">
            <w:pPr>
              <w:spacing w:after="0" w:line="360" w:lineRule="auto"/>
              <w:ind w:left="108"/>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Chuyển chứng từ kiểm kê qua lại giữa kho và kế toán</w:t>
            </w:r>
          </w:p>
        </w:tc>
      </w:tr>
      <w:tr w:rsidR="006E7830" w:rsidRPr="006D4348" w14:paraId="72BD8218" w14:textId="77777777" w:rsidTr="009D07E8">
        <w:trPr>
          <w:trHeight w:val="300"/>
        </w:trPr>
        <w:tc>
          <w:tcPr>
            <w:tcW w:w="1828" w:type="dxa"/>
            <w:tcMar>
              <w:top w:w="15" w:type="dxa"/>
              <w:left w:w="15" w:type="dxa"/>
              <w:bottom w:w="15" w:type="dxa"/>
              <w:right w:w="15" w:type="dxa"/>
            </w:tcMar>
            <w:vAlign w:val="center"/>
          </w:tcPr>
          <w:p w14:paraId="54BD2F0F" w14:textId="77777777" w:rsidR="00464814" w:rsidRPr="006D4348" w:rsidRDefault="00464814">
            <w:pPr>
              <w:spacing w:after="0" w:line="360" w:lineRule="auto"/>
              <w:ind w:left="108"/>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Over-do</w:t>
            </w:r>
          </w:p>
        </w:tc>
        <w:tc>
          <w:tcPr>
            <w:tcW w:w="7938" w:type="dxa"/>
            <w:tcMar>
              <w:top w:w="15" w:type="dxa"/>
              <w:left w:w="15" w:type="dxa"/>
              <w:bottom w:w="15" w:type="dxa"/>
              <w:right w:w="15" w:type="dxa"/>
            </w:tcMar>
            <w:vAlign w:val="center"/>
          </w:tcPr>
          <w:p w14:paraId="78C32DB5" w14:textId="77777777" w:rsidR="00464814" w:rsidRPr="006D4348" w:rsidRDefault="00464814">
            <w:pPr>
              <w:spacing w:after="0" w:line="360" w:lineRule="auto"/>
              <w:ind w:left="108"/>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Kiểm kê quá chi tiết đối với mặt hàng giá trị thấp hoặc không quan trọng</w:t>
            </w:r>
          </w:p>
        </w:tc>
      </w:tr>
    </w:tbl>
    <w:p w14:paraId="6B34D0F8" w14:textId="77777777" w:rsidR="00464814" w:rsidRPr="006D4348" w:rsidRDefault="00464814">
      <w:p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 xml:space="preserve"> </w:t>
      </w:r>
    </w:p>
    <w:p w14:paraId="6441BCD7" w14:textId="174D62ED" w:rsidR="00464814" w:rsidRPr="006D4348" w:rsidRDefault="00464814" w:rsidP="001168E1">
      <w:pPr>
        <w:pStyle w:val="Heading3"/>
        <w:spacing w:before="0" w:after="0" w:line="360" w:lineRule="auto"/>
        <w:rPr>
          <w:rFonts w:ascii="Times New Roman" w:eastAsia="Times New Roman" w:hAnsi="Times New Roman" w:cs="Times New Roman"/>
          <w:b/>
          <w:bCs/>
          <w:color w:val="auto"/>
          <w:sz w:val="26"/>
          <w:szCs w:val="26"/>
        </w:rPr>
      </w:pPr>
      <w:bookmarkStart w:id="796" w:name="_Toc205108409"/>
      <w:r w:rsidRPr="006D4348">
        <w:rPr>
          <w:rFonts w:ascii="Times New Roman" w:eastAsia="Times New Roman" w:hAnsi="Times New Roman" w:cs="Times New Roman"/>
          <w:b/>
          <w:bCs/>
          <w:color w:val="auto"/>
          <w:sz w:val="26"/>
          <w:szCs w:val="26"/>
        </w:rPr>
        <w:t>3.2.</w:t>
      </w:r>
      <w:r w:rsidR="0027174F" w:rsidRPr="006D4348">
        <w:rPr>
          <w:rFonts w:ascii="Times New Roman" w:eastAsia="Times New Roman" w:hAnsi="Times New Roman" w:cs="Times New Roman"/>
          <w:b/>
          <w:bCs/>
          <w:color w:val="auto"/>
          <w:sz w:val="26"/>
          <w:szCs w:val="26"/>
        </w:rPr>
        <w:t>4</w:t>
      </w:r>
      <w:r w:rsidRPr="006D4348">
        <w:rPr>
          <w:rFonts w:ascii="Times New Roman" w:eastAsia="Times New Roman" w:hAnsi="Times New Roman" w:cs="Times New Roman"/>
          <w:b/>
          <w:bCs/>
          <w:color w:val="auto"/>
          <w:sz w:val="26"/>
          <w:szCs w:val="26"/>
        </w:rPr>
        <w:t xml:space="preserve"> Phân tích định lượng</w:t>
      </w:r>
      <w:bookmarkEnd w:id="796"/>
    </w:p>
    <w:p w14:paraId="48F682F5" w14:textId="318A87F1" w:rsidR="00464814" w:rsidRPr="006D4348" w:rsidRDefault="0027174F" w:rsidP="001168E1">
      <w:pPr>
        <w:pStyle w:val="Heading4"/>
        <w:spacing w:before="0" w:after="0" w:line="360" w:lineRule="auto"/>
        <w:rPr>
          <w:rFonts w:ascii="Times New Roman" w:eastAsia="Times New Roman" w:hAnsi="Times New Roman" w:cs="Times New Roman"/>
          <w:b/>
          <w:bCs/>
          <w:color w:val="auto"/>
          <w:sz w:val="26"/>
          <w:szCs w:val="26"/>
        </w:rPr>
      </w:pPr>
      <w:r w:rsidRPr="006D4348">
        <w:rPr>
          <w:rFonts w:ascii="Times New Roman" w:eastAsia="Times New Roman" w:hAnsi="Times New Roman" w:cs="Times New Roman"/>
          <w:b/>
          <w:bCs/>
          <w:i w:val="0"/>
          <w:iCs w:val="0"/>
          <w:color w:val="auto"/>
          <w:sz w:val="26"/>
          <w:szCs w:val="26"/>
        </w:rPr>
        <w:t xml:space="preserve">3.2.4.1 </w:t>
      </w:r>
      <w:r w:rsidR="00464814" w:rsidRPr="006D4348">
        <w:rPr>
          <w:rFonts w:ascii="Times New Roman" w:eastAsia="Times New Roman" w:hAnsi="Times New Roman" w:cs="Times New Roman"/>
          <w:b/>
          <w:bCs/>
          <w:i w:val="0"/>
          <w:iCs w:val="0"/>
          <w:color w:val="auto"/>
          <w:sz w:val="26"/>
          <w:szCs w:val="26"/>
        </w:rPr>
        <w:t>Thời gian</w:t>
      </w:r>
    </w:p>
    <w:p w14:paraId="402110A1" w14:textId="77777777" w:rsidR="00DA546B" w:rsidRPr="006D4348" w:rsidRDefault="00DA546B" w:rsidP="00DA546B">
      <w:pPr>
        <w:pStyle w:val="paragraph"/>
        <w:spacing w:before="0" w:beforeAutospacing="0" w:after="0" w:afterAutospacing="0"/>
        <w:jc w:val="both"/>
        <w:textAlignment w:val="baseline"/>
        <w:rPr>
          <w:sz w:val="22"/>
          <w:szCs w:val="22"/>
          <w:rPrChange w:id="797" w:author="Bùi Anh Quốc" w:date="2025-08-02T15:45:00Z">
            <w:rPr>
              <w:rFonts w:ascii="Arial" w:hAnsi="Arial" w:cs="Arial"/>
              <w:sz w:val="22"/>
              <w:szCs w:val="22"/>
            </w:rPr>
          </w:rPrChange>
        </w:rPr>
      </w:pPr>
      <w:r w:rsidRPr="006D4348">
        <w:rPr>
          <w:rStyle w:val="normaltextrun"/>
          <w:rFonts w:eastAsiaTheme="majorEastAsia"/>
          <w:b/>
          <w:bCs/>
          <w:sz w:val="26"/>
          <w:szCs w:val="26"/>
        </w:rPr>
        <w:t>Giả định thời gian thực hiện trung bình cho mỗi hoạt động:</w:t>
      </w:r>
      <w:r w:rsidRPr="006D4348">
        <w:rPr>
          <w:rStyle w:val="eop"/>
          <w:rFonts w:eastAsiaTheme="majorEastAsia"/>
          <w:sz w:val="26"/>
          <w:szCs w:val="26"/>
          <w:rPrChange w:id="798" w:author="Bùi Anh Quốc" w:date="2025-08-02T15:45:00Z">
            <w:rPr>
              <w:rStyle w:val="eop"/>
              <w:rFonts w:eastAsiaTheme="majorEastAsia"/>
              <w:color w:val="D13438"/>
              <w:sz w:val="26"/>
              <w:szCs w:val="26"/>
            </w:rPr>
          </w:rPrChange>
        </w:rPr>
        <w:t> </w:t>
      </w:r>
    </w:p>
    <w:p w14:paraId="4F87D963" w14:textId="77777777" w:rsidR="00DA546B" w:rsidRPr="006D4348" w:rsidRDefault="00DA546B" w:rsidP="00DC1634">
      <w:pPr>
        <w:pStyle w:val="paragraph"/>
        <w:numPr>
          <w:ilvl w:val="0"/>
          <w:numId w:val="68"/>
        </w:numPr>
        <w:spacing w:before="0" w:beforeAutospacing="0" w:after="0" w:afterAutospacing="0" w:line="360" w:lineRule="auto"/>
        <w:ind w:left="1080" w:firstLine="0"/>
        <w:textAlignment w:val="baseline"/>
        <w:rPr>
          <w:sz w:val="26"/>
          <w:szCs w:val="26"/>
        </w:rPr>
      </w:pPr>
      <w:r w:rsidRPr="006D4348">
        <w:rPr>
          <w:rStyle w:val="normaltextrun"/>
          <w:rFonts w:eastAsiaTheme="majorEastAsia"/>
          <w:sz w:val="26"/>
          <w:szCs w:val="26"/>
        </w:rPr>
        <w:t>Xác định nhu cầu kiểm kê &amp; fulfillment: 0,5 giờ</w:t>
      </w:r>
      <w:r w:rsidRPr="006D4348">
        <w:rPr>
          <w:rStyle w:val="eop"/>
          <w:rFonts w:eastAsiaTheme="majorEastAsia"/>
          <w:sz w:val="26"/>
          <w:szCs w:val="26"/>
          <w:rPrChange w:id="799" w:author="Bùi Anh Quốc" w:date="2025-08-02T15:45:00Z">
            <w:rPr>
              <w:rStyle w:val="eop"/>
              <w:rFonts w:eastAsiaTheme="majorEastAsia"/>
              <w:color w:val="D13438"/>
              <w:sz w:val="26"/>
              <w:szCs w:val="26"/>
            </w:rPr>
          </w:rPrChange>
        </w:rPr>
        <w:t> </w:t>
      </w:r>
    </w:p>
    <w:p w14:paraId="29AB9032" w14:textId="77777777" w:rsidR="00DA546B" w:rsidRPr="006D4348" w:rsidRDefault="00DA546B" w:rsidP="00DC1634">
      <w:pPr>
        <w:pStyle w:val="paragraph"/>
        <w:numPr>
          <w:ilvl w:val="0"/>
          <w:numId w:val="69"/>
        </w:numPr>
        <w:spacing w:before="0" w:beforeAutospacing="0" w:after="0" w:afterAutospacing="0" w:line="360" w:lineRule="auto"/>
        <w:ind w:left="1080" w:firstLine="0"/>
        <w:textAlignment w:val="baseline"/>
        <w:rPr>
          <w:sz w:val="26"/>
          <w:szCs w:val="26"/>
        </w:rPr>
      </w:pPr>
      <w:r w:rsidRPr="006D4348">
        <w:rPr>
          <w:rStyle w:val="normaltextrun"/>
          <w:rFonts w:eastAsiaTheme="majorEastAsia"/>
          <w:sz w:val="26"/>
          <w:szCs w:val="26"/>
        </w:rPr>
        <w:t>In báo cáo tồn kho từ hệ thống: 0,2 giờ</w:t>
      </w:r>
      <w:r w:rsidRPr="006D4348">
        <w:rPr>
          <w:rStyle w:val="eop"/>
          <w:rFonts w:eastAsiaTheme="majorEastAsia"/>
          <w:sz w:val="26"/>
          <w:szCs w:val="26"/>
          <w:rPrChange w:id="800" w:author="Bùi Anh Quốc" w:date="2025-08-02T15:45:00Z">
            <w:rPr>
              <w:rStyle w:val="eop"/>
              <w:rFonts w:eastAsiaTheme="majorEastAsia"/>
              <w:color w:val="D13438"/>
              <w:sz w:val="26"/>
              <w:szCs w:val="26"/>
            </w:rPr>
          </w:rPrChange>
        </w:rPr>
        <w:t> </w:t>
      </w:r>
    </w:p>
    <w:p w14:paraId="35C790DA" w14:textId="77777777" w:rsidR="00DA546B" w:rsidRPr="006D4348" w:rsidRDefault="00DA546B" w:rsidP="00DC1634">
      <w:pPr>
        <w:pStyle w:val="paragraph"/>
        <w:numPr>
          <w:ilvl w:val="0"/>
          <w:numId w:val="70"/>
        </w:numPr>
        <w:spacing w:before="0" w:beforeAutospacing="0" w:after="0" w:afterAutospacing="0" w:line="360" w:lineRule="auto"/>
        <w:ind w:left="1080" w:firstLine="0"/>
        <w:textAlignment w:val="baseline"/>
        <w:rPr>
          <w:sz w:val="26"/>
          <w:szCs w:val="26"/>
        </w:rPr>
      </w:pPr>
      <w:r w:rsidRPr="006D4348">
        <w:rPr>
          <w:rStyle w:val="normaltextrun"/>
          <w:rFonts w:eastAsiaTheme="majorEastAsia"/>
          <w:sz w:val="26"/>
          <w:szCs w:val="26"/>
        </w:rPr>
        <w:t>Thực hiện kiểm kê thực tế: 0,6 × (3 + 2) = 3 giờ</w:t>
      </w:r>
      <w:r w:rsidRPr="006D4348">
        <w:rPr>
          <w:rStyle w:val="scxw199842708"/>
          <w:rFonts w:eastAsiaTheme="majorEastAsia"/>
          <w:sz w:val="26"/>
          <w:szCs w:val="26"/>
        </w:rPr>
        <w:t> </w:t>
      </w:r>
      <w:r w:rsidRPr="006D4348">
        <w:rPr>
          <w:sz w:val="26"/>
          <w:szCs w:val="26"/>
        </w:rPr>
        <w:br/>
      </w:r>
      <w:r w:rsidRPr="006D4348">
        <w:rPr>
          <w:rStyle w:val="normaltextrun"/>
          <w:rFonts w:eastAsiaTheme="majorEastAsia"/>
          <w:sz w:val="26"/>
          <w:szCs w:val="26"/>
        </w:rPr>
        <w:t xml:space="preserve">(3 người kiểm kê, mỗi người 2 </w:t>
      </w:r>
      <w:r w:rsidRPr="006D4348">
        <w:rPr>
          <w:rStyle w:val="normaltextrun"/>
          <w:rFonts w:eastAsiaTheme="majorEastAsia"/>
          <w:sz w:val="26"/>
          <w:szCs w:val="26"/>
          <w:rPrChange w:id="801" w:author="Bùi Anh Quốc" w:date="2025-08-02T15:45:00Z">
            <w:rPr>
              <w:rStyle w:val="normaltextrun"/>
              <w:rFonts w:eastAsiaTheme="majorEastAsia"/>
              <w:color w:val="000000"/>
              <w:sz w:val="26"/>
              <w:szCs w:val="26"/>
            </w:rPr>
          </w:rPrChange>
        </w:rPr>
        <w:t>giờ</w:t>
      </w:r>
      <w:r w:rsidRPr="006D4348">
        <w:rPr>
          <w:rStyle w:val="normaltextrun"/>
          <w:rFonts w:eastAsiaTheme="majorEastAsia"/>
          <w:sz w:val="26"/>
          <w:szCs w:val="26"/>
        </w:rPr>
        <w:t>, hệ số phối hợp 0,6)</w:t>
      </w:r>
      <w:r w:rsidRPr="006D4348">
        <w:rPr>
          <w:rStyle w:val="eop"/>
          <w:rFonts w:eastAsiaTheme="majorEastAsia"/>
          <w:sz w:val="26"/>
          <w:szCs w:val="26"/>
          <w:rPrChange w:id="802" w:author="Bùi Anh Quốc" w:date="2025-08-02T15:45:00Z">
            <w:rPr>
              <w:rStyle w:val="eop"/>
              <w:rFonts w:eastAsiaTheme="majorEastAsia"/>
              <w:color w:val="D13438"/>
              <w:sz w:val="26"/>
              <w:szCs w:val="26"/>
            </w:rPr>
          </w:rPrChange>
        </w:rPr>
        <w:t> </w:t>
      </w:r>
    </w:p>
    <w:p w14:paraId="440CC7FF" w14:textId="77777777" w:rsidR="00DA546B" w:rsidRPr="006D4348" w:rsidRDefault="00DA546B" w:rsidP="00DC1634">
      <w:pPr>
        <w:pStyle w:val="paragraph"/>
        <w:numPr>
          <w:ilvl w:val="0"/>
          <w:numId w:val="71"/>
        </w:numPr>
        <w:spacing w:before="0" w:beforeAutospacing="0" w:after="0" w:afterAutospacing="0" w:line="360" w:lineRule="auto"/>
        <w:ind w:left="1080" w:firstLine="0"/>
        <w:textAlignment w:val="baseline"/>
        <w:rPr>
          <w:sz w:val="26"/>
          <w:szCs w:val="26"/>
        </w:rPr>
      </w:pPr>
      <w:r w:rsidRPr="006D4348">
        <w:rPr>
          <w:rStyle w:val="normaltextrun"/>
          <w:rFonts w:eastAsiaTheme="majorEastAsia"/>
          <w:sz w:val="26"/>
          <w:szCs w:val="26"/>
        </w:rPr>
        <w:t>Giám sát kiểm kê (kiểm soát nội bộ): 1 giờ</w:t>
      </w:r>
      <w:r w:rsidRPr="006D4348">
        <w:rPr>
          <w:rStyle w:val="eop"/>
          <w:rFonts w:eastAsiaTheme="majorEastAsia"/>
          <w:sz w:val="26"/>
          <w:szCs w:val="26"/>
          <w:rPrChange w:id="803" w:author="Bùi Anh Quốc" w:date="2025-08-02T15:45:00Z">
            <w:rPr>
              <w:rStyle w:val="eop"/>
              <w:rFonts w:eastAsiaTheme="majorEastAsia"/>
              <w:color w:val="D13438"/>
              <w:sz w:val="26"/>
              <w:szCs w:val="26"/>
            </w:rPr>
          </w:rPrChange>
        </w:rPr>
        <w:t> </w:t>
      </w:r>
    </w:p>
    <w:p w14:paraId="39616272" w14:textId="77777777" w:rsidR="00DA546B" w:rsidRPr="006D4348" w:rsidRDefault="00DA546B" w:rsidP="00DC1634">
      <w:pPr>
        <w:pStyle w:val="paragraph"/>
        <w:numPr>
          <w:ilvl w:val="0"/>
          <w:numId w:val="72"/>
        </w:numPr>
        <w:spacing w:before="0" w:beforeAutospacing="0" w:after="0" w:afterAutospacing="0" w:line="360" w:lineRule="auto"/>
        <w:ind w:left="1080" w:firstLine="0"/>
        <w:textAlignment w:val="baseline"/>
        <w:rPr>
          <w:sz w:val="26"/>
          <w:szCs w:val="26"/>
        </w:rPr>
      </w:pPr>
      <w:r w:rsidRPr="006D4348">
        <w:rPr>
          <w:rStyle w:val="normaltextrun"/>
          <w:rFonts w:eastAsiaTheme="majorEastAsia"/>
          <w:sz w:val="26"/>
          <w:szCs w:val="26"/>
        </w:rPr>
        <w:t>Đối chiếu số liệu: 1 giờ</w:t>
      </w:r>
      <w:r w:rsidRPr="006D4348">
        <w:rPr>
          <w:rStyle w:val="eop"/>
          <w:rFonts w:eastAsiaTheme="majorEastAsia"/>
          <w:sz w:val="26"/>
          <w:szCs w:val="26"/>
          <w:rPrChange w:id="804" w:author="Bùi Anh Quốc" w:date="2025-08-02T15:45:00Z">
            <w:rPr>
              <w:rStyle w:val="eop"/>
              <w:rFonts w:eastAsiaTheme="majorEastAsia"/>
              <w:color w:val="D13438"/>
              <w:sz w:val="26"/>
              <w:szCs w:val="26"/>
            </w:rPr>
          </w:rPrChange>
        </w:rPr>
        <w:t> </w:t>
      </w:r>
    </w:p>
    <w:p w14:paraId="680A7CF6" w14:textId="77777777" w:rsidR="00DA546B" w:rsidRPr="006D4348" w:rsidRDefault="00DA546B" w:rsidP="00DC1634">
      <w:pPr>
        <w:pStyle w:val="paragraph"/>
        <w:numPr>
          <w:ilvl w:val="0"/>
          <w:numId w:val="73"/>
        </w:numPr>
        <w:spacing w:before="0" w:beforeAutospacing="0" w:after="0" w:afterAutospacing="0" w:line="360" w:lineRule="auto"/>
        <w:ind w:left="1080" w:firstLine="0"/>
        <w:textAlignment w:val="baseline"/>
        <w:rPr>
          <w:sz w:val="26"/>
          <w:szCs w:val="26"/>
        </w:rPr>
      </w:pPr>
      <w:r w:rsidRPr="006D4348">
        <w:rPr>
          <w:rStyle w:val="normaltextrun"/>
          <w:rFonts w:eastAsiaTheme="majorEastAsia"/>
          <w:sz w:val="26"/>
          <w:szCs w:val="26"/>
        </w:rPr>
        <w:t xml:space="preserve">Báo cáo chênh lệch (nếu có): 0,2 × 1 = 0,2 </w:t>
      </w:r>
      <w:r w:rsidRPr="006D4348">
        <w:rPr>
          <w:rStyle w:val="normaltextrun"/>
          <w:rFonts w:eastAsiaTheme="majorEastAsia"/>
          <w:sz w:val="26"/>
          <w:szCs w:val="26"/>
          <w:rPrChange w:id="805" w:author="Bùi Anh Quốc" w:date="2025-08-02T15:45:00Z">
            <w:rPr>
              <w:rStyle w:val="normaltextrun"/>
              <w:rFonts w:eastAsiaTheme="majorEastAsia"/>
              <w:color w:val="000000"/>
              <w:sz w:val="26"/>
              <w:szCs w:val="26"/>
            </w:rPr>
          </w:rPrChange>
        </w:rPr>
        <w:t>giờ</w:t>
      </w:r>
      <w:r w:rsidRPr="006D4348">
        <w:rPr>
          <w:rStyle w:val="normaltextrun"/>
          <w:rFonts w:eastAsiaTheme="majorEastAsia"/>
          <w:sz w:val="26"/>
          <w:szCs w:val="26"/>
        </w:rPr>
        <w:t xml:space="preserve"> (trung bình 20% số lần kiểm kê có chênh lệch)</w:t>
      </w:r>
      <w:r w:rsidRPr="006D4348">
        <w:rPr>
          <w:rStyle w:val="eop"/>
          <w:rFonts w:eastAsiaTheme="majorEastAsia"/>
          <w:sz w:val="26"/>
          <w:szCs w:val="26"/>
          <w:rPrChange w:id="806" w:author="Bùi Anh Quốc" w:date="2025-08-02T15:45:00Z">
            <w:rPr>
              <w:rStyle w:val="eop"/>
              <w:rFonts w:eastAsiaTheme="majorEastAsia"/>
              <w:color w:val="D13438"/>
              <w:sz w:val="26"/>
              <w:szCs w:val="26"/>
            </w:rPr>
          </w:rPrChange>
        </w:rPr>
        <w:t> </w:t>
      </w:r>
    </w:p>
    <w:p w14:paraId="7568E97E" w14:textId="77777777" w:rsidR="00DA546B" w:rsidRPr="006D4348" w:rsidRDefault="00DA546B" w:rsidP="00DC1634">
      <w:pPr>
        <w:pStyle w:val="paragraph"/>
        <w:numPr>
          <w:ilvl w:val="0"/>
          <w:numId w:val="74"/>
        </w:numPr>
        <w:spacing w:before="0" w:beforeAutospacing="0" w:after="0" w:afterAutospacing="0" w:line="360" w:lineRule="auto"/>
        <w:ind w:left="1080" w:firstLine="0"/>
        <w:textAlignment w:val="baseline"/>
        <w:rPr>
          <w:sz w:val="26"/>
          <w:szCs w:val="26"/>
        </w:rPr>
      </w:pPr>
      <w:r w:rsidRPr="006D4348">
        <w:rPr>
          <w:rStyle w:val="normaltextrun"/>
          <w:rFonts w:eastAsiaTheme="majorEastAsia"/>
          <w:sz w:val="26"/>
          <w:szCs w:val="26"/>
        </w:rPr>
        <w:lastRenderedPageBreak/>
        <w:t>Phê duyệt chênh lệch: 0,8 × (1 + 3) = 3,2 giờ</w:t>
      </w:r>
      <w:r w:rsidRPr="006D4348">
        <w:rPr>
          <w:rStyle w:val="eop"/>
          <w:rFonts w:eastAsiaTheme="majorEastAsia"/>
          <w:sz w:val="26"/>
          <w:szCs w:val="26"/>
          <w:rPrChange w:id="807" w:author="Bùi Anh Quốc" w:date="2025-08-02T15:45:00Z">
            <w:rPr>
              <w:rStyle w:val="eop"/>
              <w:rFonts w:eastAsiaTheme="majorEastAsia"/>
              <w:color w:val="D13438"/>
              <w:sz w:val="26"/>
              <w:szCs w:val="26"/>
            </w:rPr>
          </w:rPrChange>
        </w:rPr>
        <w:t> </w:t>
      </w:r>
    </w:p>
    <w:p w14:paraId="54D277D7" w14:textId="77777777" w:rsidR="00DA546B" w:rsidRPr="006D4348" w:rsidRDefault="00DA546B" w:rsidP="00DC1634">
      <w:pPr>
        <w:pStyle w:val="paragraph"/>
        <w:numPr>
          <w:ilvl w:val="0"/>
          <w:numId w:val="75"/>
        </w:numPr>
        <w:spacing w:before="0" w:beforeAutospacing="0" w:after="0" w:afterAutospacing="0" w:line="360" w:lineRule="auto"/>
        <w:ind w:left="1800" w:firstLine="0"/>
        <w:textAlignment w:val="baseline"/>
        <w:rPr>
          <w:sz w:val="26"/>
          <w:szCs w:val="26"/>
        </w:rPr>
      </w:pPr>
      <w:r w:rsidRPr="006D4348">
        <w:rPr>
          <w:rStyle w:val="normaltextrun"/>
          <w:rFonts w:eastAsiaTheme="majorEastAsia"/>
          <w:sz w:val="26"/>
          <w:szCs w:val="26"/>
        </w:rPr>
        <w:t>80% số báo cáo cần Ban Giám đốc phê duyệt, trong đó:</w:t>
      </w:r>
      <w:r w:rsidRPr="006D4348">
        <w:rPr>
          <w:rStyle w:val="eop"/>
          <w:rFonts w:eastAsiaTheme="majorEastAsia"/>
          <w:sz w:val="26"/>
          <w:szCs w:val="26"/>
          <w:rPrChange w:id="808" w:author="Bùi Anh Quốc" w:date="2025-08-02T15:45:00Z">
            <w:rPr>
              <w:rStyle w:val="eop"/>
              <w:rFonts w:eastAsiaTheme="majorEastAsia"/>
              <w:color w:val="D13438"/>
              <w:sz w:val="26"/>
              <w:szCs w:val="26"/>
            </w:rPr>
          </w:rPrChange>
        </w:rPr>
        <w:t> </w:t>
      </w:r>
    </w:p>
    <w:p w14:paraId="294C50B1" w14:textId="77777777" w:rsidR="00DA546B" w:rsidRPr="006D4348" w:rsidRDefault="00DA546B" w:rsidP="00DC1634">
      <w:pPr>
        <w:pStyle w:val="paragraph"/>
        <w:numPr>
          <w:ilvl w:val="0"/>
          <w:numId w:val="76"/>
        </w:numPr>
        <w:spacing w:before="0" w:beforeAutospacing="0" w:after="0" w:afterAutospacing="0" w:line="360" w:lineRule="auto"/>
        <w:ind w:left="2520" w:firstLine="0"/>
        <w:textAlignment w:val="baseline"/>
        <w:rPr>
          <w:sz w:val="26"/>
          <w:szCs w:val="26"/>
        </w:rPr>
      </w:pPr>
      <w:r w:rsidRPr="006D4348">
        <w:rPr>
          <w:rStyle w:val="normaltextrun"/>
          <w:rFonts w:eastAsiaTheme="majorEastAsia"/>
          <w:sz w:val="26"/>
          <w:szCs w:val="26"/>
        </w:rPr>
        <w:t xml:space="preserve">1 </w:t>
      </w:r>
      <w:r w:rsidRPr="006D4348">
        <w:rPr>
          <w:rStyle w:val="normaltextrun"/>
          <w:rFonts w:eastAsiaTheme="majorEastAsia"/>
          <w:sz w:val="26"/>
          <w:szCs w:val="26"/>
          <w:rPrChange w:id="809" w:author="Bùi Anh Quốc" w:date="2025-08-02T15:45:00Z">
            <w:rPr>
              <w:rStyle w:val="normaltextrun"/>
              <w:rFonts w:eastAsiaTheme="majorEastAsia"/>
              <w:color w:val="000000"/>
              <w:sz w:val="26"/>
              <w:szCs w:val="26"/>
            </w:rPr>
          </w:rPrChange>
        </w:rPr>
        <w:t>giờ</w:t>
      </w:r>
      <w:r w:rsidRPr="006D4348">
        <w:rPr>
          <w:rStyle w:val="normaltextrun"/>
          <w:rFonts w:eastAsiaTheme="majorEastAsia"/>
          <w:sz w:val="26"/>
          <w:szCs w:val="26"/>
        </w:rPr>
        <w:t xml:space="preserve"> chuẩn bị hồ sơ</w:t>
      </w:r>
      <w:r w:rsidRPr="006D4348">
        <w:rPr>
          <w:rStyle w:val="eop"/>
          <w:rFonts w:eastAsiaTheme="majorEastAsia"/>
          <w:sz w:val="26"/>
          <w:szCs w:val="26"/>
        </w:rPr>
        <w:t> </w:t>
      </w:r>
    </w:p>
    <w:p w14:paraId="6FC06B1E" w14:textId="77777777" w:rsidR="00DA546B" w:rsidRPr="006D4348" w:rsidRDefault="00DA546B" w:rsidP="00DC1634">
      <w:pPr>
        <w:pStyle w:val="paragraph"/>
        <w:numPr>
          <w:ilvl w:val="0"/>
          <w:numId w:val="77"/>
        </w:numPr>
        <w:spacing w:before="0" w:beforeAutospacing="0" w:after="0" w:afterAutospacing="0" w:line="360" w:lineRule="auto"/>
        <w:ind w:left="2520" w:firstLine="0"/>
        <w:textAlignment w:val="baseline"/>
        <w:rPr>
          <w:sz w:val="26"/>
          <w:szCs w:val="26"/>
        </w:rPr>
      </w:pPr>
      <w:r w:rsidRPr="006D4348">
        <w:rPr>
          <w:rStyle w:val="normaltextrun"/>
          <w:rFonts w:eastAsiaTheme="majorEastAsia"/>
          <w:sz w:val="26"/>
          <w:szCs w:val="26"/>
        </w:rPr>
        <w:t>3 giờ chờ phê duyệt</w:t>
      </w:r>
      <w:r w:rsidRPr="006D4348">
        <w:rPr>
          <w:rStyle w:val="eop"/>
          <w:rFonts w:eastAsiaTheme="majorEastAsia"/>
          <w:sz w:val="26"/>
          <w:szCs w:val="26"/>
          <w:rPrChange w:id="810" w:author="Bùi Anh Quốc" w:date="2025-08-02T15:45:00Z">
            <w:rPr>
              <w:rStyle w:val="eop"/>
              <w:rFonts w:eastAsiaTheme="majorEastAsia"/>
              <w:color w:val="D13438"/>
              <w:sz w:val="26"/>
              <w:szCs w:val="26"/>
            </w:rPr>
          </w:rPrChange>
        </w:rPr>
        <w:t> </w:t>
      </w:r>
    </w:p>
    <w:p w14:paraId="43DA4F6A" w14:textId="77777777" w:rsidR="00DA546B" w:rsidRPr="006D4348" w:rsidRDefault="00DA546B" w:rsidP="00DC1634">
      <w:pPr>
        <w:pStyle w:val="paragraph"/>
        <w:numPr>
          <w:ilvl w:val="0"/>
          <w:numId w:val="78"/>
        </w:numPr>
        <w:spacing w:before="0" w:beforeAutospacing="0" w:after="0" w:afterAutospacing="0" w:line="360" w:lineRule="auto"/>
        <w:ind w:left="2520" w:firstLine="0"/>
        <w:textAlignment w:val="baseline"/>
        <w:rPr>
          <w:sz w:val="26"/>
          <w:szCs w:val="26"/>
        </w:rPr>
      </w:pPr>
      <w:r w:rsidRPr="006D4348">
        <w:rPr>
          <w:rStyle w:val="normaltextrun"/>
          <w:rFonts w:eastAsiaTheme="majorEastAsia"/>
          <w:sz w:val="26"/>
          <w:szCs w:val="26"/>
        </w:rPr>
        <w:t xml:space="preserve">3 </w:t>
      </w:r>
      <w:r w:rsidRPr="006D4348">
        <w:rPr>
          <w:rStyle w:val="normaltextrun"/>
          <w:rFonts w:eastAsiaTheme="majorEastAsia"/>
          <w:sz w:val="26"/>
          <w:szCs w:val="26"/>
          <w:rPrChange w:id="811" w:author="Bùi Anh Quốc" w:date="2025-08-02T15:45:00Z">
            <w:rPr>
              <w:rStyle w:val="normaltextrun"/>
              <w:rFonts w:eastAsiaTheme="majorEastAsia"/>
              <w:color w:val="000000"/>
              <w:sz w:val="26"/>
              <w:szCs w:val="26"/>
            </w:rPr>
          </w:rPrChange>
        </w:rPr>
        <w:t>giờ</w:t>
      </w:r>
      <w:r w:rsidRPr="006D4348">
        <w:rPr>
          <w:rStyle w:val="normaltextrun"/>
          <w:rFonts w:eastAsiaTheme="majorEastAsia"/>
          <w:sz w:val="26"/>
          <w:szCs w:val="26"/>
        </w:rPr>
        <w:t xml:space="preserve"> chờ phê duyệt</w:t>
      </w:r>
      <w:r w:rsidRPr="006D4348">
        <w:rPr>
          <w:rStyle w:val="eop"/>
          <w:rFonts w:eastAsiaTheme="majorEastAsia"/>
          <w:sz w:val="26"/>
          <w:szCs w:val="26"/>
          <w:rPrChange w:id="812" w:author="Bùi Anh Quốc" w:date="2025-08-02T15:45:00Z">
            <w:rPr>
              <w:rStyle w:val="eop"/>
              <w:rFonts w:eastAsiaTheme="majorEastAsia"/>
              <w:color w:val="D13438"/>
              <w:sz w:val="26"/>
              <w:szCs w:val="26"/>
            </w:rPr>
          </w:rPrChange>
        </w:rPr>
        <w:t> </w:t>
      </w:r>
    </w:p>
    <w:p w14:paraId="2925768B" w14:textId="77777777" w:rsidR="00DA546B" w:rsidRPr="006D4348" w:rsidRDefault="00DA546B" w:rsidP="00DC1634">
      <w:pPr>
        <w:pStyle w:val="paragraph"/>
        <w:numPr>
          <w:ilvl w:val="0"/>
          <w:numId w:val="79"/>
        </w:numPr>
        <w:spacing w:before="0" w:beforeAutospacing="0" w:after="0" w:afterAutospacing="0" w:line="360" w:lineRule="auto"/>
        <w:ind w:left="2520" w:firstLine="0"/>
        <w:textAlignment w:val="baseline"/>
        <w:rPr>
          <w:sz w:val="26"/>
          <w:szCs w:val="26"/>
        </w:rPr>
      </w:pPr>
      <w:r w:rsidRPr="006D4348">
        <w:rPr>
          <w:rStyle w:val="normaltextrun"/>
          <w:rFonts w:eastAsiaTheme="majorEastAsia"/>
          <w:sz w:val="26"/>
          <w:szCs w:val="26"/>
        </w:rPr>
        <w:t>Cập nhật hệ thống &amp; thực hiện fulfillment: 3 giờ</w:t>
      </w:r>
      <w:r w:rsidRPr="006D4348">
        <w:rPr>
          <w:rStyle w:val="eop"/>
          <w:rFonts w:eastAsiaTheme="majorEastAsia"/>
          <w:sz w:val="26"/>
          <w:szCs w:val="26"/>
          <w:rPrChange w:id="813" w:author="Bùi Anh Quốc" w:date="2025-08-02T15:45:00Z">
            <w:rPr>
              <w:rStyle w:val="eop"/>
              <w:rFonts w:eastAsiaTheme="majorEastAsia"/>
              <w:color w:val="D13438"/>
              <w:sz w:val="26"/>
              <w:szCs w:val="26"/>
            </w:rPr>
          </w:rPrChange>
        </w:rPr>
        <w:t> </w:t>
      </w:r>
    </w:p>
    <w:p w14:paraId="53FB5172" w14:textId="5422F05E" w:rsidR="00464814" w:rsidRPr="006D4348" w:rsidRDefault="00DA546B" w:rsidP="00DC1634">
      <w:pPr>
        <w:pStyle w:val="paragraph"/>
        <w:spacing w:before="0" w:beforeAutospacing="0" w:after="0" w:afterAutospacing="0" w:line="360" w:lineRule="auto"/>
      </w:pPr>
      <w:r w:rsidRPr="006D4348">
        <w:rPr>
          <w:rStyle w:val="normaltextrun"/>
          <w:rFonts w:eastAsiaTheme="majorEastAsia"/>
          <w:sz w:val="26"/>
          <w:szCs w:val="26"/>
        </w:rPr>
        <w:t>Cập nhật hệ thống &amp; thực hiện fulfillment: 3 giờ</w:t>
      </w:r>
      <w:r w:rsidRPr="006D4348">
        <w:rPr>
          <w:rStyle w:val="eop"/>
          <w:rFonts w:eastAsiaTheme="majorEastAsia"/>
          <w:sz w:val="22"/>
          <w:szCs w:val="22"/>
          <w:rPrChange w:id="814" w:author="Bùi Anh Quốc" w:date="2025-08-02T15:45:00Z">
            <w:rPr>
              <w:rStyle w:val="eop"/>
              <w:rFonts w:ascii="Arial" w:eastAsiaTheme="majorEastAsia" w:hAnsi="Arial" w:cs="Arial"/>
              <w:sz w:val="22"/>
              <w:szCs w:val="22"/>
            </w:rPr>
          </w:rPrChange>
        </w:rPr>
        <w:t> </w:t>
      </w:r>
    </w:p>
    <w:p w14:paraId="6913AAA6" w14:textId="4A8B044A" w:rsidR="00DA546B" w:rsidRDefault="00DA546B">
      <w:pPr>
        <w:spacing w:after="0" w:line="360" w:lineRule="auto"/>
        <w:jc w:val="both"/>
        <w:rPr>
          <w:ins w:id="815" w:author="Bùi Anh Quốc" w:date="2025-08-02T15:54:00Z"/>
          <w:rFonts w:ascii="Times New Roman" w:eastAsia="Times New Roman" w:hAnsi="Times New Roman" w:cs="Times New Roman"/>
          <w:b/>
          <w:bCs/>
          <w:sz w:val="26"/>
          <w:szCs w:val="26"/>
        </w:rPr>
      </w:pPr>
      <w:r w:rsidRPr="006D4348">
        <w:rPr>
          <w:rFonts w:ascii="Times New Roman" w:hAnsi="Times New Roman" w:cs="Times New Roman"/>
          <w:b/>
          <w:bCs/>
          <w:noProof/>
          <w:sz w:val="26"/>
          <w:szCs w:val="26"/>
          <w:rPrChange w:id="816" w:author="Bùi Anh Quốc" w:date="2025-08-02T15:45:00Z">
            <w:rPr>
              <w:b/>
              <w:bCs/>
              <w:noProof/>
              <w:sz w:val="26"/>
              <w:szCs w:val="26"/>
            </w:rPr>
          </w:rPrChange>
        </w:rPr>
        <w:drawing>
          <wp:inline distT="0" distB="0" distL="0" distR="0" wp14:anchorId="23D8EA98" wp14:editId="5744A065">
            <wp:extent cx="5943600" cy="5598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598795"/>
                    </a:xfrm>
                    <a:prstGeom prst="rect">
                      <a:avLst/>
                    </a:prstGeom>
                    <a:noFill/>
                    <a:ln>
                      <a:noFill/>
                    </a:ln>
                  </pic:spPr>
                </pic:pic>
              </a:graphicData>
            </a:graphic>
          </wp:inline>
        </w:drawing>
      </w:r>
    </w:p>
    <w:p w14:paraId="523078BA" w14:textId="62698EF9" w:rsidR="00A7576A" w:rsidRPr="00A7576A" w:rsidRDefault="00A7576A">
      <w:pPr>
        <w:spacing w:after="0" w:line="360" w:lineRule="auto"/>
        <w:jc w:val="both"/>
        <w:rPr>
          <w:rFonts w:ascii="Times New Roman" w:eastAsia="Times New Roman" w:hAnsi="Times New Roman" w:cs="Times New Roman"/>
          <w:sz w:val="26"/>
          <w:szCs w:val="26"/>
          <w:rPrChange w:id="817" w:author="Bùi Anh Quốc" w:date="2025-08-02T15:55:00Z">
            <w:rPr>
              <w:rFonts w:ascii="Times New Roman" w:eastAsia="Times New Roman" w:hAnsi="Times New Roman" w:cs="Times New Roman"/>
              <w:b/>
              <w:bCs/>
              <w:sz w:val="26"/>
              <w:szCs w:val="26"/>
            </w:rPr>
          </w:rPrChange>
        </w:rPr>
      </w:pPr>
      <w:ins w:id="818" w:author="Bùi Anh Quốc" w:date="2025-08-02T15:55:00Z">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sidRPr="00A7576A">
          <w:rPr>
            <w:rFonts w:ascii="Times New Roman" w:eastAsia="Times New Roman" w:hAnsi="Times New Roman" w:cs="Times New Roman"/>
            <w:sz w:val="26"/>
            <w:szCs w:val="26"/>
            <w:rPrChange w:id="819" w:author="Bùi Anh Quốc" w:date="2025-08-02T15:55:00Z">
              <w:rPr>
                <w:rFonts w:ascii="Times New Roman" w:eastAsia="Times New Roman" w:hAnsi="Times New Roman" w:cs="Times New Roman"/>
                <w:b/>
                <w:bCs/>
                <w:sz w:val="26"/>
                <w:szCs w:val="26"/>
              </w:rPr>
            </w:rPrChange>
          </w:rPr>
          <w:tab/>
        </w:r>
      </w:ins>
      <w:ins w:id="820" w:author="Bùi Anh Quốc" w:date="2025-08-02T15:54:00Z">
        <w:r w:rsidRPr="00A7576A">
          <w:rPr>
            <w:rFonts w:ascii="Times New Roman" w:eastAsia="Times New Roman" w:hAnsi="Times New Roman" w:cs="Times New Roman"/>
            <w:sz w:val="26"/>
            <w:szCs w:val="26"/>
            <w:rPrChange w:id="821" w:author="Bùi Anh Quốc" w:date="2025-08-02T15:55:00Z">
              <w:rPr>
                <w:rFonts w:ascii="Times New Roman" w:eastAsia="Times New Roman" w:hAnsi="Times New Roman" w:cs="Times New Roman"/>
                <w:b/>
                <w:bCs/>
                <w:sz w:val="26"/>
                <w:szCs w:val="26"/>
              </w:rPr>
            </w:rPrChange>
          </w:rPr>
          <w:t>Hình 3.6</w:t>
        </w:r>
      </w:ins>
      <w:ins w:id="822" w:author="Bùi Anh Quốc" w:date="2025-08-02T15:55:00Z">
        <w:r>
          <w:rPr>
            <w:rFonts w:ascii="Times New Roman" w:eastAsia="Times New Roman" w:hAnsi="Times New Roman" w:cs="Times New Roman"/>
            <w:sz w:val="26"/>
            <w:szCs w:val="26"/>
          </w:rPr>
          <w:t xml:space="preserve"> </w:t>
        </w:r>
      </w:ins>
      <w:ins w:id="823" w:author="Bùi Anh Quốc" w:date="2025-08-02T15:56:00Z">
        <w:r w:rsidRPr="006D4348">
          <w:rPr>
            <w:rFonts w:ascii="Times New Roman" w:hAnsi="Times New Roman" w:cs="Times New Roman"/>
            <w:sz w:val="26"/>
            <w:szCs w:val="26"/>
          </w:rPr>
          <w:t>Định lượng thời gian</w:t>
        </w:r>
        <w:r>
          <w:rPr>
            <w:rFonts w:ascii="Times New Roman" w:hAnsi="Times New Roman" w:cs="Times New Roman"/>
            <w:sz w:val="26"/>
            <w:szCs w:val="26"/>
          </w:rPr>
          <w:t xml:space="preserve"> quy trình</w:t>
        </w:r>
      </w:ins>
    </w:p>
    <w:p w14:paraId="460CADC7" w14:textId="77777777" w:rsidR="00DA546B" w:rsidRPr="006D4348" w:rsidRDefault="00DA546B" w:rsidP="00DA546B">
      <w:pPr>
        <w:spacing w:after="0" w:line="240" w:lineRule="auto"/>
        <w:textAlignment w:val="baseline"/>
        <w:rPr>
          <w:rFonts w:ascii="Times New Roman" w:eastAsia="Times New Roman" w:hAnsi="Times New Roman" w:cs="Times New Roman"/>
          <w:sz w:val="18"/>
          <w:szCs w:val="18"/>
          <w:lang w:eastAsia="en-US"/>
          <w:rPrChange w:id="824" w:author="Bùi Anh Quốc" w:date="2025-08-02T15:45:00Z">
            <w:rPr>
              <w:rFonts w:ascii="Segoe UI" w:eastAsia="Times New Roman" w:hAnsi="Segoe UI" w:cs="Segoe UI"/>
              <w:sz w:val="18"/>
              <w:szCs w:val="18"/>
              <w:lang w:eastAsia="en-US"/>
            </w:rPr>
          </w:rPrChange>
        </w:rPr>
      </w:pPr>
      <w:r w:rsidRPr="006D4348">
        <w:rPr>
          <w:rFonts w:ascii="Times New Roman" w:eastAsia="Times New Roman" w:hAnsi="Times New Roman" w:cs="Times New Roman"/>
          <w:b/>
          <w:bCs/>
          <w:sz w:val="26"/>
          <w:szCs w:val="26"/>
          <w:lang w:eastAsia="en-US"/>
        </w:rPr>
        <w:lastRenderedPageBreak/>
        <w:t>Thời gian chu kỳ quy trình</w:t>
      </w:r>
      <w:r w:rsidRPr="006D4348">
        <w:rPr>
          <w:rFonts w:ascii="Times New Roman" w:eastAsia="Times New Roman" w:hAnsi="Times New Roman" w:cs="Times New Roman"/>
          <w:sz w:val="26"/>
          <w:szCs w:val="26"/>
          <w:lang w:eastAsia="en-US"/>
          <w:rPrChange w:id="825" w:author="Bùi Anh Quốc" w:date="2025-08-02T15:45:00Z">
            <w:rPr>
              <w:rFonts w:ascii="Times New Roman" w:eastAsia="Times New Roman" w:hAnsi="Times New Roman" w:cs="Times New Roman"/>
              <w:color w:val="D13438"/>
              <w:sz w:val="26"/>
              <w:szCs w:val="26"/>
              <w:lang w:eastAsia="en-US"/>
            </w:rPr>
          </w:rPrChange>
        </w:rPr>
        <w:t> </w:t>
      </w:r>
    </w:p>
    <w:p w14:paraId="6F738E0C" w14:textId="77777777" w:rsidR="00DA546B" w:rsidRPr="006D4348" w:rsidRDefault="00DA546B" w:rsidP="00DA546B">
      <w:pPr>
        <w:spacing w:after="0" w:line="240" w:lineRule="auto"/>
        <w:textAlignment w:val="baseline"/>
        <w:rPr>
          <w:rFonts w:ascii="Times New Roman" w:eastAsia="Times New Roman" w:hAnsi="Times New Roman" w:cs="Times New Roman"/>
          <w:sz w:val="18"/>
          <w:szCs w:val="18"/>
          <w:lang w:eastAsia="en-US"/>
          <w:rPrChange w:id="826" w:author="Bùi Anh Quốc" w:date="2025-08-02T15:45:00Z">
            <w:rPr>
              <w:rFonts w:ascii="Segoe UI" w:eastAsia="Times New Roman" w:hAnsi="Segoe UI" w:cs="Segoe UI"/>
              <w:sz w:val="18"/>
              <w:szCs w:val="18"/>
              <w:lang w:eastAsia="en-US"/>
            </w:rPr>
          </w:rPrChange>
        </w:rPr>
      </w:pPr>
      <w:r w:rsidRPr="006D4348">
        <w:rPr>
          <w:rFonts w:ascii="Times New Roman" w:eastAsia="Times New Roman" w:hAnsi="Times New Roman" w:cs="Times New Roman"/>
          <w:sz w:val="26"/>
          <w:szCs w:val="26"/>
          <w:lang w:eastAsia="en-US"/>
        </w:rPr>
        <w:t xml:space="preserve">0,5 + 0,2 + 3 + 1 + 1 + 0.2 + 3,2 + 3 = </w:t>
      </w:r>
      <w:r w:rsidRPr="006D4348">
        <w:rPr>
          <w:rFonts w:ascii="Times New Roman" w:eastAsia="Times New Roman" w:hAnsi="Times New Roman" w:cs="Times New Roman"/>
          <w:b/>
          <w:bCs/>
          <w:sz w:val="26"/>
          <w:szCs w:val="26"/>
          <w:lang w:eastAsia="en-US"/>
        </w:rPr>
        <w:t>12.1 giờ</w:t>
      </w:r>
      <w:r w:rsidRPr="006D4348">
        <w:rPr>
          <w:rFonts w:ascii="Times New Roman" w:eastAsia="Times New Roman" w:hAnsi="Times New Roman" w:cs="Times New Roman"/>
          <w:sz w:val="26"/>
          <w:szCs w:val="26"/>
          <w:lang w:eastAsia="en-US"/>
          <w:rPrChange w:id="827" w:author="Bùi Anh Quốc" w:date="2025-08-02T15:45:00Z">
            <w:rPr>
              <w:rFonts w:ascii="Times New Roman" w:eastAsia="Times New Roman" w:hAnsi="Times New Roman" w:cs="Times New Roman"/>
              <w:color w:val="D13438"/>
              <w:sz w:val="26"/>
              <w:szCs w:val="26"/>
              <w:lang w:eastAsia="en-US"/>
            </w:rPr>
          </w:rPrChange>
        </w:rPr>
        <w:t> </w:t>
      </w:r>
    </w:p>
    <w:p w14:paraId="3F1D4BA2" w14:textId="77777777" w:rsidR="00DA546B" w:rsidRPr="006D4348" w:rsidRDefault="00DA546B" w:rsidP="00DA546B">
      <w:pPr>
        <w:spacing w:after="0" w:line="240" w:lineRule="auto"/>
        <w:jc w:val="both"/>
        <w:textAlignment w:val="baseline"/>
        <w:rPr>
          <w:rFonts w:ascii="Times New Roman" w:eastAsia="Times New Roman" w:hAnsi="Times New Roman" w:cs="Times New Roman"/>
          <w:sz w:val="18"/>
          <w:szCs w:val="18"/>
          <w:lang w:eastAsia="en-US"/>
          <w:rPrChange w:id="828" w:author="Bùi Anh Quốc" w:date="2025-08-02T15:45:00Z">
            <w:rPr>
              <w:rFonts w:ascii="Segoe UI" w:eastAsia="Times New Roman" w:hAnsi="Segoe UI" w:cs="Segoe UI"/>
              <w:sz w:val="18"/>
              <w:szCs w:val="18"/>
              <w:lang w:eastAsia="en-US"/>
            </w:rPr>
          </w:rPrChange>
        </w:rPr>
      </w:pPr>
      <w:r w:rsidRPr="006D4348">
        <w:rPr>
          <w:rFonts w:ascii="Times New Roman" w:eastAsia="Times New Roman" w:hAnsi="Times New Roman" w:cs="Times New Roman"/>
          <w:b/>
          <w:bCs/>
          <w:sz w:val="26"/>
          <w:szCs w:val="26"/>
          <w:lang w:eastAsia="en-US"/>
        </w:rPr>
        <w:t>Thời gian xử lý thực tế</w:t>
      </w:r>
      <w:r w:rsidRPr="006D4348">
        <w:rPr>
          <w:rFonts w:ascii="Times New Roman" w:eastAsia="Times New Roman" w:hAnsi="Times New Roman" w:cs="Times New Roman"/>
          <w:sz w:val="26"/>
          <w:szCs w:val="26"/>
          <w:lang w:eastAsia="en-US"/>
          <w:rPrChange w:id="829" w:author="Bùi Anh Quốc" w:date="2025-08-02T15:45:00Z">
            <w:rPr>
              <w:rFonts w:ascii="Times New Roman" w:eastAsia="Times New Roman" w:hAnsi="Times New Roman" w:cs="Times New Roman"/>
              <w:color w:val="D13438"/>
              <w:sz w:val="26"/>
              <w:szCs w:val="26"/>
              <w:lang w:eastAsia="en-US"/>
            </w:rPr>
          </w:rPrChange>
        </w:rPr>
        <w:t> </w:t>
      </w:r>
    </w:p>
    <w:p w14:paraId="61EB67A2" w14:textId="77777777" w:rsidR="00DA546B" w:rsidRPr="006D4348" w:rsidRDefault="00DA546B" w:rsidP="00DA546B">
      <w:pPr>
        <w:spacing w:after="0" w:line="240" w:lineRule="auto"/>
        <w:jc w:val="both"/>
        <w:textAlignment w:val="baseline"/>
        <w:rPr>
          <w:rFonts w:ascii="Times New Roman" w:eastAsia="Times New Roman" w:hAnsi="Times New Roman" w:cs="Times New Roman"/>
          <w:sz w:val="18"/>
          <w:szCs w:val="18"/>
          <w:lang w:eastAsia="en-US"/>
          <w:rPrChange w:id="830" w:author="Bùi Anh Quốc" w:date="2025-08-02T15:45:00Z">
            <w:rPr>
              <w:rFonts w:ascii="Segoe UI" w:eastAsia="Times New Roman" w:hAnsi="Segoe UI" w:cs="Segoe UI"/>
              <w:sz w:val="18"/>
              <w:szCs w:val="18"/>
              <w:lang w:eastAsia="en-US"/>
            </w:rPr>
          </w:rPrChange>
        </w:rPr>
      </w:pPr>
      <w:r w:rsidRPr="006D4348">
        <w:rPr>
          <w:rFonts w:ascii="Times New Roman" w:eastAsia="Times New Roman" w:hAnsi="Times New Roman" w:cs="Times New Roman"/>
          <w:sz w:val="26"/>
          <w:szCs w:val="26"/>
          <w:lang w:eastAsia="en-US"/>
        </w:rPr>
        <w:t xml:space="preserve">0,5 + 0,2 + 3 + 1 + 1 + 0.2 + 3,2 + 3 = </w:t>
      </w:r>
      <w:r w:rsidRPr="006D4348">
        <w:rPr>
          <w:rFonts w:ascii="Times New Roman" w:eastAsia="Times New Roman" w:hAnsi="Times New Roman" w:cs="Times New Roman"/>
          <w:b/>
          <w:bCs/>
          <w:sz w:val="26"/>
          <w:szCs w:val="26"/>
          <w:lang w:eastAsia="en-US"/>
        </w:rPr>
        <w:t>12.1 giờ</w:t>
      </w:r>
      <w:r w:rsidRPr="006D4348">
        <w:rPr>
          <w:rFonts w:ascii="Times New Roman" w:eastAsia="Times New Roman" w:hAnsi="Times New Roman" w:cs="Times New Roman"/>
          <w:sz w:val="26"/>
          <w:szCs w:val="26"/>
          <w:lang w:eastAsia="en-US"/>
          <w:rPrChange w:id="831" w:author="Bùi Anh Quốc" w:date="2025-08-02T15:45:00Z">
            <w:rPr>
              <w:rFonts w:ascii="Times New Roman" w:eastAsia="Times New Roman" w:hAnsi="Times New Roman" w:cs="Times New Roman"/>
              <w:color w:val="498205"/>
              <w:sz w:val="26"/>
              <w:szCs w:val="26"/>
              <w:lang w:eastAsia="en-US"/>
            </w:rPr>
          </w:rPrChange>
        </w:rPr>
        <w:t> </w:t>
      </w:r>
    </w:p>
    <w:p w14:paraId="5BEC1B50" w14:textId="3BFB8A35" w:rsidR="00464814" w:rsidRPr="006D4348" w:rsidRDefault="00DA546B">
      <w:p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lang w:eastAsia="en-US"/>
        </w:rPr>
        <w:t>(Quy trình này hầu như không có thời gian chờ ngoài phần phê duyệt, nên thời gian xử lý gần bằng thời gian chu kỳ.)</w:t>
      </w:r>
      <w:r w:rsidRPr="006D4348">
        <w:rPr>
          <w:rFonts w:ascii="Times New Roman" w:eastAsia="Times New Roman" w:hAnsi="Times New Roman" w:cs="Times New Roman"/>
          <w:sz w:val="26"/>
          <w:szCs w:val="26"/>
          <w:lang w:eastAsia="en-US"/>
          <w:rPrChange w:id="832" w:author="Bùi Anh Quốc" w:date="2025-08-02T15:45:00Z">
            <w:rPr>
              <w:rFonts w:ascii="Times New Roman" w:eastAsia="Times New Roman" w:hAnsi="Times New Roman" w:cs="Times New Roman"/>
              <w:color w:val="D13438"/>
              <w:sz w:val="26"/>
              <w:szCs w:val="26"/>
              <w:lang w:eastAsia="en-US"/>
            </w:rPr>
          </w:rPrChange>
        </w:rPr>
        <w:t> </w:t>
      </w:r>
    </w:p>
    <w:p w14:paraId="0BE0A4EE" w14:textId="27E5C9F6" w:rsidR="00464814" w:rsidRPr="006D4348" w:rsidRDefault="00B87CF0">
      <w:pPr>
        <w:spacing w:after="0" w:line="360" w:lineRule="auto"/>
        <w:jc w:val="both"/>
        <w:rPr>
          <w:rFonts w:ascii="Times New Roman" w:eastAsia="Times New Roman" w:hAnsi="Times New Roman" w:cs="Times New Roman"/>
          <w:b/>
          <w:bCs/>
          <w:sz w:val="26"/>
          <w:szCs w:val="26"/>
        </w:rPr>
      </w:pPr>
      <w:ins w:id="833" w:author="Bùi Anh Quốc" w:date="2025-08-03T10:12:00Z">
        <w:r w:rsidRPr="00B87CF0">
          <w:rPr>
            <w:rFonts w:ascii="Times New Roman" w:eastAsia="Times New Roman" w:hAnsi="Times New Roman" w:cs="Times New Roman"/>
            <w:sz w:val="26"/>
            <w:szCs w:val="26"/>
          </w:rPr>
          <w:drawing>
            <wp:anchor distT="0" distB="0" distL="114300" distR="114300" simplePos="0" relativeHeight="251681792" behindDoc="1" locked="0" layoutInCell="1" allowOverlap="1" wp14:anchorId="388BAF16" wp14:editId="1EC1A413">
              <wp:simplePos x="0" y="0"/>
              <wp:positionH relativeFrom="column">
                <wp:posOffset>482600</wp:posOffset>
              </wp:positionH>
              <wp:positionV relativeFrom="paragraph">
                <wp:posOffset>283845</wp:posOffset>
              </wp:positionV>
              <wp:extent cx="3289300" cy="448310"/>
              <wp:effectExtent l="0" t="0" r="6350" b="8890"/>
              <wp:wrapTight wrapText="bothSides">
                <wp:wrapPolygon edited="0">
                  <wp:start x="0" y="0"/>
                  <wp:lineTo x="0" y="21110"/>
                  <wp:lineTo x="21517" y="21110"/>
                  <wp:lineTo x="2151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89300" cy="448310"/>
                      </a:xfrm>
                      <a:prstGeom prst="rect">
                        <a:avLst/>
                      </a:prstGeom>
                    </pic:spPr>
                  </pic:pic>
                </a:graphicData>
              </a:graphic>
            </wp:anchor>
          </w:drawing>
        </w:r>
      </w:ins>
      <w:r w:rsidR="00464814" w:rsidRPr="006D4348">
        <w:rPr>
          <w:rFonts w:ascii="Times New Roman" w:eastAsia="Times New Roman" w:hAnsi="Times New Roman" w:cs="Times New Roman"/>
          <w:b/>
          <w:bCs/>
          <w:sz w:val="26"/>
          <w:szCs w:val="26"/>
        </w:rPr>
        <w:t>Hiệu suất thời gian</w:t>
      </w:r>
    </w:p>
    <w:p w14:paraId="44240245" w14:textId="1FDACC8C" w:rsidR="00464814" w:rsidRPr="006D4348" w:rsidRDefault="00464814">
      <w:pPr>
        <w:spacing w:after="0" w:line="360" w:lineRule="auto"/>
        <w:jc w:val="both"/>
        <w:rPr>
          <w:rFonts w:ascii="Times New Roman" w:eastAsia="Times New Roman" w:hAnsi="Times New Roman" w:cs="Times New Roman"/>
          <w:sz w:val="26"/>
          <w:szCs w:val="26"/>
        </w:rPr>
      </w:pPr>
      <w:del w:id="834" w:author="Bùi Anh Quốc" w:date="2025-08-03T10:12:00Z">
        <w:r w:rsidRPr="00157A75" w:rsidDel="00B87CF0">
          <w:rPr>
            <w:rFonts w:ascii="Times New Roman" w:hAnsi="Times New Roman" w:cs="Times New Roman"/>
            <w:noProof/>
          </w:rPr>
          <w:drawing>
            <wp:inline distT="0" distB="0" distL="0" distR="0" wp14:anchorId="39D0D952" wp14:editId="7FA7D466">
              <wp:extent cx="5581650" cy="704850"/>
              <wp:effectExtent l="0" t="0" r="0" b="0"/>
              <wp:docPr id="8" name="drawing"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51442" name=""/>
                      <pic:cNvPicPr/>
                    </pic:nvPicPr>
                    <pic:blipFill>
                      <a:blip r:embed="rId22">
                        <a:extLst>
                          <a:ext uri="{28A0092B-C50C-407E-A947-70E740481C1C}">
                            <a14:useLocalDpi xmlns:a14="http://schemas.microsoft.com/office/drawing/2010/main" val="0"/>
                          </a:ext>
                        </a:extLst>
                      </a:blip>
                      <a:stretch>
                        <a:fillRect/>
                      </a:stretch>
                    </pic:blipFill>
                    <pic:spPr>
                      <a:xfrm>
                        <a:off x="0" y="0"/>
                        <a:ext cx="5581650" cy="704850"/>
                      </a:xfrm>
                      <a:prstGeom prst="rect">
                        <a:avLst/>
                      </a:prstGeom>
                    </pic:spPr>
                  </pic:pic>
                </a:graphicData>
              </a:graphic>
            </wp:inline>
          </w:drawing>
        </w:r>
      </w:del>
    </w:p>
    <w:p w14:paraId="4C6BD6F2" w14:textId="77777777" w:rsidR="00B87CF0" w:rsidRDefault="00B87CF0" w:rsidP="001168E1">
      <w:pPr>
        <w:pStyle w:val="Heading4"/>
        <w:spacing w:before="0" w:after="0" w:line="360" w:lineRule="auto"/>
        <w:rPr>
          <w:ins w:id="835" w:author="Bùi Anh Quốc" w:date="2025-08-03T10:12:00Z"/>
          <w:rFonts w:ascii="Times New Roman" w:eastAsia="Times New Roman" w:hAnsi="Times New Roman" w:cs="Times New Roman"/>
          <w:b/>
          <w:bCs/>
          <w:i w:val="0"/>
          <w:iCs w:val="0"/>
          <w:color w:val="auto"/>
        </w:rPr>
      </w:pPr>
    </w:p>
    <w:p w14:paraId="3477F9AB" w14:textId="3581B790" w:rsidR="00464814" w:rsidRPr="006D4348" w:rsidRDefault="0027174F" w:rsidP="001168E1">
      <w:pPr>
        <w:pStyle w:val="Heading4"/>
        <w:spacing w:before="0" w:after="0" w:line="360" w:lineRule="auto"/>
        <w:rPr>
          <w:rFonts w:ascii="Times New Roman" w:eastAsia="Times New Roman" w:hAnsi="Times New Roman" w:cs="Times New Roman"/>
          <w:b/>
          <w:bCs/>
          <w:color w:val="auto"/>
        </w:rPr>
      </w:pPr>
      <w:r w:rsidRPr="006D4348">
        <w:rPr>
          <w:rFonts w:ascii="Times New Roman" w:eastAsia="Times New Roman" w:hAnsi="Times New Roman" w:cs="Times New Roman"/>
          <w:b/>
          <w:bCs/>
          <w:i w:val="0"/>
          <w:iCs w:val="0"/>
          <w:color w:val="auto"/>
        </w:rPr>
        <w:t xml:space="preserve">3.2.4.2 </w:t>
      </w:r>
      <w:r w:rsidR="00464814" w:rsidRPr="006D4348">
        <w:rPr>
          <w:rFonts w:ascii="Times New Roman" w:eastAsia="Times New Roman" w:hAnsi="Times New Roman" w:cs="Times New Roman"/>
          <w:b/>
          <w:bCs/>
          <w:i w:val="0"/>
          <w:iCs w:val="0"/>
          <w:color w:val="auto"/>
        </w:rPr>
        <w:t>Chi phí</w:t>
      </w:r>
    </w:p>
    <w:p w14:paraId="79B1DE79" w14:textId="77777777" w:rsidR="00464814" w:rsidRPr="006D4348" w:rsidRDefault="00464814">
      <w:pPr>
        <w:spacing w:after="0" w:line="360" w:lineRule="auto"/>
        <w:jc w:val="both"/>
        <w:rPr>
          <w:rFonts w:ascii="Times New Roman" w:eastAsia="Times New Roman" w:hAnsi="Times New Roman" w:cs="Times New Roman"/>
          <w:sz w:val="26"/>
          <w:szCs w:val="26"/>
          <w:u w:val="single"/>
        </w:rPr>
      </w:pPr>
      <w:r w:rsidRPr="006D4348">
        <w:rPr>
          <w:rFonts w:ascii="Times New Roman" w:eastAsia="Times New Roman" w:hAnsi="Times New Roman" w:cs="Times New Roman"/>
          <w:sz w:val="26"/>
          <w:szCs w:val="26"/>
          <w:u w:val="single"/>
        </w:rPr>
        <w:t>Giả định chi phí nhân công:</w:t>
      </w:r>
    </w:p>
    <w:p w14:paraId="238F6AB7" w14:textId="77777777" w:rsidR="00DA546B" w:rsidRPr="006D4348" w:rsidRDefault="00DA546B" w:rsidP="00DC1634">
      <w:pPr>
        <w:pStyle w:val="ListParagraph"/>
        <w:numPr>
          <w:ilvl w:val="0"/>
          <w:numId w:val="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Nhân viên kho: 350.000 VNĐ/ngày = 43.750 VNĐ/h </w:t>
      </w:r>
    </w:p>
    <w:p w14:paraId="4FFDB091" w14:textId="77777777" w:rsidR="00DA546B" w:rsidRPr="006D4348" w:rsidRDefault="00DA546B" w:rsidP="00DC1634">
      <w:pPr>
        <w:pStyle w:val="ListParagraph"/>
        <w:numPr>
          <w:ilvl w:val="0"/>
          <w:numId w:val="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Nhân viên kế toán: 500.000 VNĐ/ngày = 62.500 VNĐ/h </w:t>
      </w:r>
    </w:p>
    <w:p w14:paraId="526B8C75" w14:textId="77777777" w:rsidR="00DA546B" w:rsidRPr="006D4348" w:rsidRDefault="00DA546B" w:rsidP="00DC1634">
      <w:pPr>
        <w:pStyle w:val="ListParagraph"/>
        <w:numPr>
          <w:ilvl w:val="0"/>
          <w:numId w:val="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Nhân viên kiểm soát nội bộ: 400.000 VNĐ/ngày = 50.000 VNĐ/h </w:t>
      </w:r>
    </w:p>
    <w:p w14:paraId="25D11E23" w14:textId="3175CA93" w:rsidR="00464814" w:rsidRPr="006D4348" w:rsidRDefault="00DA546B" w:rsidP="00DC1634">
      <w:pPr>
        <w:pStyle w:val="ListParagraph"/>
        <w:numPr>
          <w:ilvl w:val="0"/>
          <w:numId w:val="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Ban Giám đốc: 800.000 VNĐ/ngày </w:t>
      </w:r>
    </w:p>
    <w:p w14:paraId="627DF7BC" w14:textId="77777777" w:rsidR="00464814" w:rsidRPr="006D4348" w:rsidRDefault="00464814">
      <w:pPr>
        <w:spacing w:after="0" w:line="360" w:lineRule="auto"/>
        <w:jc w:val="both"/>
        <w:rPr>
          <w:rFonts w:ascii="Times New Roman" w:eastAsia="Times New Roman" w:hAnsi="Times New Roman" w:cs="Times New Roman"/>
          <w:sz w:val="26"/>
          <w:szCs w:val="26"/>
          <w:u w:val="single"/>
        </w:rPr>
      </w:pPr>
      <w:r w:rsidRPr="006D4348">
        <w:rPr>
          <w:rFonts w:ascii="Times New Roman" w:eastAsia="Times New Roman" w:hAnsi="Times New Roman" w:cs="Times New Roman"/>
          <w:sz w:val="26"/>
          <w:szCs w:val="26"/>
          <w:u w:val="single"/>
        </w:rPr>
        <w:t>Thời gian của từng bộ phận:</w:t>
      </w:r>
    </w:p>
    <w:p w14:paraId="7B574787" w14:textId="77777777" w:rsidR="00DA546B" w:rsidRPr="006D4348" w:rsidRDefault="00DA546B" w:rsidP="00DC1634">
      <w:pPr>
        <w:pStyle w:val="ListParagraph"/>
        <w:numPr>
          <w:ilvl w:val="0"/>
          <w:numId w:val="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Bộ phận kho: 6,7 giờ </w:t>
      </w:r>
    </w:p>
    <w:p w14:paraId="5E6005A5" w14:textId="77777777" w:rsidR="00DA546B" w:rsidRPr="006D4348" w:rsidRDefault="00DA546B" w:rsidP="00DC1634">
      <w:pPr>
        <w:pStyle w:val="ListParagraph"/>
        <w:numPr>
          <w:ilvl w:val="0"/>
          <w:numId w:val="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Bộ phận kiểm soát nội bộ: 1 giờ </w:t>
      </w:r>
    </w:p>
    <w:p w14:paraId="24C571AC" w14:textId="77777777" w:rsidR="00DA546B" w:rsidRPr="006D4348" w:rsidRDefault="00DA546B" w:rsidP="00DC1634">
      <w:pPr>
        <w:pStyle w:val="ListParagraph"/>
        <w:numPr>
          <w:ilvl w:val="0"/>
          <w:numId w:val="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Bộ phận kế toán: 4,4 giờ </w:t>
      </w:r>
    </w:p>
    <w:p w14:paraId="482FB40C" w14:textId="63473AA0" w:rsidR="00464814" w:rsidRPr="006D4348" w:rsidRDefault="00DA546B">
      <w:pPr>
        <w:pStyle w:val="ListParagraph"/>
        <w:numPr>
          <w:ilvl w:val="0"/>
          <w:numId w:val="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Ban Giám đốc: 0 giờ </w:t>
      </w:r>
    </w:p>
    <w:p w14:paraId="691B1DFA" w14:textId="77777777" w:rsidR="00464814" w:rsidRPr="006D4348" w:rsidRDefault="00464814">
      <w:p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 xml:space="preserve"> </w:t>
      </w:r>
    </w:p>
    <w:p w14:paraId="5059F60E" w14:textId="77777777" w:rsidR="00464814" w:rsidRPr="006D4348" w:rsidRDefault="00464814">
      <w:p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Chi phí một chu kỳ</w:t>
      </w:r>
    </w:p>
    <w:p w14:paraId="11DBCC97" w14:textId="5D768657" w:rsidR="00DA546B" w:rsidRPr="006D4348" w:rsidRDefault="00DA546B">
      <w:pPr>
        <w:spacing w:after="0" w:line="360" w:lineRule="auto"/>
        <w:jc w:val="both"/>
        <w:rPr>
          <w:rFonts w:ascii="Times New Roman" w:eastAsia="Times New Roman" w:hAnsi="Times New Roman" w:cs="Times New Roman"/>
          <w:sz w:val="26"/>
          <w:szCs w:val="26"/>
        </w:rPr>
      </w:pPr>
      <w:r w:rsidRPr="006D4348">
        <w:rPr>
          <w:rStyle w:val="normaltextrun"/>
          <w:rFonts w:ascii="Times New Roman" w:hAnsi="Times New Roman" w:cs="Times New Roman"/>
          <w:sz w:val="26"/>
          <w:szCs w:val="26"/>
          <w:shd w:val="clear" w:color="auto" w:fill="FFFFFF"/>
          <w:rPrChange w:id="836" w:author="Bùi Anh Quốc" w:date="2025-08-02T15:45:00Z">
            <w:rPr>
              <w:rStyle w:val="normaltextrun"/>
              <w:rFonts w:ascii="Times New Roman" w:hAnsi="Times New Roman" w:cs="Times New Roman"/>
              <w:color w:val="000000"/>
              <w:sz w:val="26"/>
              <w:szCs w:val="26"/>
              <w:shd w:val="clear" w:color="auto" w:fill="FFFFFF"/>
            </w:rPr>
          </w:rPrChange>
        </w:rPr>
        <w:t>6,7 * 43.750 + 1 * 50.000 + 4,4 * 62.500 = 618,125 VNĐ</w:t>
      </w:r>
      <w:r w:rsidRPr="006D4348">
        <w:rPr>
          <w:rStyle w:val="eop"/>
          <w:rFonts w:ascii="Times New Roman" w:hAnsi="Times New Roman" w:cs="Times New Roman"/>
          <w:sz w:val="26"/>
          <w:szCs w:val="26"/>
          <w:rPrChange w:id="837" w:author="Bùi Anh Quốc" w:date="2025-08-02T15:45:00Z">
            <w:rPr>
              <w:rStyle w:val="eop"/>
              <w:rFonts w:ascii="Times New Roman" w:hAnsi="Times New Roman" w:cs="Times New Roman"/>
              <w:color w:val="D13438"/>
              <w:sz w:val="26"/>
              <w:szCs w:val="26"/>
            </w:rPr>
          </w:rPrChange>
        </w:rPr>
        <w:t> </w:t>
      </w:r>
    </w:p>
    <w:p w14:paraId="4E4040C0" w14:textId="77777777" w:rsidR="00464814" w:rsidRPr="006D4348" w:rsidRDefault="00464814">
      <w:p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Hiệu suất chi phí</w:t>
      </w:r>
    </w:p>
    <w:p w14:paraId="1200D986" w14:textId="08A9F7F9" w:rsidR="00464814" w:rsidRPr="006D4348" w:rsidRDefault="009367A4">
      <w:p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618,125/618,125 = 100%</w:t>
      </w:r>
    </w:p>
    <w:p w14:paraId="45A5A001" w14:textId="77777777" w:rsidR="00464814" w:rsidRPr="006D4348" w:rsidRDefault="00464814">
      <w:p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Kết luận định lượng</w:t>
      </w:r>
    </w:p>
    <w:p w14:paraId="166E9A11" w14:textId="77777777" w:rsidR="009367A4" w:rsidRPr="006D4348" w:rsidRDefault="009367A4" w:rsidP="00DC1634">
      <w:pPr>
        <w:pStyle w:val="ListParagraph"/>
        <w:numPr>
          <w:ilvl w:val="0"/>
          <w:numId w:val="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Thời gian chu kỳ: 12,1 giờ </w:t>
      </w:r>
    </w:p>
    <w:p w14:paraId="2C193001" w14:textId="77777777" w:rsidR="009367A4" w:rsidRPr="006D4348" w:rsidRDefault="009367A4" w:rsidP="00DC1634">
      <w:pPr>
        <w:pStyle w:val="ListParagraph"/>
        <w:numPr>
          <w:ilvl w:val="0"/>
          <w:numId w:val="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Thời gian xử lý: 12,1 giờ </w:t>
      </w:r>
    </w:p>
    <w:p w14:paraId="5D53682F" w14:textId="77777777" w:rsidR="009367A4" w:rsidRPr="006D4348" w:rsidRDefault="009367A4" w:rsidP="00DC1634">
      <w:pPr>
        <w:pStyle w:val="ListParagraph"/>
        <w:numPr>
          <w:ilvl w:val="0"/>
          <w:numId w:val="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Hiệu suất thời gian: 100% (trong điều kiện không bị chờ phê duyệt lâu) </w:t>
      </w:r>
    </w:p>
    <w:p w14:paraId="63D0BA66" w14:textId="77777777" w:rsidR="009367A4" w:rsidRPr="006D4348" w:rsidRDefault="009367A4" w:rsidP="00DC1634">
      <w:pPr>
        <w:pStyle w:val="ListParagraph"/>
        <w:numPr>
          <w:ilvl w:val="0"/>
          <w:numId w:val="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lastRenderedPageBreak/>
        <w:t>Chi phí một chu kỳ: 618,125 VNĐ </w:t>
      </w:r>
    </w:p>
    <w:p w14:paraId="1DBC2B86" w14:textId="086FCEC3" w:rsidR="00464814" w:rsidRPr="006D4348" w:rsidRDefault="009367A4" w:rsidP="00DC1634">
      <w:pPr>
        <w:pStyle w:val="ListParagraph"/>
        <w:rPr>
          <w:rFonts w:ascii="Times New Roman" w:eastAsia="Times New Roman" w:hAnsi="Times New Roman" w:cs="Times New Roman"/>
          <w:rPrChange w:id="838" w:author="Bùi Anh Quốc" w:date="2025-08-02T15:45:00Z">
            <w:rPr>
              <w:rFonts w:eastAsia="Times New Roman"/>
            </w:rPr>
          </w:rPrChange>
        </w:rPr>
      </w:pPr>
      <w:r w:rsidRPr="006D4348">
        <w:rPr>
          <w:rFonts w:ascii="Times New Roman" w:eastAsia="Times New Roman" w:hAnsi="Times New Roman" w:cs="Times New Roman"/>
          <w:sz w:val="26"/>
          <w:szCs w:val="26"/>
        </w:rPr>
        <w:t>Hiệu suất chi phí: 100%</w:t>
      </w:r>
      <w:r w:rsidRPr="006D4348">
        <w:rPr>
          <w:rFonts w:ascii="Times New Roman" w:eastAsia="Times New Roman" w:hAnsi="Times New Roman" w:cs="Times New Roman"/>
          <w:sz w:val="26"/>
          <w:szCs w:val="26"/>
          <w:lang w:eastAsia="en-US"/>
          <w:rPrChange w:id="839" w:author="Bùi Anh Quốc" w:date="2025-08-02T15:45:00Z">
            <w:rPr>
              <w:rFonts w:ascii="Times New Roman" w:eastAsia="Times New Roman" w:hAnsi="Times New Roman" w:cs="Times New Roman"/>
              <w:color w:val="D13438"/>
              <w:sz w:val="26"/>
              <w:szCs w:val="26"/>
              <w:lang w:eastAsia="en-US"/>
            </w:rPr>
          </w:rPrChange>
        </w:rPr>
        <w:t> </w:t>
      </w:r>
    </w:p>
    <w:p w14:paraId="56DE76F7" w14:textId="77777777" w:rsidR="00464814" w:rsidRPr="006D4348" w:rsidRDefault="00464814">
      <w:pPr>
        <w:spacing w:after="0" w:line="360" w:lineRule="auto"/>
        <w:jc w:val="both"/>
        <w:rPr>
          <w:rFonts w:ascii="Times New Roman" w:eastAsia="Times New Roman" w:hAnsi="Times New Roman" w:cs="Times New Roman"/>
          <w:b/>
          <w:bCs/>
          <w:sz w:val="26"/>
          <w:szCs w:val="26"/>
        </w:rPr>
      </w:pPr>
    </w:p>
    <w:p w14:paraId="36FAE42E" w14:textId="1B33E3E6" w:rsidR="518F420C" w:rsidRPr="006D4348" w:rsidRDefault="518F420C" w:rsidP="001168E1">
      <w:pPr>
        <w:pStyle w:val="Heading2"/>
        <w:spacing w:before="0" w:after="0" w:line="360" w:lineRule="auto"/>
        <w:jc w:val="both"/>
        <w:rPr>
          <w:rFonts w:ascii="Times New Roman" w:hAnsi="Times New Roman" w:cs="Times New Roman"/>
          <w:b/>
          <w:bCs/>
          <w:color w:val="auto"/>
        </w:rPr>
      </w:pPr>
      <w:bookmarkStart w:id="840" w:name="_Toc205108410"/>
      <w:r w:rsidRPr="006D4348">
        <w:rPr>
          <w:rFonts w:ascii="Times New Roman" w:eastAsia="Times New Roman" w:hAnsi="Times New Roman" w:cs="Times New Roman"/>
          <w:b/>
          <w:bCs/>
          <w:color w:val="auto"/>
        </w:rPr>
        <w:t>3.</w:t>
      </w:r>
      <w:r w:rsidR="00350B19" w:rsidRPr="006D4348">
        <w:rPr>
          <w:rFonts w:ascii="Times New Roman" w:eastAsia="Times New Roman" w:hAnsi="Times New Roman" w:cs="Times New Roman"/>
          <w:b/>
          <w:bCs/>
          <w:color w:val="auto"/>
        </w:rPr>
        <w:t>3</w:t>
      </w:r>
      <w:r w:rsidRPr="006D4348">
        <w:rPr>
          <w:rFonts w:ascii="Times New Roman" w:eastAsia="Times New Roman" w:hAnsi="Times New Roman" w:cs="Times New Roman"/>
          <w:b/>
          <w:bCs/>
          <w:color w:val="auto"/>
        </w:rPr>
        <w:t xml:space="preserve">. </w:t>
      </w:r>
      <w:r w:rsidR="434CCC37" w:rsidRPr="006D4348">
        <w:rPr>
          <w:rFonts w:ascii="Times New Roman" w:eastAsia="Times New Roman" w:hAnsi="Times New Roman" w:cs="Times New Roman"/>
          <w:b/>
          <w:bCs/>
          <w:color w:val="auto"/>
        </w:rPr>
        <w:t>Quy trình Quản lý Chiến dịch Marketing</w:t>
      </w:r>
      <w:bookmarkEnd w:id="840"/>
    </w:p>
    <w:p w14:paraId="000E8612" w14:textId="30BABAAF" w:rsidR="3460F079" w:rsidRPr="006D4348" w:rsidRDefault="3460F079" w:rsidP="001168E1">
      <w:pPr>
        <w:pStyle w:val="Heading3"/>
        <w:spacing w:before="0" w:after="0" w:line="360" w:lineRule="auto"/>
        <w:jc w:val="both"/>
        <w:rPr>
          <w:rFonts w:ascii="Times New Roman" w:eastAsia="Times New Roman" w:hAnsi="Times New Roman" w:cs="Times New Roman"/>
          <w:b/>
          <w:bCs/>
          <w:color w:val="auto"/>
          <w:sz w:val="26"/>
          <w:szCs w:val="26"/>
        </w:rPr>
      </w:pPr>
      <w:bookmarkStart w:id="841" w:name="_Toc205108411"/>
      <w:r w:rsidRPr="006D4348">
        <w:rPr>
          <w:rFonts w:ascii="Times New Roman" w:eastAsia="Times New Roman" w:hAnsi="Times New Roman" w:cs="Times New Roman"/>
          <w:b/>
          <w:bCs/>
          <w:color w:val="auto"/>
          <w:sz w:val="26"/>
          <w:szCs w:val="26"/>
        </w:rPr>
        <w:t>3.</w:t>
      </w:r>
      <w:r w:rsidR="00350B19" w:rsidRPr="006D4348">
        <w:rPr>
          <w:rFonts w:ascii="Times New Roman" w:eastAsia="Times New Roman" w:hAnsi="Times New Roman" w:cs="Times New Roman"/>
          <w:b/>
          <w:bCs/>
          <w:color w:val="auto"/>
          <w:sz w:val="26"/>
          <w:szCs w:val="26"/>
        </w:rPr>
        <w:t>3</w:t>
      </w:r>
      <w:r w:rsidRPr="006D4348">
        <w:rPr>
          <w:rFonts w:ascii="Times New Roman" w:eastAsia="Times New Roman" w:hAnsi="Times New Roman" w:cs="Times New Roman"/>
          <w:b/>
          <w:bCs/>
          <w:color w:val="auto"/>
          <w:sz w:val="26"/>
          <w:szCs w:val="26"/>
        </w:rPr>
        <w:t>.</w:t>
      </w:r>
      <w:r w:rsidR="434CCC37" w:rsidRPr="006D4348">
        <w:rPr>
          <w:rFonts w:ascii="Times New Roman" w:eastAsia="Times New Roman" w:hAnsi="Times New Roman" w:cs="Times New Roman"/>
          <w:b/>
          <w:bCs/>
          <w:color w:val="auto"/>
          <w:sz w:val="26"/>
          <w:szCs w:val="26"/>
        </w:rPr>
        <w:t>1. Mô tả quy trình</w:t>
      </w:r>
      <w:bookmarkEnd w:id="841"/>
    </w:p>
    <w:p w14:paraId="7521F265" w14:textId="01E047F7" w:rsidR="434CCC37" w:rsidRPr="006D4348" w:rsidRDefault="00CF1991">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434CCC37" w:rsidRPr="006D4348">
        <w:rPr>
          <w:rFonts w:ascii="Times New Roman" w:eastAsia="Times New Roman" w:hAnsi="Times New Roman" w:cs="Times New Roman"/>
          <w:sz w:val="26"/>
          <w:szCs w:val="26"/>
        </w:rPr>
        <w:t>Quy trình quản lý chiến dịch marketing tại Phong Vũ là một chuỗi các hoạt động có hệ thống nhằm đạt được các mục tiêu kinh doanh cụ thể, như tăng doanh số, nâng cao nhận diện thương hiệu, hoặc thu hút khách hàng mới. Quy trình này đòi hỏi sự phối hợp chặt chẽ giữa các bộ phận Marketing, Digital Marketing, Sales, và Ban lãnh đạo.</w:t>
      </w:r>
    </w:p>
    <w:p w14:paraId="5323BD28" w14:textId="6751C89E" w:rsidR="434CCC37" w:rsidRPr="006D4348" w:rsidRDefault="434CCC37">
      <w:pPr>
        <w:pStyle w:val="ListParagraph"/>
        <w:numPr>
          <w:ilvl w:val="0"/>
          <w:numId w:val="25"/>
        </w:numPr>
        <w:spacing w:after="0" w:line="360" w:lineRule="auto"/>
        <w:jc w:val="both"/>
        <w:rPr>
          <w:rFonts w:ascii="Times New Roman" w:hAnsi="Times New Roman" w:cs="Times New Roman"/>
        </w:rPr>
      </w:pPr>
      <w:r w:rsidRPr="006D4348">
        <w:rPr>
          <w:rFonts w:ascii="Times New Roman" w:eastAsia="Times New Roman" w:hAnsi="Times New Roman" w:cs="Times New Roman"/>
          <w:b/>
          <w:bCs/>
          <w:sz w:val="26"/>
          <w:szCs w:val="26"/>
        </w:rPr>
        <w:t>Xác định Mục tiêu Chiến dịch:</w:t>
      </w:r>
      <w:r w:rsidRPr="006D4348">
        <w:rPr>
          <w:rFonts w:ascii="Times New Roman" w:eastAsia="Times New Roman" w:hAnsi="Times New Roman" w:cs="Times New Roman"/>
          <w:sz w:val="26"/>
          <w:szCs w:val="26"/>
        </w:rPr>
        <w:t xml:space="preserve"> Mọi chiến dịch bắt đầu bằng việc thiết lập mục tiêu rõ ràng, cụ thể, có thể đo lường được (SMART). Mục tiêu này dựa trên dữ liệu từ các chiến dịch trước, ý kiến từ các bên liên quan (ví dụ: bộ phận Sales về mục tiêu doanh số), phân tích hoạt động của đối thủ cạnh tranh (như CellphoneS, Thế Giới Di Động), và ưu tiên kinh doanh tổng thể của Phong Vũ. Ví dụ: "Tăng 15% doanh số laptop gaming trên Phongvu.vn trong quý 3 thông qua quảng cáo TikTok và Google Ads."</w:t>
      </w:r>
    </w:p>
    <w:p w14:paraId="4AB403EE" w14:textId="656AFF28" w:rsidR="434CCC37" w:rsidRPr="006D4348" w:rsidRDefault="434CCC37">
      <w:pPr>
        <w:pStyle w:val="ListParagraph"/>
        <w:numPr>
          <w:ilvl w:val="0"/>
          <w:numId w:val="25"/>
        </w:numPr>
        <w:spacing w:after="0" w:line="360" w:lineRule="auto"/>
        <w:jc w:val="both"/>
        <w:rPr>
          <w:rFonts w:ascii="Times New Roman" w:hAnsi="Times New Roman" w:cs="Times New Roman"/>
        </w:rPr>
      </w:pPr>
      <w:r w:rsidRPr="006D4348">
        <w:rPr>
          <w:rFonts w:ascii="Times New Roman" w:eastAsia="Times New Roman" w:hAnsi="Times New Roman" w:cs="Times New Roman"/>
          <w:b/>
          <w:bCs/>
          <w:sz w:val="26"/>
          <w:szCs w:val="26"/>
        </w:rPr>
        <w:t>Phân tích Đối tượng Mục tiêu và Thị trường:</w:t>
      </w:r>
      <w:r w:rsidRPr="006D4348">
        <w:rPr>
          <w:rFonts w:ascii="Times New Roman" w:eastAsia="Times New Roman" w:hAnsi="Times New Roman" w:cs="Times New Roman"/>
          <w:sz w:val="26"/>
          <w:szCs w:val="26"/>
        </w:rPr>
        <w:t xml:space="preserve"> Đội ngũ marketing nghiên cứu sâu về khách hàng tiềm năng của Phong Vũ (tuổi, giới tính, sở thích, hành vi mua sắm online ). Đối với sản phẩm công nghệ, cần hiểu rõ vấn đề mà sản phẩm giải quyết cho khách hàng và mức độ sẵn sàng chi trả của họ. Đồng thời, phân tích các chiến lược marketing của đối thủ để tìm kiếm cơ hội khác biệt hóa.</w:t>
      </w:r>
    </w:p>
    <w:p w14:paraId="01F4404B" w14:textId="5EA6D5BB" w:rsidR="434CCC37" w:rsidRPr="006D4348" w:rsidRDefault="434CCC37">
      <w:pPr>
        <w:pStyle w:val="ListParagraph"/>
        <w:numPr>
          <w:ilvl w:val="0"/>
          <w:numId w:val="25"/>
        </w:numPr>
        <w:spacing w:after="0" w:line="360" w:lineRule="auto"/>
        <w:jc w:val="both"/>
        <w:rPr>
          <w:rFonts w:ascii="Times New Roman" w:hAnsi="Times New Roman" w:cs="Times New Roman"/>
        </w:rPr>
      </w:pPr>
      <w:r w:rsidRPr="006D4348">
        <w:rPr>
          <w:rFonts w:ascii="Times New Roman" w:eastAsia="Times New Roman" w:hAnsi="Times New Roman" w:cs="Times New Roman"/>
          <w:b/>
          <w:bCs/>
          <w:sz w:val="26"/>
          <w:szCs w:val="26"/>
        </w:rPr>
        <w:t>Lập Kế hoạch Ngân sách và Phân bổ Nguồn lực:</w:t>
      </w:r>
      <w:r w:rsidRPr="006D4348">
        <w:rPr>
          <w:rFonts w:ascii="Times New Roman" w:eastAsia="Times New Roman" w:hAnsi="Times New Roman" w:cs="Times New Roman"/>
          <w:sz w:val="26"/>
          <w:szCs w:val="26"/>
        </w:rPr>
        <w:t xml:space="preserve"> Xây dựng ngân sách chi tiết cho chiến dịch, bao gồm chi phí cho việc tạo nội dung (ví dụ: video TikTok, bài viết website), chi phí quảng cáo trên các nền tảng (Google Ads, Facebook Ads), và chi phí nhân sự. Kế hoạch này cần được Ban lãnh đạo phê duyệt.</w:t>
      </w:r>
    </w:p>
    <w:p w14:paraId="7BB664AC" w14:textId="61DDBBF6" w:rsidR="434CCC37" w:rsidRPr="006D4348" w:rsidRDefault="434CCC37">
      <w:pPr>
        <w:pStyle w:val="ListParagraph"/>
        <w:numPr>
          <w:ilvl w:val="0"/>
          <w:numId w:val="25"/>
        </w:numPr>
        <w:spacing w:after="0" w:line="360" w:lineRule="auto"/>
        <w:jc w:val="both"/>
        <w:rPr>
          <w:rFonts w:ascii="Times New Roman" w:hAnsi="Times New Roman" w:cs="Times New Roman"/>
        </w:rPr>
      </w:pPr>
      <w:r w:rsidRPr="006D4348">
        <w:rPr>
          <w:rFonts w:ascii="Times New Roman" w:eastAsia="Times New Roman" w:hAnsi="Times New Roman" w:cs="Times New Roman"/>
          <w:b/>
          <w:bCs/>
          <w:sz w:val="26"/>
          <w:szCs w:val="26"/>
        </w:rPr>
        <w:t>Lựa chọn Kênh Marketing và Phát triển Nội dung:</w:t>
      </w:r>
      <w:r w:rsidRPr="006D4348">
        <w:rPr>
          <w:rFonts w:ascii="Times New Roman" w:eastAsia="Times New Roman" w:hAnsi="Times New Roman" w:cs="Times New Roman"/>
          <w:sz w:val="26"/>
          <w:szCs w:val="26"/>
        </w:rPr>
        <w:t xml:space="preserve"> Dựa trên đối tượng mục tiêu, lựa chọn các kênh phù hợp. Phong Vũ sử dụng website Phongvu.vn , TikTok (</w:t>
      </w:r>
      <w:r w:rsidR="006E7830" w:rsidRPr="006D4348">
        <w:rPr>
          <w:rFonts w:ascii="Times New Roman" w:hAnsi="Times New Roman" w:cs="Times New Roman"/>
          <w:rPrChange w:id="842" w:author="Bùi Anh Quốc" w:date="2025-08-02T15:45:00Z">
            <w:rPr/>
          </w:rPrChange>
        </w:rPr>
        <w:fldChar w:fldCharType="begin"/>
      </w:r>
      <w:r w:rsidR="006E7830" w:rsidRPr="006D4348">
        <w:rPr>
          <w:rFonts w:ascii="Times New Roman" w:hAnsi="Times New Roman" w:cs="Times New Roman"/>
          <w:rPrChange w:id="843" w:author="Bùi Anh Quốc" w:date="2025-08-02T15:45:00Z">
            <w:rPr/>
          </w:rPrChange>
        </w:rPr>
        <w:instrText xml:space="preserve"> HYPERLINK "mailto:@phongvu.official" \h </w:instrText>
      </w:r>
      <w:r w:rsidR="006E7830" w:rsidRPr="006D4348">
        <w:rPr>
          <w:rPrChange w:id="844" w:author="Bùi Anh Quốc" w:date="2025-08-02T15:45:00Z">
            <w:rPr>
              <w:rStyle w:val="Hyperlink"/>
              <w:rFonts w:ascii="Times New Roman" w:eastAsia="Times New Roman" w:hAnsi="Times New Roman" w:cs="Times New Roman"/>
              <w:color w:val="auto"/>
              <w:sz w:val="26"/>
              <w:szCs w:val="26"/>
            </w:rPr>
          </w:rPrChange>
        </w:rPr>
        <w:fldChar w:fldCharType="separate"/>
      </w:r>
      <w:r w:rsidRPr="006D4348">
        <w:rPr>
          <w:rStyle w:val="Hyperlink"/>
          <w:rFonts w:ascii="Times New Roman" w:eastAsia="Times New Roman" w:hAnsi="Times New Roman" w:cs="Times New Roman"/>
          <w:color w:val="auto"/>
          <w:sz w:val="26"/>
          <w:szCs w:val="26"/>
        </w:rPr>
        <w:t>@phongvu.official</w:t>
      </w:r>
      <w:r w:rsidR="006E7830" w:rsidRPr="006D4348">
        <w:rPr>
          <w:rStyle w:val="Hyperlink"/>
          <w:rFonts w:ascii="Times New Roman" w:eastAsia="Times New Roman" w:hAnsi="Times New Roman" w:cs="Times New Roman"/>
          <w:color w:val="auto"/>
          <w:sz w:val="26"/>
          <w:szCs w:val="26"/>
          <w:rPrChange w:id="845" w:author="Bùi Anh Quốc" w:date="2025-08-02T15:45:00Z">
            <w:rPr>
              <w:rStyle w:val="Hyperlink"/>
              <w:rFonts w:ascii="Times New Roman" w:eastAsia="Times New Roman" w:hAnsi="Times New Roman" w:cs="Times New Roman"/>
              <w:color w:val="auto"/>
              <w:sz w:val="26"/>
              <w:szCs w:val="26"/>
            </w:rPr>
          </w:rPrChange>
        </w:rPr>
        <w:fldChar w:fldCharType="end"/>
      </w:r>
      <w:r w:rsidRPr="006D4348">
        <w:rPr>
          <w:rFonts w:ascii="Times New Roman" w:eastAsia="Times New Roman" w:hAnsi="Times New Roman" w:cs="Times New Roman"/>
          <w:sz w:val="26"/>
          <w:szCs w:val="26"/>
        </w:rPr>
        <w:t xml:space="preserve">) và có thể cả các sàn thương mại điện tử lớn như Shopee, Tiki </w:t>
      </w:r>
      <w:r w:rsidRPr="006D4348">
        <w:rPr>
          <w:rFonts w:ascii="Times New Roman" w:eastAsia="Times New Roman" w:hAnsi="Times New Roman" w:cs="Times New Roman"/>
          <w:sz w:val="26"/>
          <w:szCs w:val="26"/>
        </w:rPr>
        <w:lastRenderedPageBreak/>
        <w:t>để tiếp cận khách hàng. Nội dung (hình ảnh, video, bài viết) được phát triển phù hợp với từng kênh và lên lịch thông qua lịch nội dung (content calendar).</w:t>
      </w:r>
    </w:p>
    <w:p w14:paraId="6CC53B30" w14:textId="1BC5DDD6" w:rsidR="434CCC37" w:rsidRPr="006D4348" w:rsidRDefault="434CCC37">
      <w:pPr>
        <w:pStyle w:val="ListParagraph"/>
        <w:numPr>
          <w:ilvl w:val="0"/>
          <w:numId w:val="25"/>
        </w:numPr>
        <w:spacing w:after="0" w:line="360" w:lineRule="auto"/>
        <w:jc w:val="both"/>
        <w:rPr>
          <w:rFonts w:ascii="Times New Roman" w:hAnsi="Times New Roman" w:cs="Times New Roman"/>
        </w:rPr>
      </w:pPr>
      <w:r w:rsidRPr="006D4348">
        <w:rPr>
          <w:rFonts w:ascii="Times New Roman" w:eastAsia="Times New Roman" w:hAnsi="Times New Roman" w:cs="Times New Roman"/>
          <w:b/>
          <w:bCs/>
          <w:sz w:val="26"/>
          <w:szCs w:val="26"/>
        </w:rPr>
        <w:t>Triển khai Chiến dịch:</w:t>
      </w:r>
      <w:r w:rsidRPr="006D4348">
        <w:rPr>
          <w:rFonts w:ascii="Times New Roman" w:eastAsia="Times New Roman" w:hAnsi="Times New Roman" w:cs="Times New Roman"/>
          <w:sz w:val="26"/>
          <w:szCs w:val="26"/>
        </w:rPr>
        <w:t xml:space="preserve"> Đội ngũ marketing thực hiện các hoạt động theo kế hoạch: đăng tải nội dung, chạy quảng cáo, kích hoạt các chương trình khuyến mãi. Việc phân công nhiệm vụ rõ ràng là cần thiết để đảm bảo tiến độ.</w:t>
      </w:r>
    </w:p>
    <w:p w14:paraId="316907B9" w14:textId="6D2AAE08" w:rsidR="434CCC37" w:rsidRPr="006D4348" w:rsidRDefault="434CCC37">
      <w:pPr>
        <w:pStyle w:val="ListParagraph"/>
        <w:numPr>
          <w:ilvl w:val="0"/>
          <w:numId w:val="25"/>
        </w:numPr>
        <w:spacing w:after="0" w:line="360" w:lineRule="auto"/>
        <w:jc w:val="both"/>
        <w:rPr>
          <w:rFonts w:ascii="Times New Roman" w:hAnsi="Times New Roman" w:cs="Times New Roman"/>
        </w:rPr>
      </w:pPr>
      <w:r w:rsidRPr="006D4348">
        <w:rPr>
          <w:rFonts w:ascii="Times New Roman" w:eastAsia="Times New Roman" w:hAnsi="Times New Roman" w:cs="Times New Roman"/>
          <w:b/>
          <w:bCs/>
          <w:sz w:val="26"/>
          <w:szCs w:val="26"/>
        </w:rPr>
        <w:t>Giám sát, Đo lường và Phân tích Hiệu suất:</w:t>
      </w:r>
      <w:r w:rsidRPr="006D4348">
        <w:rPr>
          <w:rFonts w:ascii="Times New Roman" w:eastAsia="Times New Roman" w:hAnsi="Times New Roman" w:cs="Times New Roman"/>
          <w:sz w:val="26"/>
          <w:szCs w:val="26"/>
        </w:rPr>
        <w:t xml:space="preserve"> Trong suốt quá trình triển khai, các chỉ số hiệu suất chính (KPIs) được theo dõi liên tục. Dữ liệu về lưu lượng truy cập, tỷ lệ chuyển đổi, chi phí quảng cáo, và doanh thu được thu thập và phân tích để đánh giá hiệu quả.</w:t>
      </w:r>
    </w:p>
    <w:p w14:paraId="52E2EC71" w14:textId="4947EE63" w:rsidR="434CCC37" w:rsidRPr="006D4348" w:rsidRDefault="434CCC37">
      <w:pPr>
        <w:pStyle w:val="ListParagraph"/>
        <w:numPr>
          <w:ilvl w:val="0"/>
          <w:numId w:val="25"/>
        </w:numPr>
        <w:spacing w:after="0" w:line="360" w:lineRule="auto"/>
        <w:jc w:val="both"/>
        <w:rPr>
          <w:rFonts w:ascii="Times New Roman" w:hAnsi="Times New Roman" w:cs="Times New Roman"/>
        </w:rPr>
      </w:pPr>
      <w:r w:rsidRPr="006D4348">
        <w:rPr>
          <w:rFonts w:ascii="Times New Roman" w:eastAsia="Times New Roman" w:hAnsi="Times New Roman" w:cs="Times New Roman"/>
          <w:b/>
          <w:bCs/>
          <w:sz w:val="26"/>
          <w:szCs w:val="26"/>
        </w:rPr>
        <w:t>Đánh giá, Báo cáo và Tối ưu hóa:</w:t>
      </w:r>
      <w:r w:rsidRPr="006D4348">
        <w:rPr>
          <w:rFonts w:ascii="Times New Roman" w:eastAsia="Times New Roman" w:hAnsi="Times New Roman" w:cs="Times New Roman"/>
          <w:sz w:val="26"/>
          <w:szCs w:val="26"/>
        </w:rPr>
        <w:t xml:space="preserve"> Sau khi chiến dịch kết thúc hoặc định kỳ, kết quả được đánh giá so với mục tiêu ban đầu. Báo cáo chi tiết được lập và chia sẻ với các bên liên quan để rút kinh nghiệm và đưa ra các điều chỉnh cho các chiến dịch tương lai.</w:t>
      </w:r>
    </w:p>
    <w:p w14:paraId="022391C6" w14:textId="266AE99A" w:rsidR="434CCC37" w:rsidRPr="006D4348" w:rsidRDefault="00CF1991">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434CCC37" w:rsidRPr="006D4348">
        <w:rPr>
          <w:rFonts w:ascii="Times New Roman" w:eastAsia="Times New Roman" w:hAnsi="Times New Roman" w:cs="Times New Roman"/>
          <w:sz w:val="26"/>
          <w:szCs w:val="26"/>
        </w:rPr>
        <w:t xml:space="preserve">Phong Vũ, với sự đầu tư từ Teko, đã áp dụng các nền tảng công nghệ tiên tiến như </w:t>
      </w:r>
      <w:r w:rsidR="00A6211F" w:rsidRPr="006D4348">
        <w:rPr>
          <w:rFonts w:ascii="Times New Roman" w:eastAsia="Times New Roman" w:hAnsi="Times New Roman" w:cs="Times New Roman"/>
          <w:sz w:val="26"/>
          <w:szCs w:val="26"/>
        </w:rPr>
        <w:tab/>
      </w:r>
      <w:r w:rsidR="434CCC37" w:rsidRPr="006D4348">
        <w:rPr>
          <w:rFonts w:ascii="Times New Roman" w:eastAsia="Times New Roman" w:hAnsi="Times New Roman" w:cs="Times New Roman"/>
          <w:sz w:val="26"/>
          <w:szCs w:val="26"/>
        </w:rPr>
        <w:t>Cloud, Big Data, AI để phát triển hệ sinh thái thương mại điện tử và dịch vụ khách hàng đa kênh (OmniChannel Seller &amp; Customer Services). Điều này cho thấy tiềm năng lớn trong việc tối ưu hóa quy trình quản lý chiến dịch marketing thông qua dữ liệu và tự động hóa.</w:t>
      </w:r>
    </w:p>
    <w:p w14:paraId="75C5DD8D" w14:textId="06989409" w:rsidR="4AB8C02C" w:rsidRPr="006D4348" w:rsidRDefault="4AB8C02C" w:rsidP="001168E1">
      <w:pPr>
        <w:pStyle w:val="Heading3"/>
        <w:spacing w:before="0" w:after="0" w:line="360" w:lineRule="auto"/>
        <w:jc w:val="both"/>
        <w:rPr>
          <w:rFonts w:ascii="Times New Roman" w:hAnsi="Times New Roman" w:cs="Times New Roman"/>
          <w:b/>
          <w:bCs/>
          <w:color w:val="auto"/>
          <w:sz w:val="26"/>
          <w:szCs w:val="26"/>
        </w:rPr>
      </w:pPr>
      <w:bookmarkStart w:id="846" w:name="_Toc205108412"/>
      <w:r w:rsidRPr="006D4348">
        <w:rPr>
          <w:rFonts w:ascii="Times New Roman" w:eastAsia="Times New Roman" w:hAnsi="Times New Roman" w:cs="Times New Roman"/>
          <w:b/>
          <w:bCs/>
          <w:color w:val="auto"/>
          <w:sz w:val="26"/>
          <w:szCs w:val="26"/>
        </w:rPr>
        <w:t>3.</w:t>
      </w:r>
      <w:r w:rsidR="00350B19" w:rsidRPr="006D4348">
        <w:rPr>
          <w:rFonts w:ascii="Times New Roman" w:eastAsia="Times New Roman" w:hAnsi="Times New Roman" w:cs="Times New Roman"/>
          <w:b/>
          <w:bCs/>
          <w:color w:val="auto"/>
          <w:sz w:val="26"/>
          <w:szCs w:val="26"/>
        </w:rPr>
        <w:t>3</w:t>
      </w:r>
      <w:r w:rsidRPr="006D4348">
        <w:rPr>
          <w:rFonts w:ascii="Times New Roman" w:eastAsia="Times New Roman" w:hAnsi="Times New Roman" w:cs="Times New Roman"/>
          <w:b/>
          <w:bCs/>
          <w:color w:val="auto"/>
          <w:sz w:val="26"/>
          <w:szCs w:val="26"/>
        </w:rPr>
        <w:t>.</w:t>
      </w:r>
      <w:r w:rsidR="434CCC37" w:rsidRPr="006D4348">
        <w:rPr>
          <w:rFonts w:ascii="Times New Roman" w:eastAsia="Times New Roman" w:hAnsi="Times New Roman" w:cs="Times New Roman"/>
          <w:b/>
          <w:bCs/>
          <w:color w:val="auto"/>
          <w:sz w:val="26"/>
          <w:szCs w:val="26"/>
        </w:rPr>
        <w:t>2. Phân tích quy trình</w:t>
      </w:r>
      <w:bookmarkEnd w:id="846"/>
    </w:p>
    <w:p w14:paraId="344AEABB" w14:textId="1610558A" w:rsidR="434CCC37" w:rsidRPr="006D4348" w:rsidRDefault="434CCC37">
      <w:pPr>
        <w:pStyle w:val="ListParagraph"/>
        <w:numPr>
          <w:ilvl w:val="0"/>
          <w:numId w:val="54"/>
        </w:numPr>
        <w:spacing w:after="0" w:line="360" w:lineRule="auto"/>
        <w:ind w:left="993"/>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Tác nhân tham gia quy trình:</w:t>
      </w:r>
    </w:p>
    <w:p w14:paraId="306F652B" w14:textId="12A4B06F" w:rsidR="434CCC37" w:rsidRPr="006D4348" w:rsidRDefault="434CCC37">
      <w:pPr>
        <w:pStyle w:val="ListParagraph"/>
        <w:numPr>
          <w:ilvl w:val="1"/>
          <w:numId w:val="4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Ban lãnh đạo:</w:t>
      </w:r>
      <w:r w:rsidRPr="006D4348">
        <w:rPr>
          <w:rFonts w:ascii="Times New Roman" w:eastAsia="Times New Roman" w:hAnsi="Times New Roman" w:cs="Times New Roman"/>
          <w:sz w:val="26"/>
          <w:szCs w:val="26"/>
        </w:rPr>
        <w:t xml:space="preserve"> Phê duyệt mục tiêu và ngân sách chiến dịch.</w:t>
      </w:r>
    </w:p>
    <w:p w14:paraId="02196D80" w14:textId="487BB813" w:rsidR="434CCC37" w:rsidRPr="006D4348" w:rsidRDefault="434CCC37">
      <w:pPr>
        <w:pStyle w:val="ListParagraph"/>
        <w:numPr>
          <w:ilvl w:val="1"/>
          <w:numId w:val="4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Phòng Marketing:</w:t>
      </w:r>
      <w:r w:rsidRPr="006D4348">
        <w:rPr>
          <w:rFonts w:ascii="Times New Roman" w:eastAsia="Times New Roman" w:hAnsi="Times New Roman" w:cs="Times New Roman"/>
          <w:sz w:val="26"/>
          <w:szCs w:val="26"/>
        </w:rPr>
        <w:t xml:space="preserve"> Lập kế hoạch tổng thể, phát triển nội dung, giám sát chiến dịch.</w:t>
      </w:r>
    </w:p>
    <w:p w14:paraId="217BA3CA" w14:textId="13AB3E04" w:rsidR="434CCC37" w:rsidRPr="006D4348" w:rsidRDefault="434CCC37">
      <w:pPr>
        <w:pStyle w:val="ListParagraph"/>
        <w:numPr>
          <w:ilvl w:val="1"/>
          <w:numId w:val="4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Phòng Digital Marketing:</w:t>
      </w:r>
      <w:r w:rsidRPr="006D4348">
        <w:rPr>
          <w:rFonts w:ascii="Times New Roman" w:eastAsia="Times New Roman" w:hAnsi="Times New Roman" w:cs="Times New Roman"/>
          <w:sz w:val="26"/>
          <w:szCs w:val="26"/>
        </w:rPr>
        <w:t xml:space="preserve"> Triển khai chiến dịch trên các nền tảng số (website, mạng xã hội, quảng cáo trả phí).</w:t>
      </w:r>
    </w:p>
    <w:p w14:paraId="5E8967B5" w14:textId="23B78689" w:rsidR="434CCC37" w:rsidRPr="006D4348" w:rsidRDefault="434CCC37">
      <w:pPr>
        <w:pStyle w:val="ListParagraph"/>
        <w:numPr>
          <w:ilvl w:val="1"/>
          <w:numId w:val="4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Phòng Sales/Kinh doanh:</w:t>
      </w:r>
      <w:r w:rsidRPr="006D4348">
        <w:rPr>
          <w:rFonts w:ascii="Times New Roman" w:eastAsia="Times New Roman" w:hAnsi="Times New Roman" w:cs="Times New Roman"/>
          <w:sz w:val="26"/>
          <w:szCs w:val="26"/>
        </w:rPr>
        <w:t xml:space="preserve"> Cung cấp thông tin về mục tiêu doanh số, phản hồi về hiệu quả chiến dịch.</w:t>
      </w:r>
    </w:p>
    <w:p w14:paraId="72FBEFE3" w14:textId="647E2686" w:rsidR="434CCC37" w:rsidRPr="006D4348" w:rsidRDefault="434CCC37">
      <w:pPr>
        <w:pStyle w:val="ListParagraph"/>
        <w:numPr>
          <w:ilvl w:val="1"/>
          <w:numId w:val="4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lastRenderedPageBreak/>
        <w:t>Phòng IT/Website:</w:t>
      </w:r>
      <w:r w:rsidRPr="006D4348">
        <w:rPr>
          <w:rFonts w:ascii="Times New Roman" w:eastAsia="Times New Roman" w:hAnsi="Times New Roman" w:cs="Times New Roman"/>
          <w:sz w:val="26"/>
          <w:szCs w:val="26"/>
        </w:rPr>
        <w:t xml:space="preserve"> Hỗ trợ kỹ thuật cho các nền tảng số, đảm bảo website hoạt động ổn định.</w:t>
      </w:r>
    </w:p>
    <w:p w14:paraId="513C2401" w14:textId="24A11D50" w:rsidR="434CCC37" w:rsidRPr="006D4348" w:rsidRDefault="434CCC37">
      <w:pPr>
        <w:pStyle w:val="ListParagraph"/>
        <w:numPr>
          <w:ilvl w:val="1"/>
          <w:numId w:val="4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Khách hàng mục tiêu:</w:t>
      </w:r>
      <w:r w:rsidRPr="006D4348">
        <w:rPr>
          <w:rFonts w:ascii="Times New Roman" w:eastAsia="Times New Roman" w:hAnsi="Times New Roman" w:cs="Times New Roman"/>
          <w:sz w:val="26"/>
          <w:szCs w:val="26"/>
        </w:rPr>
        <w:t xml:space="preserve"> Đối tượng mà chiến dịch hướng tới, tương tác với nội dung và quảng cáo.</w:t>
      </w:r>
    </w:p>
    <w:p w14:paraId="01137A35" w14:textId="1E1DBEFB" w:rsidR="434CCC37" w:rsidRPr="006D4348" w:rsidRDefault="434CCC37">
      <w:pPr>
        <w:pStyle w:val="ListParagraph"/>
        <w:numPr>
          <w:ilvl w:val="0"/>
          <w:numId w:val="54"/>
        </w:numPr>
        <w:spacing w:after="0" w:line="360" w:lineRule="auto"/>
        <w:ind w:left="993"/>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Khách hàng của quy trình này:</w:t>
      </w:r>
    </w:p>
    <w:p w14:paraId="0B3C0F65" w14:textId="6D50B636" w:rsidR="434CCC37" w:rsidRPr="006D4348" w:rsidRDefault="434CCC37">
      <w:pPr>
        <w:pStyle w:val="ListParagraph"/>
        <w:numPr>
          <w:ilvl w:val="1"/>
          <w:numId w:val="4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 xml:space="preserve">Khách hàng bên ngoài: </w:t>
      </w:r>
      <w:r w:rsidRPr="006D4348">
        <w:rPr>
          <w:rFonts w:ascii="Times New Roman" w:eastAsia="Times New Roman" w:hAnsi="Times New Roman" w:cs="Times New Roman"/>
          <w:sz w:val="26"/>
          <w:szCs w:val="26"/>
        </w:rPr>
        <w:t>Người tiêu dùng, khách hàng tiềm năng của Phong Vũ, những người được tiếp cận và ảnh hưởng bởi chiến dịch marketing.</w:t>
      </w:r>
    </w:p>
    <w:p w14:paraId="02E88B18" w14:textId="71B2AEC5" w:rsidR="434CCC37" w:rsidRPr="006D4348" w:rsidRDefault="434CCC37">
      <w:pPr>
        <w:pStyle w:val="ListParagraph"/>
        <w:numPr>
          <w:ilvl w:val="1"/>
          <w:numId w:val="4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 xml:space="preserve">Khách hàng nội bộ: </w:t>
      </w:r>
      <w:r w:rsidRPr="006D4348">
        <w:rPr>
          <w:rFonts w:ascii="Times New Roman" w:eastAsia="Times New Roman" w:hAnsi="Times New Roman" w:cs="Times New Roman"/>
          <w:sz w:val="26"/>
          <w:szCs w:val="26"/>
        </w:rPr>
        <w:t>Phòng Sales (cần leads và doanh số), Phòng Sản phẩm (cần quảng bá sản phẩm mới), Ban lãnh đạo (cần đạt mục tiêu kinh doanh).</w:t>
      </w:r>
    </w:p>
    <w:p w14:paraId="49636509" w14:textId="0EB1BEB7" w:rsidR="434CCC37" w:rsidRPr="006D4348" w:rsidRDefault="434CCC37">
      <w:pPr>
        <w:pStyle w:val="ListParagraph"/>
        <w:numPr>
          <w:ilvl w:val="0"/>
          <w:numId w:val="54"/>
        </w:numPr>
        <w:spacing w:after="0" w:line="360" w:lineRule="auto"/>
        <w:ind w:left="993"/>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Giá trị mà quy trình mang lại:</w:t>
      </w:r>
    </w:p>
    <w:p w14:paraId="3DB17D38" w14:textId="680C53E6" w:rsidR="434CCC37" w:rsidRPr="006D4348" w:rsidRDefault="434CCC37">
      <w:pPr>
        <w:pStyle w:val="ListParagraph"/>
        <w:numPr>
          <w:ilvl w:val="1"/>
          <w:numId w:val="4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 xml:space="preserve">Tăng doanh số và lợi nhuận: </w:t>
      </w:r>
      <w:r w:rsidRPr="006D4348">
        <w:rPr>
          <w:rFonts w:ascii="Times New Roman" w:eastAsia="Times New Roman" w:hAnsi="Times New Roman" w:cs="Times New Roman"/>
          <w:sz w:val="26"/>
          <w:szCs w:val="26"/>
        </w:rPr>
        <w:t>Trực tiếp thúc đẩy hoạt động bán hàng của Phong Vũ.</w:t>
      </w:r>
    </w:p>
    <w:p w14:paraId="2451D874" w14:textId="1A0C4946" w:rsidR="434CCC37" w:rsidRPr="006D4348" w:rsidRDefault="434CCC37">
      <w:pPr>
        <w:pStyle w:val="ListParagraph"/>
        <w:numPr>
          <w:ilvl w:val="1"/>
          <w:numId w:val="4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 xml:space="preserve">Nâng cao nhận diện và hình ảnh thương hiệu: </w:t>
      </w:r>
      <w:r w:rsidRPr="006D4348">
        <w:rPr>
          <w:rFonts w:ascii="Times New Roman" w:eastAsia="Times New Roman" w:hAnsi="Times New Roman" w:cs="Times New Roman"/>
          <w:sz w:val="26"/>
          <w:szCs w:val="26"/>
        </w:rPr>
        <w:t>Giúp Phong Vũ nổi bật trong thị trường cạnh tranh.</w:t>
      </w:r>
    </w:p>
    <w:p w14:paraId="517A1D46" w14:textId="34B50B46" w:rsidR="434CCC37" w:rsidRPr="006D4348" w:rsidRDefault="434CCC37">
      <w:pPr>
        <w:pStyle w:val="ListParagraph"/>
        <w:numPr>
          <w:ilvl w:val="1"/>
          <w:numId w:val="4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Thu hút khách hàng mới và giữ chân khách hàng hiện có</w:t>
      </w:r>
      <w:r w:rsidRPr="006D4348">
        <w:rPr>
          <w:rFonts w:ascii="Times New Roman" w:eastAsia="Times New Roman" w:hAnsi="Times New Roman" w:cs="Times New Roman"/>
          <w:sz w:val="26"/>
          <w:szCs w:val="26"/>
        </w:rPr>
        <w:t>: Mở rộng cơ sở khách hàng và xây dựng lòng trung thành.</w:t>
      </w:r>
    </w:p>
    <w:p w14:paraId="6E5D775C" w14:textId="78F8AC55" w:rsidR="434CCC37" w:rsidRPr="006D4348" w:rsidRDefault="434CCC37">
      <w:pPr>
        <w:pStyle w:val="ListParagraph"/>
        <w:numPr>
          <w:ilvl w:val="1"/>
          <w:numId w:val="4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 xml:space="preserve">Tối ưu hóa chi phí marketing: </w:t>
      </w:r>
      <w:r w:rsidRPr="006D4348">
        <w:rPr>
          <w:rFonts w:ascii="Times New Roman" w:eastAsia="Times New Roman" w:hAnsi="Times New Roman" w:cs="Times New Roman"/>
          <w:sz w:val="26"/>
          <w:szCs w:val="26"/>
        </w:rPr>
        <w:t>Đảm bảo ngân sách được sử dụng hiệu quả thông qua việc đo lường và tối ưu liên tục.</w:t>
      </w:r>
    </w:p>
    <w:p w14:paraId="0E16DA90" w14:textId="7A7A7654" w:rsidR="434CCC37" w:rsidRPr="006D4348" w:rsidRDefault="434CCC37">
      <w:pPr>
        <w:pStyle w:val="ListParagraph"/>
        <w:numPr>
          <w:ilvl w:val="1"/>
          <w:numId w:val="46"/>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 xml:space="preserve">Cung cấp thông tin thị trường: </w:t>
      </w:r>
      <w:r w:rsidRPr="006D4348">
        <w:rPr>
          <w:rFonts w:ascii="Times New Roman" w:eastAsia="Times New Roman" w:hAnsi="Times New Roman" w:cs="Times New Roman"/>
          <w:sz w:val="26"/>
          <w:szCs w:val="26"/>
        </w:rPr>
        <w:t>Dữ liệu từ chiến dịch giúp hiểu rõ hơn về hành vi và nhu cầu của khách hàng.</w:t>
      </w:r>
    </w:p>
    <w:p w14:paraId="3694091C" w14:textId="45E18741" w:rsidR="434CCC37" w:rsidRPr="006D4348" w:rsidRDefault="434CCC37">
      <w:pPr>
        <w:pStyle w:val="ListParagraph"/>
        <w:numPr>
          <w:ilvl w:val="1"/>
          <w:numId w:val="46"/>
        </w:num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Những kết quả có thể đạt được của quy trình:</w:t>
      </w:r>
    </w:p>
    <w:p w14:paraId="44BB054B" w14:textId="2EAD3463" w:rsidR="434CCC37" w:rsidRPr="006D4348" w:rsidRDefault="434CCC37">
      <w:pPr>
        <w:pStyle w:val="ListParagraph"/>
        <w:numPr>
          <w:ilvl w:val="2"/>
          <w:numId w:val="48"/>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Chiến dịch thành công:</w:t>
      </w:r>
      <w:r w:rsidRPr="006D4348">
        <w:rPr>
          <w:rFonts w:ascii="Times New Roman" w:eastAsia="Times New Roman" w:hAnsi="Times New Roman" w:cs="Times New Roman"/>
          <w:sz w:val="26"/>
          <w:szCs w:val="26"/>
        </w:rPr>
        <w:t xml:space="preserve"> Đạt hoặc vượt mục tiêu đề ra (ví dụ: tăng X% doanh số, Y% lượt truy cập).</w:t>
      </w:r>
    </w:p>
    <w:p w14:paraId="050E420F" w14:textId="36155620" w:rsidR="434CCC37" w:rsidRPr="006D4348" w:rsidRDefault="434CCC37">
      <w:pPr>
        <w:pStyle w:val="ListParagraph"/>
        <w:numPr>
          <w:ilvl w:val="2"/>
          <w:numId w:val="48"/>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Chiến dịch không đạt mục tiêu:</w:t>
      </w:r>
      <w:r w:rsidRPr="006D4348">
        <w:rPr>
          <w:rFonts w:ascii="Times New Roman" w:eastAsia="Times New Roman" w:hAnsi="Times New Roman" w:cs="Times New Roman"/>
          <w:sz w:val="26"/>
          <w:szCs w:val="26"/>
        </w:rPr>
        <w:t xml:space="preserve"> Cần phân tích nguyên nhân và điều chỉnh chiến lược.</w:t>
      </w:r>
    </w:p>
    <w:p w14:paraId="2CB7B43F" w14:textId="672044BD" w:rsidR="00E60C68" w:rsidRPr="00E60C68" w:rsidDel="00DB286B" w:rsidRDefault="434CCC37">
      <w:pPr>
        <w:pStyle w:val="ListParagraph"/>
        <w:numPr>
          <w:ilvl w:val="2"/>
          <w:numId w:val="48"/>
        </w:numPr>
        <w:spacing w:after="0" w:line="360" w:lineRule="auto"/>
        <w:jc w:val="both"/>
        <w:rPr>
          <w:del w:id="847" w:author="Bùi Anh Quốc" w:date="2025-08-02T20:36:00Z"/>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Dữ liệu và bài học kinh nghiệm:</w:t>
      </w:r>
      <w:r w:rsidRPr="006D4348">
        <w:rPr>
          <w:rFonts w:ascii="Times New Roman" w:eastAsia="Times New Roman" w:hAnsi="Times New Roman" w:cs="Times New Roman"/>
          <w:sz w:val="26"/>
          <w:szCs w:val="26"/>
        </w:rPr>
        <w:t xml:space="preserve"> Thu thập được thông tin quý giá để cải thiện các chiến dịch tương lai.</w:t>
      </w:r>
    </w:p>
    <w:p w14:paraId="222D0883" w14:textId="77777777" w:rsidR="00DB286B" w:rsidRPr="00DB286B" w:rsidRDefault="00DB286B">
      <w:pPr>
        <w:pStyle w:val="ListParagraph"/>
        <w:numPr>
          <w:ilvl w:val="2"/>
          <w:numId w:val="48"/>
        </w:numPr>
        <w:spacing w:after="0" w:line="360" w:lineRule="auto"/>
        <w:jc w:val="both"/>
        <w:rPr>
          <w:ins w:id="848" w:author="Bùi Anh Quốc" w:date="2025-08-02T20:35:00Z"/>
          <w:rFonts w:ascii="Times New Roman" w:eastAsia="Times New Roman" w:hAnsi="Times New Roman" w:cs="Times New Roman"/>
          <w:b/>
          <w:bCs/>
          <w:sz w:val="26"/>
          <w:szCs w:val="26"/>
          <w:rPrChange w:id="849" w:author="Bùi Anh Quốc" w:date="2025-08-02T20:36:00Z">
            <w:rPr>
              <w:ins w:id="850" w:author="Bùi Anh Quốc" w:date="2025-08-02T20:35:00Z"/>
              <w:rFonts w:eastAsia="Times New Roman"/>
            </w:rPr>
          </w:rPrChange>
        </w:rPr>
        <w:pPrChange w:id="851" w:author="Bùi Anh Quốc" w:date="2025-08-02T20:35:00Z">
          <w:pPr>
            <w:pStyle w:val="Heading3"/>
          </w:pPr>
        </w:pPrChange>
      </w:pPr>
    </w:p>
    <w:p w14:paraId="4F45001F" w14:textId="11BBA63B" w:rsidR="00DB286B" w:rsidRDefault="00DB286B">
      <w:pPr>
        <w:rPr>
          <w:ins w:id="852" w:author="Bùi Anh Quốc" w:date="2025-08-02T20:35:00Z"/>
          <w:rFonts w:ascii="Times New Roman" w:eastAsia="Times New Roman" w:hAnsi="Times New Roman" w:cs="Times New Roman"/>
          <w:b/>
          <w:bCs/>
          <w:sz w:val="26"/>
          <w:szCs w:val="26"/>
        </w:rPr>
        <w:pPrChange w:id="853" w:author="Bùi Anh Quốc" w:date="2025-08-02T20:35:00Z">
          <w:pPr>
            <w:pStyle w:val="Heading3"/>
          </w:pPr>
        </w:pPrChange>
      </w:pPr>
      <w:ins w:id="854" w:author="Bùi Anh Quốc" w:date="2025-08-02T20:36:00Z">
        <w:r>
          <w:rPr>
            <w:rFonts w:ascii="Times New Roman" w:hAnsi="Times New Roman" w:cs="Times New Roman"/>
            <w:noProof/>
            <w:sz w:val="26"/>
            <w:szCs w:val="26"/>
          </w:rPr>
          <w:lastRenderedPageBreak/>
          <w:drawing>
            <wp:anchor distT="0" distB="0" distL="114300" distR="114300" simplePos="0" relativeHeight="251680768" behindDoc="1" locked="0" layoutInCell="1" allowOverlap="1" wp14:anchorId="66E4D84F" wp14:editId="744B3559">
              <wp:simplePos x="0" y="0"/>
              <wp:positionH relativeFrom="column">
                <wp:posOffset>0</wp:posOffset>
              </wp:positionH>
              <wp:positionV relativeFrom="paragraph">
                <wp:posOffset>323850</wp:posOffset>
              </wp:positionV>
              <wp:extent cx="5943600" cy="4298315"/>
              <wp:effectExtent l="0" t="0" r="0" b="6985"/>
              <wp:wrapTight wrapText="bothSides">
                <wp:wrapPolygon edited="0">
                  <wp:start x="69" y="0"/>
                  <wp:lineTo x="0" y="191"/>
                  <wp:lineTo x="0" y="15317"/>
                  <wp:lineTo x="208" y="15413"/>
                  <wp:lineTo x="5538" y="15413"/>
                  <wp:lineTo x="831" y="15987"/>
                  <wp:lineTo x="0" y="16178"/>
                  <wp:lineTo x="0" y="21539"/>
                  <wp:lineTo x="14677" y="21539"/>
                  <wp:lineTo x="14815" y="16178"/>
                  <wp:lineTo x="14262" y="16083"/>
                  <wp:lineTo x="5815" y="15413"/>
                  <wp:lineTo x="21531" y="15413"/>
                  <wp:lineTo x="21462" y="0"/>
                  <wp:lineTo x="69"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298315"/>
                      </a:xfrm>
                      <a:prstGeom prst="rect">
                        <a:avLst/>
                      </a:prstGeom>
                    </pic:spPr>
                  </pic:pic>
                </a:graphicData>
              </a:graphic>
            </wp:anchor>
          </w:drawing>
        </w:r>
      </w:ins>
    </w:p>
    <w:p w14:paraId="39C2FF7A" w14:textId="77777777" w:rsidR="00DB286B" w:rsidRDefault="00DB286B">
      <w:pPr>
        <w:rPr>
          <w:ins w:id="855" w:author="Bùi Anh Quốc" w:date="2025-08-02T20:35:00Z"/>
          <w:rFonts w:ascii="Times New Roman" w:eastAsia="Times New Roman" w:hAnsi="Times New Roman" w:cs="Times New Roman"/>
          <w:b/>
          <w:bCs/>
          <w:sz w:val="26"/>
          <w:szCs w:val="26"/>
        </w:rPr>
        <w:pPrChange w:id="856" w:author="Bùi Anh Quốc" w:date="2025-08-02T20:35:00Z">
          <w:pPr>
            <w:pStyle w:val="Heading3"/>
          </w:pPr>
        </w:pPrChange>
      </w:pPr>
    </w:p>
    <w:p w14:paraId="24FC90E1" w14:textId="77777777" w:rsidR="00DB286B" w:rsidRDefault="00DB286B">
      <w:pPr>
        <w:rPr>
          <w:ins w:id="857" w:author="Bùi Anh Quốc" w:date="2025-08-02T20:35:00Z"/>
          <w:rFonts w:ascii="Times New Roman" w:eastAsia="Times New Roman" w:hAnsi="Times New Roman" w:cs="Times New Roman"/>
          <w:b/>
          <w:bCs/>
          <w:sz w:val="26"/>
          <w:szCs w:val="26"/>
        </w:rPr>
        <w:pPrChange w:id="858" w:author="Bùi Anh Quốc" w:date="2025-08-02T20:35:00Z">
          <w:pPr>
            <w:pStyle w:val="Heading3"/>
          </w:pPr>
        </w:pPrChange>
      </w:pPr>
    </w:p>
    <w:p w14:paraId="53988ECD" w14:textId="41314E06" w:rsidR="00DB286B" w:rsidRDefault="00DB286B" w:rsidP="00DB286B">
      <w:pPr>
        <w:rPr>
          <w:ins w:id="859" w:author="Bùi Anh Quốc" w:date="2025-08-02T20:36:00Z"/>
          <w:rFonts w:ascii="Times New Roman" w:eastAsia="Times New Roman" w:hAnsi="Times New Roman" w:cs="Times New Roman"/>
          <w:b/>
          <w:bCs/>
          <w:sz w:val="26"/>
          <w:szCs w:val="26"/>
        </w:rPr>
      </w:pPr>
    </w:p>
    <w:p w14:paraId="1B8B046A" w14:textId="6429F20C" w:rsidR="00DB286B" w:rsidRDefault="00DB286B" w:rsidP="00DB286B">
      <w:pPr>
        <w:rPr>
          <w:ins w:id="860" w:author="Bùi Anh Quốc" w:date="2025-08-02T20:36:00Z"/>
          <w:rFonts w:ascii="Times New Roman" w:eastAsia="Times New Roman" w:hAnsi="Times New Roman" w:cs="Times New Roman"/>
          <w:b/>
          <w:bCs/>
          <w:sz w:val="26"/>
          <w:szCs w:val="26"/>
        </w:rPr>
      </w:pPr>
    </w:p>
    <w:p w14:paraId="74202F18" w14:textId="461ADD8B" w:rsidR="00DB286B" w:rsidRDefault="00DB286B">
      <w:pPr>
        <w:jc w:val="center"/>
        <w:rPr>
          <w:ins w:id="861" w:author="Bùi Anh Quốc" w:date="2025-08-02T20:35:00Z"/>
          <w:rFonts w:eastAsia="Times New Roman"/>
        </w:rPr>
        <w:pPrChange w:id="862" w:author="Bùi Anh Quốc" w:date="2025-08-02T20:37:00Z">
          <w:pPr>
            <w:pStyle w:val="Heading3"/>
          </w:pPr>
        </w:pPrChange>
      </w:pPr>
      <w:ins w:id="863" w:author="Bùi Anh Quốc" w:date="2025-08-02T20:37:00Z">
        <w:r w:rsidRPr="006D4348">
          <w:rPr>
            <w:rFonts w:ascii="Times New Roman" w:hAnsi="Times New Roman" w:cs="Times New Roman"/>
            <w:sz w:val="26"/>
            <w:szCs w:val="26"/>
          </w:rPr>
          <w:t>Hình 3.</w:t>
        </w:r>
      </w:ins>
      <w:ins w:id="864" w:author="Bùi Anh Quốc" w:date="2025-08-02T20:39:00Z">
        <w:r w:rsidR="004645E8">
          <w:rPr>
            <w:rFonts w:ascii="Times New Roman" w:hAnsi="Times New Roman" w:cs="Times New Roman"/>
            <w:sz w:val="26"/>
            <w:szCs w:val="26"/>
          </w:rPr>
          <w:t>7</w:t>
        </w:r>
      </w:ins>
      <w:ins w:id="865" w:author="Bùi Anh Quốc" w:date="2025-08-02T20:37:00Z">
        <w:r w:rsidRPr="006D4348">
          <w:rPr>
            <w:rFonts w:ascii="Times New Roman" w:hAnsi="Times New Roman" w:cs="Times New Roman"/>
            <w:sz w:val="26"/>
            <w:szCs w:val="26"/>
          </w:rPr>
          <w:t xml:space="preserve"> Mô hình BPMN quy trình mua hàng online</w:t>
        </w:r>
      </w:ins>
    </w:p>
    <w:p w14:paraId="26A57CD2" w14:textId="7F0EC172" w:rsidR="00E60C68" w:rsidRPr="00247B5D" w:rsidRDefault="00E60C68">
      <w:pPr>
        <w:pStyle w:val="Heading3"/>
        <w:rPr>
          <w:ins w:id="866" w:author="Bùi Anh Quốc" w:date="2025-08-02T20:23:00Z"/>
          <w:rFonts w:ascii="Times New Roman" w:eastAsia="Times New Roman" w:hAnsi="Times New Roman" w:cs="Times New Roman"/>
          <w:b/>
          <w:bCs/>
          <w:sz w:val="26"/>
          <w:szCs w:val="26"/>
          <w:rPrChange w:id="867" w:author="Bùi Anh Quốc" w:date="2025-08-02T20:30:00Z">
            <w:rPr>
              <w:ins w:id="868" w:author="Bùi Anh Quốc" w:date="2025-08-02T20:23:00Z"/>
              <w:rFonts w:eastAsia="Times New Roman"/>
            </w:rPr>
          </w:rPrChange>
        </w:rPr>
        <w:pPrChange w:id="869" w:author="Bùi Anh Quốc" w:date="2025-08-02T20:28:00Z">
          <w:pPr/>
        </w:pPrChange>
      </w:pPr>
      <w:bookmarkStart w:id="870" w:name="_Toc205108413"/>
      <w:ins w:id="871" w:author="Bùi Anh Quốc" w:date="2025-08-02T20:24:00Z">
        <w:r w:rsidRPr="00247B5D">
          <w:rPr>
            <w:rFonts w:ascii="Times New Roman" w:eastAsia="Times New Roman" w:hAnsi="Times New Roman" w:cs="Times New Roman"/>
            <w:b/>
            <w:bCs/>
            <w:color w:val="auto"/>
            <w:sz w:val="26"/>
            <w:szCs w:val="26"/>
            <w:rPrChange w:id="872" w:author="Bùi Anh Quốc" w:date="2025-08-02T20:30:00Z">
              <w:rPr>
                <w:rFonts w:eastAsia="Times New Roman"/>
              </w:rPr>
            </w:rPrChange>
          </w:rPr>
          <w:t xml:space="preserve">3.3.3 </w:t>
        </w:r>
      </w:ins>
      <w:ins w:id="873" w:author="Bùi Anh Quốc" w:date="2025-08-02T20:23:00Z">
        <w:r w:rsidRPr="00247B5D">
          <w:rPr>
            <w:rFonts w:ascii="Times New Roman" w:eastAsia="Times New Roman" w:hAnsi="Times New Roman" w:cs="Times New Roman"/>
            <w:b/>
            <w:bCs/>
            <w:color w:val="auto"/>
            <w:sz w:val="26"/>
            <w:szCs w:val="26"/>
            <w:rPrChange w:id="874" w:author="Bùi Anh Quốc" w:date="2025-08-02T20:30:00Z">
              <w:rPr>
                <w:rFonts w:eastAsia="Times New Roman"/>
              </w:rPr>
            </w:rPrChange>
          </w:rPr>
          <w:t>Phương pháp thực hiện</w:t>
        </w:r>
        <w:bookmarkEnd w:id="870"/>
      </w:ins>
    </w:p>
    <w:p w14:paraId="35B23C69" w14:textId="7252FF86" w:rsidR="00E60C68" w:rsidRPr="00247B5D" w:rsidRDefault="00E60C68" w:rsidP="00E60C68">
      <w:pPr>
        <w:rPr>
          <w:ins w:id="875" w:author="Bùi Anh Quốc" w:date="2025-08-02T20:23:00Z"/>
          <w:rFonts w:ascii="Times New Roman" w:eastAsia="Times New Roman" w:hAnsi="Times New Roman" w:cs="Times New Roman"/>
          <w:sz w:val="26"/>
          <w:szCs w:val="26"/>
          <w:rPrChange w:id="876" w:author="Bùi Anh Quốc" w:date="2025-08-02T20:30:00Z">
            <w:rPr>
              <w:ins w:id="877" w:author="Bùi Anh Quốc" w:date="2025-08-02T20:23:00Z"/>
              <w:rFonts w:eastAsia="Times New Roman"/>
            </w:rPr>
          </w:rPrChange>
        </w:rPr>
      </w:pPr>
      <w:ins w:id="878" w:author="Bùi Anh Quốc" w:date="2025-08-02T20:23:00Z">
        <w:r w:rsidRPr="00247B5D">
          <w:rPr>
            <w:rFonts w:ascii="Times New Roman" w:eastAsia="Times New Roman" w:hAnsi="Times New Roman" w:cs="Times New Roman"/>
            <w:sz w:val="26"/>
            <w:szCs w:val="26"/>
            <w:rPrChange w:id="879" w:author="Bùi Anh Quốc" w:date="2025-08-02T20:30:00Z">
              <w:rPr>
                <w:rFonts w:eastAsia="Times New Roman"/>
              </w:rPr>
            </w:rPrChange>
          </w:rPr>
          <w:t>Các đối tượng liên quan và Mục tiêu khai thác</w:t>
        </w:r>
      </w:ins>
    </w:p>
    <w:tbl>
      <w:tblPr>
        <w:tblStyle w:val="TableGrid"/>
        <w:tblW w:w="0" w:type="auto"/>
        <w:tblLook w:val="04A0" w:firstRow="1" w:lastRow="0" w:firstColumn="1" w:lastColumn="0" w:noHBand="0" w:noVBand="1"/>
      </w:tblPr>
      <w:tblGrid>
        <w:gridCol w:w="4675"/>
        <w:gridCol w:w="4675"/>
      </w:tblGrid>
      <w:tr w:rsidR="00247B5D" w14:paraId="6AC1A590" w14:textId="77777777" w:rsidTr="00451360">
        <w:trPr>
          <w:ins w:id="880" w:author="Bùi Anh Quốc" w:date="2025-08-02T20:29:00Z"/>
        </w:trPr>
        <w:tc>
          <w:tcPr>
            <w:tcW w:w="4675" w:type="dxa"/>
          </w:tcPr>
          <w:p w14:paraId="3B5BBB63" w14:textId="77777777" w:rsidR="00247B5D" w:rsidRPr="00247B5D" w:rsidRDefault="00247B5D" w:rsidP="00451360">
            <w:pPr>
              <w:spacing w:line="360" w:lineRule="auto"/>
              <w:rPr>
                <w:ins w:id="881" w:author="Bùi Anh Quốc" w:date="2025-08-02T20:29:00Z"/>
                <w:rFonts w:ascii="Times New Roman" w:hAnsi="Times New Roman" w:cs="Times New Roman"/>
                <w:sz w:val="26"/>
                <w:szCs w:val="26"/>
                <w:lang w:val="vi-VN"/>
                <w:rPrChange w:id="882" w:author="Bùi Anh Quốc" w:date="2025-08-02T20:30:00Z">
                  <w:rPr>
                    <w:ins w:id="883" w:author="Bùi Anh Quốc" w:date="2025-08-02T20:29:00Z"/>
                    <w:rFonts w:ascii="Times New Roman" w:hAnsi="Times New Roman" w:cs="Times New Roman"/>
                    <w:sz w:val="26"/>
                    <w:szCs w:val="26"/>
                    <w:highlight w:val="yellow"/>
                    <w:lang w:val="vi-VN"/>
                  </w:rPr>
                </w:rPrChange>
              </w:rPr>
            </w:pPr>
            <w:ins w:id="884" w:author="Bùi Anh Quốc" w:date="2025-08-02T20:29:00Z">
              <w:r w:rsidRPr="00247B5D">
                <w:rPr>
                  <w:rFonts w:ascii="Times New Roman" w:hAnsi="Times New Roman" w:cs="Times New Roman"/>
                  <w:sz w:val="26"/>
                  <w:szCs w:val="26"/>
                  <w:rPrChange w:id="885" w:author="Bùi Anh Quốc" w:date="2025-08-02T20:30:00Z">
                    <w:rPr>
                      <w:rFonts w:ascii="Times New Roman" w:hAnsi="Times New Roman" w:cs="Times New Roman"/>
                      <w:sz w:val="26"/>
                      <w:szCs w:val="26"/>
                      <w:highlight w:val="yellow"/>
                    </w:rPr>
                  </w:rPrChange>
                </w:rPr>
                <w:t>Vai trò</w:t>
              </w:r>
            </w:ins>
          </w:p>
        </w:tc>
        <w:tc>
          <w:tcPr>
            <w:tcW w:w="4675" w:type="dxa"/>
          </w:tcPr>
          <w:p w14:paraId="4930A89F" w14:textId="77777777" w:rsidR="00247B5D" w:rsidRPr="00247B5D" w:rsidRDefault="00247B5D" w:rsidP="00451360">
            <w:pPr>
              <w:spacing w:line="360" w:lineRule="auto"/>
              <w:rPr>
                <w:ins w:id="886" w:author="Bùi Anh Quốc" w:date="2025-08-02T20:29:00Z"/>
                <w:rFonts w:ascii="Times New Roman" w:hAnsi="Times New Roman" w:cs="Times New Roman"/>
                <w:sz w:val="26"/>
                <w:szCs w:val="26"/>
                <w:lang w:val="vi-VN"/>
                <w:rPrChange w:id="887" w:author="Bùi Anh Quốc" w:date="2025-08-02T20:30:00Z">
                  <w:rPr>
                    <w:ins w:id="888" w:author="Bùi Anh Quốc" w:date="2025-08-02T20:29:00Z"/>
                    <w:rFonts w:ascii="Times New Roman" w:hAnsi="Times New Roman" w:cs="Times New Roman"/>
                    <w:sz w:val="26"/>
                    <w:szCs w:val="26"/>
                    <w:highlight w:val="yellow"/>
                    <w:lang w:val="vi-VN"/>
                  </w:rPr>
                </w:rPrChange>
              </w:rPr>
            </w:pPr>
            <w:ins w:id="889" w:author="Bùi Anh Quốc" w:date="2025-08-02T20:29:00Z">
              <w:r w:rsidRPr="00247B5D">
                <w:rPr>
                  <w:rFonts w:ascii="Times New Roman" w:hAnsi="Times New Roman" w:cs="Times New Roman"/>
                  <w:sz w:val="26"/>
                  <w:szCs w:val="26"/>
                  <w:rPrChange w:id="890" w:author="Bùi Anh Quốc" w:date="2025-08-02T20:30:00Z">
                    <w:rPr>
                      <w:rFonts w:ascii="Times New Roman" w:hAnsi="Times New Roman" w:cs="Times New Roman"/>
                      <w:sz w:val="26"/>
                      <w:szCs w:val="26"/>
                      <w:highlight w:val="yellow"/>
                    </w:rPr>
                  </w:rPrChange>
                </w:rPr>
                <w:t>Mục tiêu khai thác</w:t>
              </w:r>
            </w:ins>
          </w:p>
        </w:tc>
      </w:tr>
      <w:tr w:rsidR="00247B5D" w14:paraId="65F90C37" w14:textId="77777777" w:rsidTr="00451360">
        <w:trPr>
          <w:ins w:id="891" w:author="Bùi Anh Quốc" w:date="2025-08-02T20:29:00Z"/>
        </w:trPr>
        <w:tc>
          <w:tcPr>
            <w:tcW w:w="4675" w:type="dxa"/>
          </w:tcPr>
          <w:p w14:paraId="21F9824C" w14:textId="77777777" w:rsidR="00247B5D" w:rsidRPr="00247B5D" w:rsidRDefault="00247B5D" w:rsidP="00451360">
            <w:pPr>
              <w:spacing w:line="360" w:lineRule="auto"/>
              <w:rPr>
                <w:ins w:id="892" w:author="Bùi Anh Quốc" w:date="2025-08-02T20:29:00Z"/>
                <w:rFonts w:ascii="Times New Roman" w:hAnsi="Times New Roman" w:cs="Times New Roman"/>
                <w:sz w:val="26"/>
                <w:szCs w:val="26"/>
                <w:lang w:val="vi-VN"/>
                <w:rPrChange w:id="893" w:author="Bùi Anh Quốc" w:date="2025-08-02T20:30:00Z">
                  <w:rPr>
                    <w:ins w:id="894" w:author="Bùi Anh Quốc" w:date="2025-08-02T20:29:00Z"/>
                    <w:rFonts w:ascii="Times New Roman" w:hAnsi="Times New Roman" w:cs="Times New Roman"/>
                    <w:sz w:val="26"/>
                    <w:szCs w:val="26"/>
                    <w:highlight w:val="yellow"/>
                    <w:lang w:val="vi-VN"/>
                  </w:rPr>
                </w:rPrChange>
              </w:rPr>
            </w:pPr>
            <w:ins w:id="895" w:author="Bùi Anh Quốc" w:date="2025-08-02T20:29:00Z">
              <w:r w:rsidRPr="00247B5D">
                <w:rPr>
                  <w:rFonts w:ascii="Times New Roman" w:hAnsi="Times New Roman" w:cs="Times New Roman"/>
                  <w:sz w:val="26"/>
                  <w:szCs w:val="26"/>
                  <w:rPrChange w:id="896" w:author="Bùi Anh Quốc" w:date="2025-08-02T20:30:00Z">
                    <w:rPr>
                      <w:rFonts w:ascii="Times New Roman" w:hAnsi="Times New Roman" w:cs="Times New Roman"/>
                      <w:sz w:val="26"/>
                      <w:szCs w:val="26"/>
                      <w:highlight w:val="yellow"/>
                    </w:rPr>
                  </w:rPrChange>
                </w:rPr>
                <w:t>Trưởng phòng Marketing</w:t>
              </w:r>
            </w:ins>
          </w:p>
        </w:tc>
        <w:tc>
          <w:tcPr>
            <w:tcW w:w="4675" w:type="dxa"/>
          </w:tcPr>
          <w:p w14:paraId="7C08502F" w14:textId="77777777" w:rsidR="00247B5D" w:rsidRPr="00247B5D" w:rsidRDefault="00247B5D" w:rsidP="00451360">
            <w:pPr>
              <w:spacing w:line="360" w:lineRule="auto"/>
              <w:rPr>
                <w:ins w:id="897" w:author="Bùi Anh Quốc" w:date="2025-08-02T20:29:00Z"/>
                <w:rFonts w:ascii="Times New Roman" w:hAnsi="Times New Roman" w:cs="Times New Roman"/>
                <w:sz w:val="26"/>
                <w:szCs w:val="26"/>
                <w:lang w:val="vi-VN"/>
                <w:rPrChange w:id="898" w:author="Bùi Anh Quốc" w:date="2025-08-02T20:30:00Z">
                  <w:rPr>
                    <w:ins w:id="899" w:author="Bùi Anh Quốc" w:date="2025-08-02T20:29:00Z"/>
                    <w:rFonts w:ascii="Times New Roman" w:hAnsi="Times New Roman" w:cs="Times New Roman"/>
                    <w:sz w:val="26"/>
                    <w:szCs w:val="26"/>
                    <w:highlight w:val="yellow"/>
                    <w:lang w:val="vi-VN"/>
                  </w:rPr>
                </w:rPrChange>
              </w:rPr>
            </w:pPr>
            <w:ins w:id="900" w:author="Bùi Anh Quốc" w:date="2025-08-02T20:29:00Z">
              <w:r w:rsidRPr="00247B5D">
                <w:rPr>
                  <w:rFonts w:ascii="Times New Roman" w:hAnsi="Times New Roman" w:cs="Times New Roman"/>
                  <w:sz w:val="26"/>
                  <w:szCs w:val="26"/>
                  <w:rPrChange w:id="901" w:author="Bùi Anh Quốc" w:date="2025-08-02T20:30:00Z">
                    <w:rPr>
                      <w:rFonts w:ascii="Times New Roman" w:hAnsi="Times New Roman" w:cs="Times New Roman"/>
                      <w:sz w:val="26"/>
                      <w:szCs w:val="26"/>
                      <w:highlight w:val="yellow"/>
                    </w:rPr>
                  </w:rPrChange>
                </w:rPr>
                <w:t>Chiến lược tổng thể, mục tiêu, ngân sách, hiệu quả chung của chiến dịch.</w:t>
              </w:r>
            </w:ins>
          </w:p>
        </w:tc>
      </w:tr>
      <w:tr w:rsidR="00247B5D" w14:paraId="437780C3" w14:textId="77777777" w:rsidTr="00451360">
        <w:trPr>
          <w:ins w:id="902" w:author="Bùi Anh Quốc" w:date="2025-08-02T20:30:00Z"/>
        </w:trPr>
        <w:tc>
          <w:tcPr>
            <w:tcW w:w="4675" w:type="dxa"/>
          </w:tcPr>
          <w:p w14:paraId="2BAFF756" w14:textId="2C880476" w:rsidR="00247B5D" w:rsidRPr="00247B5D" w:rsidRDefault="00247B5D" w:rsidP="00247B5D">
            <w:pPr>
              <w:spacing w:line="360" w:lineRule="auto"/>
              <w:rPr>
                <w:ins w:id="903" w:author="Bùi Anh Quốc" w:date="2025-08-02T20:30:00Z"/>
                <w:rFonts w:ascii="Times New Roman" w:hAnsi="Times New Roman" w:cs="Times New Roman"/>
                <w:sz w:val="26"/>
                <w:szCs w:val="26"/>
                <w:rPrChange w:id="904" w:author="Bùi Anh Quốc" w:date="2025-08-02T20:30:00Z">
                  <w:rPr>
                    <w:ins w:id="905" w:author="Bùi Anh Quốc" w:date="2025-08-02T20:30:00Z"/>
                    <w:rFonts w:ascii="Times New Roman" w:hAnsi="Times New Roman" w:cs="Times New Roman"/>
                    <w:sz w:val="26"/>
                    <w:szCs w:val="26"/>
                    <w:highlight w:val="yellow"/>
                  </w:rPr>
                </w:rPrChange>
              </w:rPr>
            </w:pPr>
            <w:ins w:id="906" w:author="Bùi Anh Quốc" w:date="2025-08-02T20:30:00Z">
              <w:r w:rsidRPr="00247B5D">
                <w:rPr>
                  <w:rFonts w:ascii="Times New Roman" w:hAnsi="Times New Roman" w:cs="Times New Roman"/>
                  <w:sz w:val="26"/>
                  <w:szCs w:val="26"/>
                  <w:rPrChange w:id="907" w:author="Bùi Anh Quốc" w:date="2025-08-02T20:30:00Z">
                    <w:rPr>
                      <w:rFonts w:ascii="Times New Roman" w:hAnsi="Times New Roman" w:cs="Times New Roman"/>
                      <w:sz w:val="26"/>
                      <w:szCs w:val="26"/>
                      <w:highlight w:val="yellow"/>
                    </w:rPr>
                  </w:rPrChange>
                </w:rPr>
                <w:t>Chuyên viên Digital Marketing</w:t>
              </w:r>
            </w:ins>
          </w:p>
        </w:tc>
        <w:tc>
          <w:tcPr>
            <w:tcW w:w="4675" w:type="dxa"/>
          </w:tcPr>
          <w:p w14:paraId="18B06DF8" w14:textId="791FEDDE" w:rsidR="00247B5D" w:rsidRPr="00247B5D" w:rsidRDefault="00247B5D" w:rsidP="00247B5D">
            <w:pPr>
              <w:spacing w:line="360" w:lineRule="auto"/>
              <w:rPr>
                <w:ins w:id="908" w:author="Bùi Anh Quốc" w:date="2025-08-02T20:30:00Z"/>
                <w:rFonts w:ascii="Times New Roman" w:hAnsi="Times New Roman" w:cs="Times New Roman"/>
                <w:sz w:val="26"/>
                <w:szCs w:val="26"/>
                <w:rPrChange w:id="909" w:author="Bùi Anh Quốc" w:date="2025-08-02T20:30:00Z">
                  <w:rPr>
                    <w:ins w:id="910" w:author="Bùi Anh Quốc" w:date="2025-08-02T20:30:00Z"/>
                    <w:rFonts w:ascii="Times New Roman" w:hAnsi="Times New Roman" w:cs="Times New Roman"/>
                    <w:sz w:val="26"/>
                    <w:szCs w:val="26"/>
                    <w:highlight w:val="yellow"/>
                  </w:rPr>
                </w:rPrChange>
              </w:rPr>
            </w:pPr>
            <w:ins w:id="911" w:author="Bùi Anh Quốc" w:date="2025-08-02T20:30:00Z">
              <w:r w:rsidRPr="00247B5D">
                <w:rPr>
                  <w:rFonts w:ascii="Times New Roman" w:hAnsi="Times New Roman" w:cs="Times New Roman"/>
                  <w:sz w:val="26"/>
                  <w:szCs w:val="26"/>
                  <w:rPrChange w:id="912" w:author="Bùi Anh Quốc" w:date="2025-08-02T20:30:00Z">
                    <w:rPr>
                      <w:rFonts w:ascii="Times New Roman" w:hAnsi="Times New Roman" w:cs="Times New Roman"/>
                      <w:sz w:val="26"/>
                      <w:szCs w:val="26"/>
                      <w:highlight w:val="yellow"/>
                    </w:rPr>
                  </w:rPrChange>
                </w:rPr>
                <w:t>Quy trình triển khai, giám sát, phân tích dữ liệu, sử dụng công cụ, các vấn đề kỹ thuật.</w:t>
              </w:r>
            </w:ins>
          </w:p>
        </w:tc>
      </w:tr>
      <w:tr w:rsidR="00247B5D" w14:paraId="2D977D72" w14:textId="77777777" w:rsidTr="00451360">
        <w:trPr>
          <w:ins w:id="913" w:author="Bùi Anh Quốc" w:date="2025-08-02T20:30:00Z"/>
        </w:trPr>
        <w:tc>
          <w:tcPr>
            <w:tcW w:w="4675" w:type="dxa"/>
          </w:tcPr>
          <w:p w14:paraId="4F053807" w14:textId="58F55708" w:rsidR="00247B5D" w:rsidRPr="00247B5D" w:rsidRDefault="00247B5D" w:rsidP="00247B5D">
            <w:pPr>
              <w:spacing w:line="360" w:lineRule="auto"/>
              <w:rPr>
                <w:ins w:id="914" w:author="Bùi Anh Quốc" w:date="2025-08-02T20:30:00Z"/>
                <w:rFonts w:ascii="Times New Roman" w:hAnsi="Times New Roman" w:cs="Times New Roman"/>
                <w:sz w:val="26"/>
                <w:szCs w:val="26"/>
                <w:rPrChange w:id="915" w:author="Bùi Anh Quốc" w:date="2025-08-02T20:30:00Z">
                  <w:rPr>
                    <w:ins w:id="916" w:author="Bùi Anh Quốc" w:date="2025-08-02T20:30:00Z"/>
                    <w:rFonts w:ascii="Times New Roman" w:hAnsi="Times New Roman" w:cs="Times New Roman"/>
                    <w:sz w:val="26"/>
                    <w:szCs w:val="26"/>
                    <w:highlight w:val="yellow"/>
                  </w:rPr>
                </w:rPrChange>
              </w:rPr>
            </w:pPr>
            <w:ins w:id="917" w:author="Bùi Anh Quốc" w:date="2025-08-02T20:30:00Z">
              <w:r w:rsidRPr="00247B5D">
                <w:rPr>
                  <w:rFonts w:ascii="Times New Roman" w:hAnsi="Times New Roman" w:cs="Times New Roman"/>
                  <w:sz w:val="26"/>
                  <w:szCs w:val="26"/>
                  <w:rPrChange w:id="918" w:author="Bùi Anh Quốc" w:date="2025-08-02T20:30:00Z">
                    <w:rPr>
                      <w:rFonts w:ascii="Times New Roman" w:hAnsi="Times New Roman" w:cs="Times New Roman"/>
                      <w:sz w:val="26"/>
                      <w:szCs w:val="26"/>
                      <w:highlight w:val="yellow"/>
                    </w:rPr>
                  </w:rPrChange>
                </w:rPr>
                <w:lastRenderedPageBreak/>
                <w:t>Nhân viên Content/Creative</w:t>
              </w:r>
            </w:ins>
          </w:p>
        </w:tc>
        <w:tc>
          <w:tcPr>
            <w:tcW w:w="4675" w:type="dxa"/>
          </w:tcPr>
          <w:p w14:paraId="16434414" w14:textId="5718B1A2" w:rsidR="00247B5D" w:rsidRPr="00247B5D" w:rsidRDefault="00247B5D" w:rsidP="00247B5D">
            <w:pPr>
              <w:spacing w:line="360" w:lineRule="auto"/>
              <w:rPr>
                <w:ins w:id="919" w:author="Bùi Anh Quốc" w:date="2025-08-02T20:30:00Z"/>
                <w:rFonts w:ascii="Times New Roman" w:hAnsi="Times New Roman" w:cs="Times New Roman"/>
                <w:sz w:val="26"/>
                <w:szCs w:val="26"/>
                <w:rPrChange w:id="920" w:author="Bùi Anh Quốc" w:date="2025-08-02T20:30:00Z">
                  <w:rPr>
                    <w:ins w:id="921" w:author="Bùi Anh Quốc" w:date="2025-08-02T20:30:00Z"/>
                    <w:rFonts w:ascii="Times New Roman" w:hAnsi="Times New Roman" w:cs="Times New Roman"/>
                    <w:sz w:val="26"/>
                    <w:szCs w:val="26"/>
                    <w:highlight w:val="yellow"/>
                  </w:rPr>
                </w:rPrChange>
              </w:rPr>
            </w:pPr>
            <w:ins w:id="922" w:author="Bùi Anh Quốc" w:date="2025-08-02T20:30:00Z">
              <w:r w:rsidRPr="00247B5D">
                <w:rPr>
                  <w:rFonts w:ascii="Times New Roman" w:hAnsi="Times New Roman" w:cs="Times New Roman"/>
                  <w:sz w:val="26"/>
                  <w:szCs w:val="26"/>
                  <w:rPrChange w:id="923" w:author="Bùi Anh Quốc" w:date="2025-08-02T20:30:00Z">
                    <w:rPr>
                      <w:rFonts w:ascii="Times New Roman" w:hAnsi="Times New Roman" w:cs="Times New Roman"/>
                      <w:sz w:val="26"/>
                      <w:szCs w:val="26"/>
                      <w:highlight w:val="yellow"/>
                    </w:rPr>
                  </w:rPrChange>
                </w:rPr>
                <w:t>Quy trình phát triển nội dung, thời gian sản xuất, các vòng lặp chỉnh sửa.</w:t>
              </w:r>
            </w:ins>
          </w:p>
        </w:tc>
      </w:tr>
      <w:tr w:rsidR="00247B5D" w14:paraId="0626CB8F" w14:textId="77777777" w:rsidTr="00451360">
        <w:trPr>
          <w:ins w:id="924" w:author="Bùi Anh Quốc" w:date="2025-08-02T20:30:00Z"/>
        </w:trPr>
        <w:tc>
          <w:tcPr>
            <w:tcW w:w="4675" w:type="dxa"/>
          </w:tcPr>
          <w:p w14:paraId="00539AC1" w14:textId="69638AFC" w:rsidR="00247B5D" w:rsidRPr="00247B5D" w:rsidRDefault="00247B5D" w:rsidP="00247B5D">
            <w:pPr>
              <w:spacing w:line="360" w:lineRule="auto"/>
              <w:rPr>
                <w:ins w:id="925" w:author="Bùi Anh Quốc" w:date="2025-08-02T20:30:00Z"/>
                <w:rFonts w:ascii="Times New Roman" w:hAnsi="Times New Roman" w:cs="Times New Roman"/>
                <w:sz w:val="26"/>
                <w:szCs w:val="26"/>
                <w:rPrChange w:id="926" w:author="Bùi Anh Quốc" w:date="2025-08-02T20:30:00Z">
                  <w:rPr>
                    <w:ins w:id="927" w:author="Bùi Anh Quốc" w:date="2025-08-02T20:30:00Z"/>
                    <w:rFonts w:ascii="Times New Roman" w:hAnsi="Times New Roman" w:cs="Times New Roman"/>
                    <w:sz w:val="26"/>
                    <w:szCs w:val="26"/>
                    <w:highlight w:val="yellow"/>
                  </w:rPr>
                </w:rPrChange>
              </w:rPr>
            </w:pPr>
            <w:ins w:id="928" w:author="Bùi Anh Quốc" w:date="2025-08-02T20:30:00Z">
              <w:r w:rsidRPr="00247B5D">
                <w:rPr>
                  <w:rFonts w:ascii="Times New Roman" w:hAnsi="Times New Roman" w:cs="Times New Roman"/>
                  <w:sz w:val="26"/>
                  <w:szCs w:val="26"/>
                  <w:rPrChange w:id="929" w:author="Bùi Anh Quốc" w:date="2025-08-02T20:30:00Z">
                    <w:rPr>
                      <w:rFonts w:ascii="Times New Roman" w:hAnsi="Times New Roman" w:cs="Times New Roman"/>
                      <w:sz w:val="26"/>
                      <w:szCs w:val="26"/>
                      <w:highlight w:val="yellow"/>
                    </w:rPr>
                  </w:rPrChange>
                </w:rPr>
                <w:t>Ban lãnh đạo</w:t>
              </w:r>
            </w:ins>
          </w:p>
        </w:tc>
        <w:tc>
          <w:tcPr>
            <w:tcW w:w="4675" w:type="dxa"/>
          </w:tcPr>
          <w:p w14:paraId="22648A9F" w14:textId="2AD7DE68" w:rsidR="00247B5D" w:rsidRPr="00247B5D" w:rsidRDefault="00247B5D" w:rsidP="00247B5D">
            <w:pPr>
              <w:spacing w:line="360" w:lineRule="auto"/>
              <w:rPr>
                <w:ins w:id="930" w:author="Bùi Anh Quốc" w:date="2025-08-02T20:30:00Z"/>
                <w:rFonts w:ascii="Times New Roman" w:hAnsi="Times New Roman" w:cs="Times New Roman"/>
                <w:sz w:val="26"/>
                <w:szCs w:val="26"/>
                <w:rPrChange w:id="931" w:author="Bùi Anh Quốc" w:date="2025-08-02T20:30:00Z">
                  <w:rPr>
                    <w:ins w:id="932" w:author="Bùi Anh Quốc" w:date="2025-08-02T20:30:00Z"/>
                    <w:rFonts w:ascii="Times New Roman" w:hAnsi="Times New Roman" w:cs="Times New Roman"/>
                    <w:sz w:val="26"/>
                    <w:szCs w:val="26"/>
                    <w:highlight w:val="yellow"/>
                  </w:rPr>
                </w:rPrChange>
              </w:rPr>
            </w:pPr>
            <w:ins w:id="933" w:author="Bùi Anh Quốc" w:date="2025-08-02T20:30:00Z">
              <w:r w:rsidRPr="00247B5D">
                <w:rPr>
                  <w:rFonts w:ascii="Times New Roman" w:hAnsi="Times New Roman" w:cs="Times New Roman"/>
                  <w:sz w:val="26"/>
                  <w:szCs w:val="26"/>
                  <w:rPrChange w:id="934" w:author="Bùi Anh Quốc" w:date="2025-08-02T20:30:00Z">
                    <w:rPr>
                      <w:rFonts w:ascii="Times New Roman" w:hAnsi="Times New Roman" w:cs="Times New Roman"/>
                      <w:sz w:val="26"/>
                      <w:szCs w:val="26"/>
                      <w:highlight w:val="yellow"/>
                    </w:rPr>
                  </w:rPrChange>
                </w:rPr>
                <w:t>Quy trình phê duyệt, các yếu tố ảnh hưởng đến quyết định phê duyệt.</w:t>
              </w:r>
            </w:ins>
          </w:p>
        </w:tc>
      </w:tr>
      <w:tr w:rsidR="00247B5D" w14:paraId="77806836" w14:textId="77777777" w:rsidTr="00451360">
        <w:trPr>
          <w:ins w:id="935" w:author="Bùi Anh Quốc" w:date="2025-08-02T20:30:00Z"/>
        </w:trPr>
        <w:tc>
          <w:tcPr>
            <w:tcW w:w="4675" w:type="dxa"/>
          </w:tcPr>
          <w:p w14:paraId="1DC419AB" w14:textId="367C1519" w:rsidR="00247B5D" w:rsidRPr="00247B5D" w:rsidRDefault="00247B5D" w:rsidP="00247B5D">
            <w:pPr>
              <w:spacing w:line="360" w:lineRule="auto"/>
              <w:rPr>
                <w:ins w:id="936" w:author="Bùi Anh Quốc" w:date="2025-08-02T20:30:00Z"/>
                <w:rFonts w:ascii="Times New Roman" w:hAnsi="Times New Roman" w:cs="Times New Roman"/>
                <w:sz w:val="26"/>
                <w:szCs w:val="26"/>
                <w:rPrChange w:id="937" w:author="Bùi Anh Quốc" w:date="2025-08-02T20:30:00Z">
                  <w:rPr>
                    <w:ins w:id="938" w:author="Bùi Anh Quốc" w:date="2025-08-02T20:30:00Z"/>
                    <w:rFonts w:ascii="Times New Roman" w:hAnsi="Times New Roman" w:cs="Times New Roman"/>
                    <w:sz w:val="26"/>
                    <w:szCs w:val="26"/>
                    <w:highlight w:val="yellow"/>
                  </w:rPr>
                </w:rPrChange>
              </w:rPr>
            </w:pPr>
            <w:ins w:id="939" w:author="Bùi Anh Quốc" w:date="2025-08-02T20:30:00Z">
              <w:r w:rsidRPr="00247B5D">
                <w:rPr>
                  <w:rFonts w:ascii="Times New Roman" w:hAnsi="Times New Roman" w:cs="Times New Roman"/>
                  <w:sz w:val="26"/>
                  <w:szCs w:val="26"/>
                  <w:rPrChange w:id="940" w:author="Bùi Anh Quốc" w:date="2025-08-02T20:30:00Z">
                    <w:rPr>
                      <w:rFonts w:ascii="Times New Roman" w:hAnsi="Times New Roman" w:cs="Times New Roman"/>
                      <w:sz w:val="26"/>
                      <w:szCs w:val="26"/>
                      <w:highlight w:val="yellow"/>
                    </w:rPr>
                  </w:rPrChange>
                </w:rPr>
                <w:t>Phòng Sales/Kinh doanh</w:t>
              </w:r>
            </w:ins>
          </w:p>
        </w:tc>
        <w:tc>
          <w:tcPr>
            <w:tcW w:w="4675" w:type="dxa"/>
          </w:tcPr>
          <w:p w14:paraId="07197A95" w14:textId="51422757" w:rsidR="00247B5D" w:rsidRPr="00247B5D" w:rsidRDefault="00247B5D" w:rsidP="00247B5D">
            <w:pPr>
              <w:spacing w:line="360" w:lineRule="auto"/>
              <w:rPr>
                <w:ins w:id="941" w:author="Bùi Anh Quốc" w:date="2025-08-02T20:30:00Z"/>
                <w:rFonts w:ascii="Times New Roman" w:hAnsi="Times New Roman" w:cs="Times New Roman"/>
                <w:sz w:val="26"/>
                <w:szCs w:val="26"/>
                <w:rPrChange w:id="942" w:author="Bùi Anh Quốc" w:date="2025-08-02T20:30:00Z">
                  <w:rPr>
                    <w:ins w:id="943" w:author="Bùi Anh Quốc" w:date="2025-08-02T20:30:00Z"/>
                    <w:rFonts w:ascii="Times New Roman" w:hAnsi="Times New Roman" w:cs="Times New Roman"/>
                    <w:sz w:val="26"/>
                    <w:szCs w:val="26"/>
                    <w:highlight w:val="yellow"/>
                  </w:rPr>
                </w:rPrChange>
              </w:rPr>
            </w:pPr>
            <w:ins w:id="944" w:author="Bùi Anh Quốc" w:date="2025-08-02T20:30:00Z">
              <w:r w:rsidRPr="00247B5D">
                <w:rPr>
                  <w:rFonts w:ascii="Times New Roman" w:hAnsi="Times New Roman" w:cs="Times New Roman"/>
                  <w:sz w:val="26"/>
                  <w:szCs w:val="26"/>
                  <w:rPrChange w:id="945" w:author="Bùi Anh Quốc" w:date="2025-08-02T20:30:00Z">
                    <w:rPr>
                      <w:rFonts w:ascii="Times New Roman" w:hAnsi="Times New Roman" w:cs="Times New Roman"/>
                      <w:sz w:val="26"/>
                      <w:szCs w:val="26"/>
                      <w:highlight w:val="yellow"/>
                    </w:rPr>
                  </w:rPrChange>
                </w:rPr>
                <w:t>Mức độ hiệu quả của leads/doanh số từ marketing, phản hồi từ thị trường.</w:t>
              </w:r>
            </w:ins>
          </w:p>
        </w:tc>
      </w:tr>
    </w:tbl>
    <w:p w14:paraId="198A1A4E" w14:textId="77777777" w:rsidR="00E60C68" w:rsidRPr="00E60C68" w:rsidRDefault="00E60C68" w:rsidP="00E60C68">
      <w:pPr>
        <w:rPr>
          <w:ins w:id="946" w:author="Bùi Anh Quốc" w:date="2025-08-02T20:23:00Z"/>
          <w:rFonts w:eastAsia="Times New Roman"/>
        </w:rPr>
      </w:pPr>
    </w:p>
    <w:p w14:paraId="621FF312" w14:textId="77777777" w:rsidR="00E60C68" w:rsidRPr="00247B5D" w:rsidRDefault="00E60C68">
      <w:pPr>
        <w:jc w:val="both"/>
        <w:rPr>
          <w:ins w:id="947" w:author="Bùi Anh Quốc" w:date="2025-08-02T20:23:00Z"/>
          <w:rFonts w:ascii="Times New Roman" w:eastAsia="Times New Roman" w:hAnsi="Times New Roman" w:cs="Times New Roman"/>
          <w:sz w:val="26"/>
          <w:szCs w:val="26"/>
          <w:rPrChange w:id="948" w:author="Bùi Anh Quốc" w:date="2025-08-02T20:29:00Z">
            <w:rPr>
              <w:ins w:id="949" w:author="Bùi Anh Quốc" w:date="2025-08-02T20:23:00Z"/>
              <w:rFonts w:eastAsia="Times New Roman"/>
            </w:rPr>
          </w:rPrChange>
        </w:rPr>
        <w:pPrChange w:id="950" w:author="Bùi Anh Quốc" w:date="2025-08-02T20:29:00Z">
          <w:pPr/>
        </w:pPrChange>
      </w:pPr>
      <w:ins w:id="951" w:author="Bùi Anh Quốc" w:date="2025-08-02T20:23:00Z">
        <w:r w:rsidRPr="00247B5D">
          <w:rPr>
            <w:rFonts w:ascii="Times New Roman" w:eastAsia="Times New Roman" w:hAnsi="Times New Roman" w:cs="Times New Roman"/>
            <w:sz w:val="26"/>
            <w:szCs w:val="26"/>
            <w:rPrChange w:id="952" w:author="Bùi Anh Quốc" w:date="2025-08-02T20:29:00Z">
              <w:rPr>
                <w:rFonts w:eastAsia="Times New Roman"/>
              </w:rPr>
            </w:rPrChange>
          </w:rPr>
          <w:t>10 câu hỏi định tính.</w:t>
        </w:r>
      </w:ins>
    </w:p>
    <w:p w14:paraId="7EBCDBBB" w14:textId="2CB50E84" w:rsidR="00E60C68" w:rsidRPr="00247B5D" w:rsidRDefault="00E60C68">
      <w:pPr>
        <w:jc w:val="both"/>
        <w:rPr>
          <w:ins w:id="953" w:author="Bùi Anh Quốc" w:date="2025-08-02T20:23:00Z"/>
          <w:rFonts w:ascii="Times New Roman" w:eastAsia="Times New Roman" w:hAnsi="Times New Roman" w:cs="Times New Roman"/>
          <w:sz w:val="26"/>
          <w:szCs w:val="26"/>
          <w:rPrChange w:id="954" w:author="Bùi Anh Quốc" w:date="2025-08-02T20:29:00Z">
            <w:rPr>
              <w:ins w:id="955" w:author="Bùi Anh Quốc" w:date="2025-08-02T20:23:00Z"/>
              <w:rFonts w:eastAsia="Times New Roman"/>
            </w:rPr>
          </w:rPrChange>
        </w:rPr>
        <w:pPrChange w:id="956" w:author="Bùi Anh Quốc" w:date="2025-08-02T20:29:00Z">
          <w:pPr/>
        </w:pPrChange>
      </w:pPr>
      <w:ins w:id="957" w:author="Bùi Anh Quốc" w:date="2025-08-02T20:23:00Z">
        <w:r w:rsidRPr="00247B5D">
          <w:rPr>
            <w:rFonts w:ascii="Times New Roman" w:eastAsia="Times New Roman" w:hAnsi="Times New Roman" w:cs="Times New Roman"/>
            <w:sz w:val="26"/>
            <w:szCs w:val="26"/>
            <w:rPrChange w:id="958" w:author="Bùi Anh Quốc" w:date="2025-08-02T20:29:00Z">
              <w:rPr>
                <w:rFonts w:eastAsia="Times New Roman"/>
              </w:rPr>
            </w:rPrChange>
          </w:rPr>
          <w:t>1.</w:t>
        </w:r>
      </w:ins>
      <w:ins w:id="959" w:author="Bùi Anh Quốc" w:date="2025-08-02T20:31:00Z">
        <w:r w:rsidR="00247B5D">
          <w:rPr>
            <w:rFonts w:ascii="Times New Roman" w:eastAsia="Times New Roman" w:hAnsi="Times New Roman" w:cs="Times New Roman"/>
            <w:sz w:val="26"/>
            <w:szCs w:val="26"/>
          </w:rPr>
          <w:t xml:space="preserve"> </w:t>
        </w:r>
      </w:ins>
      <w:ins w:id="960" w:author="Bùi Anh Quốc" w:date="2025-08-02T20:23:00Z">
        <w:r w:rsidRPr="00247B5D">
          <w:rPr>
            <w:rFonts w:ascii="Times New Roman" w:eastAsia="Times New Roman" w:hAnsi="Times New Roman" w:cs="Times New Roman"/>
            <w:sz w:val="26"/>
            <w:szCs w:val="26"/>
            <w:rPrChange w:id="961" w:author="Bùi Anh Quốc" w:date="2025-08-02T20:29:00Z">
              <w:rPr>
                <w:rFonts w:eastAsia="Times New Roman"/>
              </w:rPr>
            </w:rPrChange>
          </w:rPr>
          <w:t>Bạn thường mất bao lâu để hoàn thành giai đoạn lập kế hoạch cho một chiến dịch marketing trung bình (từ khi nhận yêu cầu đến khi có kế hoạch chi tiết)?</w:t>
        </w:r>
      </w:ins>
    </w:p>
    <w:p w14:paraId="2E468387" w14:textId="421EA537" w:rsidR="00E60C68" w:rsidRPr="00247B5D" w:rsidRDefault="00E60C68">
      <w:pPr>
        <w:jc w:val="both"/>
        <w:rPr>
          <w:ins w:id="962" w:author="Bùi Anh Quốc" w:date="2025-08-02T20:23:00Z"/>
          <w:rFonts w:ascii="Times New Roman" w:eastAsia="Times New Roman" w:hAnsi="Times New Roman" w:cs="Times New Roman"/>
          <w:sz w:val="26"/>
          <w:szCs w:val="26"/>
          <w:rPrChange w:id="963" w:author="Bùi Anh Quốc" w:date="2025-08-02T20:29:00Z">
            <w:rPr>
              <w:ins w:id="964" w:author="Bùi Anh Quốc" w:date="2025-08-02T20:23:00Z"/>
              <w:rFonts w:eastAsia="Times New Roman"/>
            </w:rPr>
          </w:rPrChange>
        </w:rPr>
        <w:pPrChange w:id="965" w:author="Bùi Anh Quốc" w:date="2025-08-02T20:29:00Z">
          <w:pPr/>
        </w:pPrChange>
      </w:pPr>
      <w:ins w:id="966" w:author="Bùi Anh Quốc" w:date="2025-08-02T20:23:00Z">
        <w:r w:rsidRPr="00247B5D">
          <w:rPr>
            <w:rFonts w:ascii="Times New Roman" w:eastAsia="Times New Roman" w:hAnsi="Times New Roman" w:cs="Times New Roman"/>
            <w:sz w:val="26"/>
            <w:szCs w:val="26"/>
            <w:rPrChange w:id="967" w:author="Bùi Anh Quốc" w:date="2025-08-02T20:29:00Z">
              <w:rPr>
                <w:rFonts w:eastAsia="Times New Roman"/>
              </w:rPr>
            </w:rPrChange>
          </w:rPr>
          <w:t>2.</w:t>
        </w:r>
      </w:ins>
      <w:ins w:id="968" w:author="Bùi Anh Quốc" w:date="2025-08-02T20:31:00Z">
        <w:r w:rsidR="00247B5D">
          <w:rPr>
            <w:rFonts w:ascii="Times New Roman" w:eastAsia="Times New Roman" w:hAnsi="Times New Roman" w:cs="Times New Roman"/>
            <w:sz w:val="26"/>
            <w:szCs w:val="26"/>
          </w:rPr>
          <w:t xml:space="preserve"> </w:t>
        </w:r>
      </w:ins>
      <w:ins w:id="969" w:author="Bùi Anh Quốc" w:date="2025-08-02T20:23:00Z">
        <w:r w:rsidRPr="00247B5D">
          <w:rPr>
            <w:rFonts w:ascii="Times New Roman" w:eastAsia="Times New Roman" w:hAnsi="Times New Roman" w:cs="Times New Roman"/>
            <w:sz w:val="26"/>
            <w:szCs w:val="26"/>
            <w:rPrChange w:id="970" w:author="Bùi Anh Quốc" w:date="2025-08-02T20:29:00Z">
              <w:rPr>
                <w:rFonts w:eastAsia="Times New Roman"/>
              </w:rPr>
            </w:rPrChange>
          </w:rPr>
          <w:t>Bạn đánh giá mức độ chính xác của dữ liệu phân tích hiệu suất chiến dịch (ví dụ: số lượt truy cập, tỷ lệ chuyển đổi) là bao nhiêu phần trăm?</w:t>
        </w:r>
      </w:ins>
    </w:p>
    <w:p w14:paraId="6230AFC7" w14:textId="09489F94" w:rsidR="00E60C68" w:rsidRPr="00247B5D" w:rsidRDefault="00E60C68">
      <w:pPr>
        <w:jc w:val="both"/>
        <w:rPr>
          <w:ins w:id="971" w:author="Bùi Anh Quốc" w:date="2025-08-02T20:23:00Z"/>
          <w:rFonts w:ascii="Times New Roman" w:eastAsia="Times New Roman" w:hAnsi="Times New Roman" w:cs="Times New Roman"/>
          <w:sz w:val="26"/>
          <w:szCs w:val="26"/>
          <w:rPrChange w:id="972" w:author="Bùi Anh Quốc" w:date="2025-08-02T20:29:00Z">
            <w:rPr>
              <w:ins w:id="973" w:author="Bùi Anh Quốc" w:date="2025-08-02T20:23:00Z"/>
              <w:rFonts w:eastAsia="Times New Roman"/>
            </w:rPr>
          </w:rPrChange>
        </w:rPr>
        <w:pPrChange w:id="974" w:author="Bùi Anh Quốc" w:date="2025-08-02T20:29:00Z">
          <w:pPr/>
        </w:pPrChange>
      </w:pPr>
      <w:ins w:id="975" w:author="Bùi Anh Quốc" w:date="2025-08-02T20:23:00Z">
        <w:r w:rsidRPr="00247B5D">
          <w:rPr>
            <w:rFonts w:ascii="Times New Roman" w:eastAsia="Times New Roman" w:hAnsi="Times New Roman" w:cs="Times New Roman"/>
            <w:sz w:val="26"/>
            <w:szCs w:val="26"/>
            <w:rPrChange w:id="976" w:author="Bùi Anh Quốc" w:date="2025-08-02T20:29:00Z">
              <w:rPr>
                <w:rFonts w:eastAsia="Times New Roman"/>
              </w:rPr>
            </w:rPrChange>
          </w:rPr>
          <w:t>3.</w:t>
        </w:r>
      </w:ins>
      <w:ins w:id="977" w:author="Bùi Anh Quốc" w:date="2025-08-02T20:31:00Z">
        <w:r w:rsidR="00247B5D">
          <w:rPr>
            <w:rFonts w:ascii="Times New Roman" w:eastAsia="Times New Roman" w:hAnsi="Times New Roman" w:cs="Times New Roman"/>
            <w:sz w:val="26"/>
            <w:szCs w:val="26"/>
          </w:rPr>
          <w:t xml:space="preserve"> </w:t>
        </w:r>
      </w:ins>
      <w:ins w:id="978" w:author="Bùi Anh Quốc" w:date="2025-08-02T20:23:00Z">
        <w:r w:rsidRPr="00247B5D">
          <w:rPr>
            <w:rFonts w:ascii="Times New Roman" w:eastAsia="Times New Roman" w:hAnsi="Times New Roman" w:cs="Times New Roman"/>
            <w:sz w:val="26"/>
            <w:szCs w:val="26"/>
            <w:rPrChange w:id="979" w:author="Bùi Anh Quốc" w:date="2025-08-02T20:29:00Z">
              <w:rPr>
                <w:rFonts w:eastAsia="Times New Roman"/>
              </w:rPr>
            </w:rPrChange>
          </w:rPr>
          <w:t>Có tình huống nào khiến việc phê duyệt ngân sách hoặc nội dung chiến dịch bị trì hoãn hoặc lỗi không? Nếu có, bạn xử lý thế nào?</w:t>
        </w:r>
      </w:ins>
    </w:p>
    <w:p w14:paraId="00D4480D" w14:textId="19205AD0" w:rsidR="00E60C68" w:rsidRPr="00247B5D" w:rsidRDefault="00E60C68">
      <w:pPr>
        <w:jc w:val="both"/>
        <w:rPr>
          <w:ins w:id="980" w:author="Bùi Anh Quốc" w:date="2025-08-02T20:23:00Z"/>
          <w:rFonts w:ascii="Times New Roman" w:eastAsia="Times New Roman" w:hAnsi="Times New Roman" w:cs="Times New Roman"/>
          <w:sz w:val="26"/>
          <w:szCs w:val="26"/>
          <w:rPrChange w:id="981" w:author="Bùi Anh Quốc" w:date="2025-08-02T20:29:00Z">
            <w:rPr>
              <w:ins w:id="982" w:author="Bùi Anh Quốc" w:date="2025-08-02T20:23:00Z"/>
              <w:rFonts w:eastAsia="Times New Roman"/>
            </w:rPr>
          </w:rPrChange>
        </w:rPr>
        <w:pPrChange w:id="983" w:author="Bùi Anh Quốc" w:date="2025-08-02T20:29:00Z">
          <w:pPr/>
        </w:pPrChange>
      </w:pPr>
      <w:ins w:id="984" w:author="Bùi Anh Quốc" w:date="2025-08-02T20:23:00Z">
        <w:r w:rsidRPr="00247B5D">
          <w:rPr>
            <w:rFonts w:ascii="Times New Roman" w:eastAsia="Times New Roman" w:hAnsi="Times New Roman" w:cs="Times New Roman"/>
            <w:sz w:val="26"/>
            <w:szCs w:val="26"/>
            <w:rPrChange w:id="985" w:author="Bùi Anh Quốc" w:date="2025-08-02T20:29:00Z">
              <w:rPr>
                <w:rFonts w:eastAsia="Times New Roman"/>
              </w:rPr>
            </w:rPrChange>
          </w:rPr>
          <w:t>4.</w:t>
        </w:r>
      </w:ins>
      <w:ins w:id="986" w:author="Bùi Anh Quốc" w:date="2025-08-02T20:31:00Z">
        <w:r w:rsidR="00247B5D">
          <w:rPr>
            <w:rFonts w:ascii="Times New Roman" w:eastAsia="Times New Roman" w:hAnsi="Times New Roman" w:cs="Times New Roman"/>
            <w:sz w:val="26"/>
            <w:szCs w:val="26"/>
          </w:rPr>
          <w:t xml:space="preserve"> </w:t>
        </w:r>
      </w:ins>
      <w:ins w:id="987" w:author="Bùi Anh Quốc" w:date="2025-08-02T20:23:00Z">
        <w:r w:rsidRPr="00247B5D">
          <w:rPr>
            <w:rFonts w:ascii="Times New Roman" w:eastAsia="Times New Roman" w:hAnsi="Times New Roman" w:cs="Times New Roman"/>
            <w:sz w:val="26"/>
            <w:szCs w:val="26"/>
            <w:rPrChange w:id="988" w:author="Bùi Anh Quốc" w:date="2025-08-02T20:29:00Z">
              <w:rPr>
                <w:rFonts w:eastAsia="Times New Roman"/>
              </w:rPr>
            </w:rPrChange>
          </w:rPr>
          <w:t>Bạn có gặp khó khăn trong việc phối hợp với các bộ phận khác (ví dụ: Sales, IT) trong quá trình triển khai chiến dịch không? Nếu có, thường là gì?</w:t>
        </w:r>
      </w:ins>
    </w:p>
    <w:p w14:paraId="6ADCDDA2" w14:textId="73A84307" w:rsidR="00E60C68" w:rsidRPr="00247B5D" w:rsidRDefault="00E60C68">
      <w:pPr>
        <w:jc w:val="both"/>
        <w:rPr>
          <w:ins w:id="989" w:author="Bùi Anh Quốc" w:date="2025-08-02T20:23:00Z"/>
          <w:rFonts w:ascii="Times New Roman" w:eastAsia="Times New Roman" w:hAnsi="Times New Roman" w:cs="Times New Roman"/>
          <w:sz w:val="26"/>
          <w:szCs w:val="26"/>
          <w:rPrChange w:id="990" w:author="Bùi Anh Quốc" w:date="2025-08-02T20:29:00Z">
            <w:rPr>
              <w:ins w:id="991" w:author="Bùi Anh Quốc" w:date="2025-08-02T20:23:00Z"/>
              <w:rFonts w:eastAsia="Times New Roman"/>
            </w:rPr>
          </w:rPrChange>
        </w:rPr>
        <w:pPrChange w:id="992" w:author="Bùi Anh Quốc" w:date="2025-08-02T20:29:00Z">
          <w:pPr/>
        </w:pPrChange>
      </w:pPr>
      <w:ins w:id="993" w:author="Bùi Anh Quốc" w:date="2025-08-02T20:23:00Z">
        <w:r w:rsidRPr="00247B5D">
          <w:rPr>
            <w:rFonts w:ascii="Times New Roman" w:eastAsia="Times New Roman" w:hAnsi="Times New Roman" w:cs="Times New Roman"/>
            <w:sz w:val="26"/>
            <w:szCs w:val="26"/>
            <w:rPrChange w:id="994" w:author="Bùi Anh Quốc" w:date="2025-08-02T20:29:00Z">
              <w:rPr>
                <w:rFonts w:eastAsia="Times New Roman"/>
              </w:rPr>
            </w:rPrChange>
          </w:rPr>
          <w:t>5.</w:t>
        </w:r>
      </w:ins>
      <w:ins w:id="995" w:author="Bùi Anh Quốc" w:date="2025-08-02T20:31:00Z">
        <w:r w:rsidR="00247B5D">
          <w:rPr>
            <w:rFonts w:ascii="Times New Roman" w:eastAsia="Times New Roman" w:hAnsi="Times New Roman" w:cs="Times New Roman"/>
            <w:sz w:val="26"/>
            <w:szCs w:val="26"/>
          </w:rPr>
          <w:t xml:space="preserve"> </w:t>
        </w:r>
      </w:ins>
      <w:ins w:id="996" w:author="Bùi Anh Quốc" w:date="2025-08-02T20:23:00Z">
        <w:r w:rsidRPr="00247B5D">
          <w:rPr>
            <w:rFonts w:ascii="Times New Roman" w:eastAsia="Times New Roman" w:hAnsi="Times New Roman" w:cs="Times New Roman"/>
            <w:sz w:val="26"/>
            <w:szCs w:val="26"/>
            <w:rPrChange w:id="997" w:author="Bùi Anh Quốc" w:date="2025-08-02T20:29:00Z">
              <w:rPr>
                <w:rFonts w:eastAsia="Times New Roman"/>
              </w:rPr>
            </w:rPrChange>
          </w:rPr>
          <w:t>Theo bạn, bước nào trong quy trình quản lý chiến dịch marketing là đang mất thời gian nhất và ít hiệu quả nhất? Vì sao?</w:t>
        </w:r>
      </w:ins>
    </w:p>
    <w:p w14:paraId="362F718F" w14:textId="0E83DC54" w:rsidR="00E60C68" w:rsidRPr="00247B5D" w:rsidRDefault="00E60C68">
      <w:pPr>
        <w:jc w:val="both"/>
        <w:rPr>
          <w:ins w:id="998" w:author="Bùi Anh Quốc" w:date="2025-08-02T20:23:00Z"/>
          <w:rFonts w:ascii="Times New Roman" w:eastAsia="Times New Roman" w:hAnsi="Times New Roman" w:cs="Times New Roman"/>
          <w:sz w:val="26"/>
          <w:szCs w:val="26"/>
          <w:rPrChange w:id="999" w:author="Bùi Anh Quốc" w:date="2025-08-02T20:29:00Z">
            <w:rPr>
              <w:ins w:id="1000" w:author="Bùi Anh Quốc" w:date="2025-08-02T20:23:00Z"/>
              <w:rFonts w:eastAsia="Times New Roman"/>
            </w:rPr>
          </w:rPrChange>
        </w:rPr>
        <w:pPrChange w:id="1001" w:author="Bùi Anh Quốc" w:date="2025-08-02T20:29:00Z">
          <w:pPr/>
        </w:pPrChange>
      </w:pPr>
      <w:ins w:id="1002" w:author="Bùi Anh Quốc" w:date="2025-08-02T20:23:00Z">
        <w:r w:rsidRPr="00247B5D">
          <w:rPr>
            <w:rFonts w:ascii="Times New Roman" w:eastAsia="Times New Roman" w:hAnsi="Times New Roman" w:cs="Times New Roman"/>
            <w:sz w:val="26"/>
            <w:szCs w:val="26"/>
            <w:rPrChange w:id="1003" w:author="Bùi Anh Quốc" w:date="2025-08-02T20:29:00Z">
              <w:rPr>
                <w:rFonts w:eastAsia="Times New Roman"/>
              </w:rPr>
            </w:rPrChange>
          </w:rPr>
          <w:t>6.</w:t>
        </w:r>
      </w:ins>
      <w:ins w:id="1004" w:author="Bùi Anh Quốc" w:date="2025-08-02T20:31:00Z">
        <w:r w:rsidR="00247B5D">
          <w:rPr>
            <w:rFonts w:ascii="Times New Roman" w:eastAsia="Times New Roman" w:hAnsi="Times New Roman" w:cs="Times New Roman"/>
            <w:sz w:val="26"/>
            <w:szCs w:val="26"/>
          </w:rPr>
          <w:t xml:space="preserve"> </w:t>
        </w:r>
      </w:ins>
      <w:ins w:id="1005" w:author="Bùi Anh Quốc" w:date="2025-08-02T20:23:00Z">
        <w:r w:rsidRPr="00247B5D">
          <w:rPr>
            <w:rFonts w:ascii="Times New Roman" w:eastAsia="Times New Roman" w:hAnsi="Times New Roman" w:cs="Times New Roman"/>
            <w:sz w:val="26"/>
            <w:szCs w:val="26"/>
            <w:rPrChange w:id="1006" w:author="Bùi Anh Quốc" w:date="2025-08-02T20:29:00Z">
              <w:rPr>
                <w:rFonts w:eastAsia="Times New Roman"/>
              </w:rPr>
            </w:rPrChange>
          </w:rPr>
          <w:t>Bạn cảm thấy bước xử lý nào trong quy trình quản lý chiến dịch marketing này là “bất hợp lý” hoặc gây phiền toái nhất?</w:t>
        </w:r>
      </w:ins>
    </w:p>
    <w:p w14:paraId="55245AEE" w14:textId="0063C4DC" w:rsidR="00E60C68" w:rsidRPr="00247B5D" w:rsidRDefault="00E60C68">
      <w:pPr>
        <w:jc w:val="both"/>
        <w:rPr>
          <w:ins w:id="1007" w:author="Bùi Anh Quốc" w:date="2025-08-02T20:23:00Z"/>
          <w:rFonts w:ascii="Times New Roman" w:eastAsia="Times New Roman" w:hAnsi="Times New Roman" w:cs="Times New Roman"/>
          <w:sz w:val="26"/>
          <w:szCs w:val="26"/>
          <w:rPrChange w:id="1008" w:author="Bùi Anh Quốc" w:date="2025-08-02T20:29:00Z">
            <w:rPr>
              <w:ins w:id="1009" w:author="Bùi Anh Quốc" w:date="2025-08-02T20:23:00Z"/>
              <w:rFonts w:eastAsia="Times New Roman"/>
            </w:rPr>
          </w:rPrChange>
        </w:rPr>
        <w:pPrChange w:id="1010" w:author="Bùi Anh Quốc" w:date="2025-08-02T20:29:00Z">
          <w:pPr/>
        </w:pPrChange>
      </w:pPr>
      <w:ins w:id="1011" w:author="Bùi Anh Quốc" w:date="2025-08-02T20:23:00Z">
        <w:r w:rsidRPr="00247B5D">
          <w:rPr>
            <w:rFonts w:ascii="Times New Roman" w:eastAsia="Times New Roman" w:hAnsi="Times New Roman" w:cs="Times New Roman"/>
            <w:sz w:val="26"/>
            <w:szCs w:val="26"/>
            <w:rPrChange w:id="1012" w:author="Bùi Anh Quốc" w:date="2025-08-02T20:29:00Z">
              <w:rPr>
                <w:rFonts w:eastAsia="Times New Roman"/>
              </w:rPr>
            </w:rPrChange>
          </w:rPr>
          <w:t>7.</w:t>
        </w:r>
      </w:ins>
      <w:ins w:id="1013" w:author="Bùi Anh Quốc" w:date="2025-08-02T20:31:00Z">
        <w:r w:rsidR="00247B5D">
          <w:rPr>
            <w:rFonts w:ascii="Times New Roman" w:eastAsia="Times New Roman" w:hAnsi="Times New Roman" w:cs="Times New Roman"/>
            <w:sz w:val="26"/>
            <w:szCs w:val="26"/>
          </w:rPr>
          <w:t xml:space="preserve"> </w:t>
        </w:r>
      </w:ins>
      <w:ins w:id="1014" w:author="Bùi Anh Quốc" w:date="2025-08-02T20:23:00Z">
        <w:r w:rsidRPr="00247B5D">
          <w:rPr>
            <w:rFonts w:ascii="Times New Roman" w:eastAsia="Times New Roman" w:hAnsi="Times New Roman" w:cs="Times New Roman"/>
            <w:sz w:val="26"/>
            <w:szCs w:val="26"/>
            <w:rPrChange w:id="1015" w:author="Bùi Anh Quốc" w:date="2025-08-02T20:29:00Z">
              <w:rPr>
                <w:rFonts w:eastAsia="Times New Roman"/>
              </w:rPr>
            </w:rPrChange>
          </w:rPr>
          <w:t>Nếu có quyền thay đổi 1 điểm trong quy trình quản lý chiến dịch marketing, bạn sẽ thay đổi điều gì đầu tiên? Vì sao?</w:t>
        </w:r>
      </w:ins>
    </w:p>
    <w:p w14:paraId="6EC15073" w14:textId="36B95E4F" w:rsidR="00E60C68" w:rsidRPr="00247B5D" w:rsidRDefault="00E60C68">
      <w:pPr>
        <w:jc w:val="both"/>
        <w:rPr>
          <w:ins w:id="1016" w:author="Bùi Anh Quốc" w:date="2025-08-02T20:23:00Z"/>
          <w:rFonts w:ascii="Times New Roman" w:eastAsia="Times New Roman" w:hAnsi="Times New Roman" w:cs="Times New Roman"/>
          <w:sz w:val="26"/>
          <w:szCs w:val="26"/>
          <w:rPrChange w:id="1017" w:author="Bùi Anh Quốc" w:date="2025-08-02T20:29:00Z">
            <w:rPr>
              <w:ins w:id="1018" w:author="Bùi Anh Quốc" w:date="2025-08-02T20:23:00Z"/>
              <w:rFonts w:eastAsia="Times New Roman"/>
            </w:rPr>
          </w:rPrChange>
        </w:rPr>
        <w:pPrChange w:id="1019" w:author="Bùi Anh Quốc" w:date="2025-08-02T20:29:00Z">
          <w:pPr/>
        </w:pPrChange>
      </w:pPr>
      <w:ins w:id="1020" w:author="Bùi Anh Quốc" w:date="2025-08-02T20:23:00Z">
        <w:r w:rsidRPr="00247B5D">
          <w:rPr>
            <w:rFonts w:ascii="Times New Roman" w:eastAsia="Times New Roman" w:hAnsi="Times New Roman" w:cs="Times New Roman"/>
            <w:sz w:val="26"/>
            <w:szCs w:val="26"/>
            <w:rPrChange w:id="1021" w:author="Bùi Anh Quốc" w:date="2025-08-02T20:29:00Z">
              <w:rPr>
                <w:rFonts w:eastAsia="Times New Roman"/>
              </w:rPr>
            </w:rPrChange>
          </w:rPr>
          <w:t>8.</w:t>
        </w:r>
      </w:ins>
      <w:ins w:id="1022" w:author="Bùi Anh Quốc" w:date="2025-08-02T20:31:00Z">
        <w:r w:rsidR="00247B5D">
          <w:rPr>
            <w:rFonts w:ascii="Times New Roman" w:eastAsia="Times New Roman" w:hAnsi="Times New Roman" w:cs="Times New Roman"/>
            <w:sz w:val="26"/>
            <w:szCs w:val="26"/>
          </w:rPr>
          <w:t xml:space="preserve"> </w:t>
        </w:r>
      </w:ins>
      <w:ins w:id="1023" w:author="Bùi Anh Quốc" w:date="2025-08-02T20:23:00Z">
        <w:r w:rsidRPr="00247B5D">
          <w:rPr>
            <w:rFonts w:ascii="Times New Roman" w:eastAsia="Times New Roman" w:hAnsi="Times New Roman" w:cs="Times New Roman"/>
            <w:sz w:val="26"/>
            <w:szCs w:val="26"/>
            <w:rPrChange w:id="1024" w:author="Bùi Anh Quốc" w:date="2025-08-02T20:29:00Z">
              <w:rPr>
                <w:rFonts w:eastAsia="Times New Roman"/>
              </w:rPr>
            </w:rPrChange>
          </w:rPr>
          <w:t>Hãy kể lại một trường hợp chiến dịch marketing đặc biệt mà bạn đã xử lý (ví dụ: rất thành công, gặp sự cố lớn, yêu cầu gấp).</w:t>
        </w:r>
      </w:ins>
    </w:p>
    <w:p w14:paraId="09382C83" w14:textId="4A0ED976" w:rsidR="00E60C68" w:rsidRPr="00247B5D" w:rsidRDefault="00E60C68">
      <w:pPr>
        <w:jc w:val="both"/>
        <w:rPr>
          <w:ins w:id="1025" w:author="Bùi Anh Quốc" w:date="2025-08-02T20:23:00Z"/>
          <w:rFonts w:ascii="Times New Roman" w:eastAsia="Times New Roman" w:hAnsi="Times New Roman" w:cs="Times New Roman"/>
          <w:sz w:val="26"/>
          <w:szCs w:val="26"/>
          <w:rPrChange w:id="1026" w:author="Bùi Anh Quốc" w:date="2025-08-02T20:29:00Z">
            <w:rPr>
              <w:ins w:id="1027" w:author="Bùi Anh Quốc" w:date="2025-08-02T20:23:00Z"/>
              <w:rFonts w:eastAsia="Times New Roman"/>
            </w:rPr>
          </w:rPrChange>
        </w:rPr>
        <w:pPrChange w:id="1028" w:author="Bùi Anh Quốc" w:date="2025-08-02T20:29:00Z">
          <w:pPr/>
        </w:pPrChange>
      </w:pPr>
      <w:ins w:id="1029" w:author="Bùi Anh Quốc" w:date="2025-08-02T20:23:00Z">
        <w:r w:rsidRPr="00247B5D">
          <w:rPr>
            <w:rFonts w:ascii="Times New Roman" w:eastAsia="Times New Roman" w:hAnsi="Times New Roman" w:cs="Times New Roman"/>
            <w:sz w:val="26"/>
            <w:szCs w:val="26"/>
            <w:rPrChange w:id="1030" w:author="Bùi Anh Quốc" w:date="2025-08-02T20:29:00Z">
              <w:rPr>
                <w:rFonts w:eastAsia="Times New Roman"/>
              </w:rPr>
            </w:rPrChange>
          </w:rPr>
          <w:t>9.</w:t>
        </w:r>
      </w:ins>
      <w:ins w:id="1031" w:author="Bùi Anh Quốc" w:date="2025-08-02T20:31:00Z">
        <w:r w:rsidR="00247B5D">
          <w:rPr>
            <w:rFonts w:ascii="Times New Roman" w:eastAsia="Times New Roman" w:hAnsi="Times New Roman" w:cs="Times New Roman"/>
            <w:sz w:val="26"/>
            <w:szCs w:val="26"/>
          </w:rPr>
          <w:t xml:space="preserve"> </w:t>
        </w:r>
      </w:ins>
      <w:ins w:id="1032" w:author="Bùi Anh Quốc" w:date="2025-08-02T20:23:00Z">
        <w:r w:rsidRPr="00247B5D">
          <w:rPr>
            <w:rFonts w:ascii="Times New Roman" w:eastAsia="Times New Roman" w:hAnsi="Times New Roman" w:cs="Times New Roman"/>
            <w:sz w:val="26"/>
            <w:szCs w:val="26"/>
            <w:rPrChange w:id="1033" w:author="Bùi Anh Quốc" w:date="2025-08-02T20:29:00Z">
              <w:rPr>
                <w:rFonts w:eastAsia="Times New Roman"/>
              </w:rPr>
            </w:rPrChange>
          </w:rPr>
          <w:t>Có lúc nào bạn phải làm lại công việc trong chiến dịch do thông tin thiếu hoặc sai sót từ bộ phận khác không?</w:t>
        </w:r>
      </w:ins>
    </w:p>
    <w:p w14:paraId="4B10643F" w14:textId="00800365" w:rsidR="00E60C68" w:rsidRPr="00247B5D" w:rsidRDefault="00E60C68">
      <w:pPr>
        <w:jc w:val="both"/>
        <w:rPr>
          <w:ins w:id="1034" w:author="Bùi Anh Quốc" w:date="2025-08-02T20:23:00Z"/>
          <w:rFonts w:ascii="Times New Roman" w:eastAsia="Times New Roman" w:hAnsi="Times New Roman" w:cs="Times New Roman"/>
          <w:sz w:val="26"/>
          <w:szCs w:val="26"/>
          <w:rPrChange w:id="1035" w:author="Bùi Anh Quốc" w:date="2025-08-02T20:29:00Z">
            <w:rPr>
              <w:ins w:id="1036" w:author="Bùi Anh Quốc" w:date="2025-08-02T20:23:00Z"/>
              <w:rFonts w:eastAsia="Times New Roman"/>
            </w:rPr>
          </w:rPrChange>
        </w:rPr>
        <w:pPrChange w:id="1037" w:author="Bùi Anh Quốc" w:date="2025-08-02T20:29:00Z">
          <w:pPr/>
        </w:pPrChange>
      </w:pPr>
      <w:ins w:id="1038" w:author="Bùi Anh Quốc" w:date="2025-08-02T20:23:00Z">
        <w:r w:rsidRPr="00247B5D">
          <w:rPr>
            <w:rFonts w:ascii="Times New Roman" w:eastAsia="Times New Roman" w:hAnsi="Times New Roman" w:cs="Times New Roman"/>
            <w:sz w:val="26"/>
            <w:szCs w:val="26"/>
            <w:rPrChange w:id="1039" w:author="Bùi Anh Quốc" w:date="2025-08-02T20:29:00Z">
              <w:rPr>
                <w:rFonts w:eastAsia="Times New Roman"/>
              </w:rPr>
            </w:rPrChange>
          </w:rPr>
          <w:t>10.</w:t>
        </w:r>
      </w:ins>
      <w:ins w:id="1040" w:author="Bùi Anh Quốc" w:date="2025-08-02T20:31:00Z">
        <w:r w:rsidR="00247B5D">
          <w:rPr>
            <w:rFonts w:ascii="Times New Roman" w:eastAsia="Times New Roman" w:hAnsi="Times New Roman" w:cs="Times New Roman"/>
            <w:sz w:val="26"/>
            <w:szCs w:val="26"/>
          </w:rPr>
          <w:t xml:space="preserve"> </w:t>
        </w:r>
      </w:ins>
      <w:ins w:id="1041" w:author="Bùi Anh Quốc" w:date="2025-08-02T20:23:00Z">
        <w:r w:rsidRPr="00247B5D">
          <w:rPr>
            <w:rFonts w:ascii="Times New Roman" w:eastAsia="Times New Roman" w:hAnsi="Times New Roman" w:cs="Times New Roman"/>
            <w:sz w:val="26"/>
            <w:szCs w:val="26"/>
            <w:rPrChange w:id="1042" w:author="Bùi Anh Quốc" w:date="2025-08-02T20:29:00Z">
              <w:rPr>
                <w:rFonts w:eastAsia="Times New Roman"/>
              </w:rPr>
            </w:rPrChange>
          </w:rPr>
          <w:t>Bạn có mong muốn hoặc ý tưởng nào để giúp quy trình quản lý chiến dịch marketing nhanh hơn hoặc dễ dàng hơn?</w:t>
        </w:r>
      </w:ins>
    </w:p>
    <w:p w14:paraId="4EE2A9BD" w14:textId="77777777" w:rsidR="00E60C68" w:rsidRPr="00247B5D" w:rsidRDefault="00E60C68">
      <w:pPr>
        <w:jc w:val="both"/>
        <w:rPr>
          <w:ins w:id="1043" w:author="Bùi Anh Quốc" w:date="2025-08-02T20:23:00Z"/>
          <w:rFonts w:ascii="Times New Roman" w:eastAsia="Times New Roman" w:hAnsi="Times New Roman" w:cs="Times New Roman"/>
          <w:sz w:val="26"/>
          <w:szCs w:val="26"/>
          <w:rPrChange w:id="1044" w:author="Bùi Anh Quốc" w:date="2025-08-02T20:29:00Z">
            <w:rPr>
              <w:ins w:id="1045" w:author="Bùi Anh Quốc" w:date="2025-08-02T20:23:00Z"/>
              <w:rFonts w:eastAsia="Times New Roman"/>
            </w:rPr>
          </w:rPrChange>
        </w:rPr>
        <w:pPrChange w:id="1046" w:author="Bùi Anh Quốc" w:date="2025-08-02T20:29:00Z">
          <w:pPr/>
        </w:pPrChange>
      </w:pPr>
    </w:p>
    <w:p w14:paraId="6896A43B" w14:textId="77777777" w:rsidR="00E60C68" w:rsidRPr="00247B5D" w:rsidRDefault="00E60C68">
      <w:pPr>
        <w:jc w:val="both"/>
        <w:rPr>
          <w:ins w:id="1047" w:author="Bùi Anh Quốc" w:date="2025-08-02T20:23:00Z"/>
          <w:rFonts w:ascii="Times New Roman" w:eastAsia="Times New Roman" w:hAnsi="Times New Roman" w:cs="Times New Roman"/>
          <w:sz w:val="26"/>
          <w:szCs w:val="26"/>
          <w:rPrChange w:id="1048" w:author="Bùi Anh Quốc" w:date="2025-08-02T20:29:00Z">
            <w:rPr>
              <w:ins w:id="1049" w:author="Bùi Anh Quốc" w:date="2025-08-02T20:23:00Z"/>
              <w:rFonts w:eastAsia="Times New Roman"/>
            </w:rPr>
          </w:rPrChange>
        </w:rPr>
        <w:pPrChange w:id="1050" w:author="Bùi Anh Quốc" w:date="2025-08-02T20:29:00Z">
          <w:pPr/>
        </w:pPrChange>
      </w:pPr>
      <w:ins w:id="1051" w:author="Bùi Anh Quốc" w:date="2025-08-02T20:23:00Z">
        <w:r w:rsidRPr="00247B5D">
          <w:rPr>
            <w:rFonts w:ascii="Times New Roman" w:eastAsia="Times New Roman" w:hAnsi="Times New Roman" w:cs="Times New Roman"/>
            <w:sz w:val="26"/>
            <w:szCs w:val="26"/>
            <w:rPrChange w:id="1052" w:author="Bùi Anh Quốc" w:date="2025-08-02T20:29:00Z">
              <w:rPr>
                <w:rFonts w:eastAsia="Times New Roman"/>
              </w:rPr>
            </w:rPrChange>
          </w:rPr>
          <w:lastRenderedPageBreak/>
          <w:t>10 câu hỏi định lượng</w:t>
        </w:r>
      </w:ins>
    </w:p>
    <w:p w14:paraId="76274CD6" w14:textId="77777777" w:rsidR="00E60C68" w:rsidRPr="00247B5D" w:rsidRDefault="00E60C68">
      <w:pPr>
        <w:jc w:val="both"/>
        <w:rPr>
          <w:ins w:id="1053" w:author="Bùi Anh Quốc" w:date="2025-08-02T20:23:00Z"/>
          <w:rFonts w:ascii="Times New Roman" w:eastAsia="Times New Roman" w:hAnsi="Times New Roman" w:cs="Times New Roman"/>
          <w:sz w:val="26"/>
          <w:szCs w:val="26"/>
          <w:rPrChange w:id="1054" w:author="Bùi Anh Quốc" w:date="2025-08-02T20:29:00Z">
            <w:rPr>
              <w:ins w:id="1055" w:author="Bùi Anh Quốc" w:date="2025-08-02T20:23:00Z"/>
              <w:rFonts w:eastAsia="Times New Roman"/>
            </w:rPr>
          </w:rPrChange>
        </w:rPr>
        <w:pPrChange w:id="1056" w:author="Bùi Anh Quốc" w:date="2025-08-02T20:29:00Z">
          <w:pPr/>
        </w:pPrChange>
      </w:pPr>
    </w:p>
    <w:p w14:paraId="5CBBB30A" w14:textId="0310F373" w:rsidR="00E60C68" w:rsidRPr="00247B5D" w:rsidRDefault="00E60C68">
      <w:pPr>
        <w:jc w:val="both"/>
        <w:rPr>
          <w:ins w:id="1057" w:author="Bùi Anh Quốc" w:date="2025-08-02T20:23:00Z"/>
          <w:rFonts w:ascii="Times New Roman" w:eastAsia="Times New Roman" w:hAnsi="Times New Roman" w:cs="Times New Roman"/>
          <w:sz w:val="26"/>
          <w:szCs w:val="26"/>
          <w:rPrChange w:id="1058" w:author="Bùi Anh Quốc" w:date="2025-08-02T20:29:00Z">
            <w:rPr>
              <w:ins w:id="1059" w:author="Bùi Anh Quốc" w:date="2025-08-02T20:23:00Z"/>
              <w:rFonts w:eastAsia="Times New Roman"/>
            </w:rPr>
          </w:rPrChange>
        </w:rPr>
        <w:pPrChange w:id="1060" w:author="Bùi Anh Quốc" w:date="2025-08-02T20:29:00Z">
          <w:pPr/>
        </w:pPrChange>
      </w:pPr>
      <w:ins w:id="1061" w:author="Bùi Anh Quốc" w:date="2025-08-02T20:23:00Z">
        <w:r w:rsidRPr="00247B5D">
          <w:rPr>
            <w:rFonts w:ascii="Times New Roman" w:eastAsia="Times New Roman" w:hAnsi="Times New Roman" w:cs="Times New Roman"/>
            <w:sz w:val="26"/>
            <w:szCs w:val="26"/>
            <w:rPrChange w:id="1062" w:author="Bùi Anh Quốc" w:date="2025-08-02T20:29:00Z">
              <w:rPr>
                <w:rFonts w:eastAsia="Times New Roman"/>
              </w:rPr>
            </w:rPrChange>
          </w:rPr>
          <w:t>1.</w:t>
        </w:r>
      </w:ins>
      <w:ins w:id="1063" w:author="Bùi Anh Quốc" w:date="2025-08-02T20:31:00Z">
        <w:r w:rsidR="00247B5D">
          <w:rPr>
            <w:rFonts w:ascii="Times New Roman" w:eastAsia="Times New Roman" w:hAnsi="Times New Roman" w:cs="Times New Roman"/>
            <w:sz w:val="26"/>
            <w:szCs w:val="26"/>
          </w:rPr>
          <w:t xml:space="preserve"> </w:t>
        </w:r>
      </w:ins>
      <w:ins w:id="1064" w:author="Bùi Anh Quốc" w:date="2025-08-02T20:23:00Z">
        <w:r w:rsidRPr="00247B5D">
          <w:rPr>
            <w:rFonts w:ascii="Times New Roman" w:eastAsia="Times New Roman" w:hAnsi="Times New Roman" w:cs="Times New Roman"/>
            <w:sz w:val="26"/>
            <w:szCs w:val="26"/>
            <w:rPrChange w:id="1065" w:author="Bùi Anh Quốc" w:date="2025-08-02T20:29:00Z">
              <w:rPr>
                <w:rFonts w:eastAsia="Times New Roman"/>
              </w:rPr>
            </w:rPrChange>
          </w:rPr>
          <w:t>Bạn đánh giá mức độ hài lòng chung của bạn với quy trình quản lý chiến dịch marketing hiện tại ở mức nào (thang điểm 1-10)?</w:t>
        </w:r>
      </w:ins>
    </w:p>
    <w:p w14:paraId="27D065DE" w14:textId="21ACF031" w:rsidR="00E60C68" w:rsidRPr="00247B5D" w:rsidRDefault="00E60C68">
      <w:pPr>
        <w:jc w:val="both"/>
        <w:rPr>
          <w:ins w:id="1066" w:author="Bùi Anh Quốc" w:date="2025-08-02T20:23:00Z"/>
          <w:rFonts w:ascii="Times New Roman" w:eastAsia="Times New Roman" w:hAnsi="Times New Roman" w:cs="Times New Roman"/>
          <w:sz w:val="26"/>
          <w:szCs w:val="26"/>
          <w:rPrChange w:id="1067" w:author="Bùi Anh Quốc" w:date="2025-08-02T20:29:00Z">
            <w:rPr>
              <w:ins w:id="1068" w:author="Bùi Anh Quốc" w:date="2025-08-02T20:23:00Z"/>
              <w:rFonts w:eastAsia="Times New Roman"/>
            </w:rPr>
          </w:rPrChange>
        </w:rPr>
        <w:pPrChange w:id="1069" w:author="Bùi Anh Quốc" w:date="2025-08-02T20:29:00Z">
          <w:pPr/>
        </w:pPrChange>
      </w:pPr>
      <w:ins w:id="1070" w:author="Bùi Anh Quốc" w:date="2025-08-02T20:23:00Z">
        <w:r w:rsidRPr="00247B5D">
          <w:rPr>
            <w:rFonts w:ascii="Times New Roman" w:eastAsia="Times New Roman" w:hAnsi="Times New Roman" w:cs="Times New Roman"/>
            <w:sz w:val="26"/>
            <w:szCs w:val="26"/>
            <w:rPrChange w:id="1071" w:author="Bùi Anh Quốc" w:date="2025-08-02T20:29:00Z">
              <w:rPr>
                <w:rFonts w:eastAsia="Times New Roman"/>
              </w:rPr>
            </w:rPrChange>
          </w:rPr>
          <w:t>2.</w:t>
        </w:r>
      </w:ins>
      <w:ins w:id="1072" w:author="Bùi Anh Quốc" w:date="2025-08-02T20:31:00Z">
        <w:r w:rsidR="00247B5D">
          <w:rPr>
            <w:rFonts w:ascii="Times New Roman" w:eastAsia="Times New Roman" w:hAnsi="Times New Roman" w:cs="Times New Roman"/>
            <w:sz w:val="26"/>
            <w:szCs w:val="26"/>
          </w:rPr>
          <w:t xml:space="preserve"> </w:t>
        </w:r>
      </w:ins>
      <w:ins w:id="1073" w:author="Bùi Anh Quốc" w:date="2025-08-02T20:23:00Z">
        <w:r w:rsidRPr="00247B5D">
          <w:rPr>
            <w:rFonts w:ascii="Times New Roman" w:eastAsia="Times New Roman" w:hAnsi="Times New Roman" w:cs="Times New Roman"/>
            <w:sz w:val="26"/>
            <w:szCs w:val="26"/>
            <w:rPrChange w:id="1074" w:author="Bùi Anh Quốc" w:date="2025-08-02T20:29:00Z">
              <w:rPr>
                <w:rFonts w:eastAsia="Times New Roman"/>
              </w:rPr>
            </w:rPrChange>
          </w:rPr>
          <w:t>Tần suất phát sinh lỗi trong việc tạo nội dung hoặc thiết lập quảng cáo trung bình là bao nhiêu phần trăm?</w:t>
        </w:r>
      </w:ins>
    </w:p>
    <w:p w14:paraId="00E0CA52" w14:textId="1B6108CB" w:rsidR="00E60C68" w:rsidRPr="00247B5D" w:rsidRDefault="00E60C68">
      <w:pPr>
        <w:jc w:val="both"/>
        <w:rPr>
          <w:ins w:id="1075" w:author="Bùi Anh Quốc" w:date="2025-08-02T20:23:00Z"/>
          <w:rFonts w:ascii="Times New Roman" w:eastAsia="Times New Roman" w:hAnsi="Times New Roman" w:cs="Times New Roman"/>
          <w:sz w:val="26"/>
          <w:szCs w:val="26"/>
          <w:rPrChange w:id="1076" w:author="Bùi Anh Quốc" w:date="2025-08-02T20:29:00Z">
            <w:rPr>
              <w:ins w:id="1077" w:author="Bùi Anh Quốc" w:date="2025-08-02T20:23:00Z"/>
              <w:rFonts w:eastAsia="Times New Roman"/>
            </w:rPr>
          </w:rPrChange>
        </w:rPr>
        <w:pPrChange w:id="1078" w:author="Bùi Anh Quốc" w:date="2025-08-02T20:29:00Z">
          <w:pPr/>
        </w:pPrChange>
      </w:pPr>
      <w:ins w:id="1079" w:author="Bùi Anh Quốc" w:date="2025-08-02T20:23:00Z">
        <w:r w:rsidRPr="00247B5D">
          <w:rPr>
            <w:rFonts w:ascii="Times New Roman" w:eastAsia="Times New Roman" w:hAnsi="Times New Roman" w:cs="Times New Roman"/>
            <w:sz w:val="26"/>
            <w:szCs w:val="26"/>
            <w:rPrChange w:id="1080" w:author="Bùi Anh Quốc" w:date="2025-08-02T20:29:00Z">
              <w:rPr>
                <w:rFonts w:eastAsia="Times New Roman"/>
              </w:rPr>
            </w:rPrChange>
          </w:rPr>
          <w:t>3.</w:t>
        </w:r>
      </w:ins>
      <w:ins w:id="1081" w:author="Bùi Anh Quốc" w:date="2025-08-02T20:31:00Z">
        <w:r w:rsidR="00247B5D">
          <w:rPr>
            <w:rFonts w:ascii="Times New Roman" w:eastAsia="Times New Roman" w:hAnsi="Times New Roman" w:cs="Times New Roman"/>
            <w:sz w:val="26"/>
            <w:szCs w:val="26"/>
          </w:rPr>
          <w:t xml:space="preserve"> </w:t>
        </w:r>
      </w:ins>
      <w:ins w:id="1082" w:author="Bùi Anh Quốc" w:date="2025-08-02T20:23:00Z">
        <w:r w:rsidRPr="00247B5D">
          <w:rPr>
            <w:rFonts w:ascii="Times New Roman" w:eastAsia="Times New Roman" w:hAnsi="Times New Roman" w:cs="Times New Roman"/>
            <w:sz w:val="26"/>
            <w:szCs w:val="26"/>
            <w:rPrChange w:id="1083" w:author="Bùi Anh Quốc" w:date="2025-08-02T20:29:00Z">
              <w:rPr>
                <w:rFonts w:eastAsia="Times New Roman"/>
              </w:rPr>
            </w:rPrChange>
          </w:rPr>
          <w:t>Bạn cảm thấy quy trình hiện tại mất bao nhiêu phần trăm thời gian cho các bước không tạo giá trị (chờ đợi, chuyển thông tin, làm lại)?</w:t>
        </w:r>
      </w:ins>
    </w:p>
    <w:p w14:paraId="4ABE6901" w14:textId="7A70FE61" w:rsidR="00E60C68" w:rsidRPr="00247B5D" w:rsidRDefault="00E60C68">
      <w:pPr>
        <w:jc w:val="both"/>
        <w:rPr>
          <w:ins w:id="1084" w:author="Bùi Anh Quốc" w:date="2025-08-02T20:23:00Z"/>
          <w:rFonts w:ascii="Times New Roman" w:eastAsia="Times New Roman" w:hAnsi="Times New Roman" w:cs="Times New Roman"/>
          <w:sz w:val="26"/>
          <w:szCs w:val="26"/>
          <w:rPrChange w:id="1085" w:author="Bùi Anh Quốc" w:date="2025-08-02T20:29:00Z">
            <w:rPr>
              <w:ins w:id="1086" w:author="Bùi Anh Quốc" w:date="2025-08-02T20:23:00Z"/>
              <w:rFonts w:eastAsia="Times New Roman"/>
            </w:rPr>
          </w:rPrChange>
        </w:rPr>
        <w:pPrChange w:id="1087" w:author="Bùi Anh Quốc" w:date="2025-08-02T20:29:00Z">
          <w:pPr/>
        </w:pPrChange>
      </w:pPr>
      <w:ins w:id="1088" w:author="Bùi Anh Quốc" w:date="2025-08-02T20:23:00Z">
        <w:r w:rsidRPr="00247B5D">
          <w:rPr>
            <w:rFonts w:ascii="Times New Roman" w:eastAsia="Times New Roman" w:hAnsi="Times New Roman" w:cs="Times New Roman"/>
            <w:sz w:val="26"/>
            <w:szCs w:val="26"/>
            <w:rPrChange w:id="1089" w:author="Bùi Anh Quốc" w:date="2025-08-02T20:29:00Z">
              <w:rPr>
                <w:rFonts w:eastAsia="Times New Roman"/>
              </w:rPr>
            </w:rPrChange>
          </w:rPr>
          <w:t>4.</w:t>
        </w:r>
      </w:ins>
      <w:ins w:id="1090" w:author="Bùi Anh Quốc" w:date="2025-08-02T20:31:00Z">
        <w:r w:rsidR="00247B5D">
          <w:rPr>
            <w:rFonts w:ascii="Times New Roman" w:eastAsia="Times New Roman" w:hAnsi="Times New Roman" w:cs="Times New Roman"/>
            <w:sz w:val="26"/>
            <w:szCs w:val="26"/>
          </w:rPr>
          <w:t xml:space="preserve"> </w:t>
        </w:r>
      </w:ins>
      <w:ins w:id="1091" w:author="Bùi Anh Quốc" w:date="2025-08-02T20:23:00Z">
        <w:r w:rsidRPr="00247B5D">
          <w:rPr>
            <w:rFonts w:ascii="Times New Roman" w:eastAsia="Times New Roman" w:hAnsi="Times New Roman" w:cs="Times New Roman"/>
            <w:sz w:val="26"/>
            <w:szCs w:val="26"/>
            <w:rPrChange w:id="1092" w:author="Bùi Anh Quốc" w:date="2025-08-02T20:29:00Z">
              <w:rPr>
                <w:rFonts w:eastAsia="Times New Roman"/>
              </w:rPr>
            </w:rPrChange>
          </w:rPr>
          <w:t>Tỷ lệ chiến dịch phải điều chỉnh lại sau khi triển khai do lỗi ban đầu là bao nhiêu phần trăm?</w:t>
        </w:r>
      </w:ins>
    </w:p>
    <w:p w14:paraId="05CF3491" w14:textId="1947C418" w:rsidR="00E60C68" w:rsidRPr="00247B5D" w:rsidRDefault="00E60C68">
      <w:pPr>
        <w:jc w:val="both"/>
        <w:rPr>
          <w:ins w:id="1093" w:author="Bùi Anh Quốc" w:date="2025-08-02T20:23:00Z"/>
          <w:rFonts w:ascii="Times New Roman" w:eastAsia="Times New Roman" w:hAnsi="Times New Roman" w:cs="Times New Roman"/>
          <w:sz w:val="26"/>
          <w:szCs w:val="26"/>
          <w:rPrChange w:id="1094" w:author="Bùi Anh Quốc" w:date="2025-08-02T20:29:00Z">
            <w:rPr>
              <w:ins w:id="1095" w:author="Bùi Anh Quốc" w:date="2025-08-02T20:23:00Z"/>
              <w:rFonts w:eastAsia="Times New Roman"/>
            </w:rPr>
          </w:rPrChange>
        </w:rPr>
        <w:pPrChange w:id="1096" w:author="Bùi Anh Quốc" w:date="2025-08-02T20:29:00Z">
          <w:pPr/>
        </w:pPrChange>
      </w:pPr>
      <w:ins w:id="1097" w:author="Bùi Anh Quốc" w:date="2025-08-02T20:23:00Z">
        <w:r w:rsidRPr="00247B5D">
          <w:rPr>
            <w:rFonts w:ascii="Times New Roman" w:eastAsia="Times New Roman" w:hAnsi="Times New Roman" w:cs="Times New Roman"/>
            <w:sz w:val="26"/>
            <w:szCs w:val="26"/>
            <w:rPrChange w:id="1098" w:author="Bùi Anh Quốc" w:date="2025-08-02T20:29:00Z">
              <w:rPr>
                <w:rFonts w:eastAsia="Times New Roman"/>
              </w:rPr>
            </w:rPrChange>
          </w:rPr>
          <w:t>5.</w:t>
        </w:r>
      </w:ins>
      <w:ins w:id="1099" w:author="Bùi Anh Quốc" w:date="2025-08-02T20:31:00Z">
        <w:r w:rsidR="00247B5D">
          <w:rPr>
            <w:rFonts w:ascii="Times New Roman" w:eastAsia="Times New Roman" w:hAnsi="Times New Roman" w:cs="Times New Roman"/>
            <w:sz w:val="26"/>
            <w:szCs w:val="26"/>
          </w:rPr>
          <w:t xml:space="preserve"> </w:t>
        </w:r>
      </w:ins>
      <w:ins w:id="1100" w:author="Bùi Anh Quốc" w:date="2025-08-02T20:23:00Z">
        <w:r w:rsidRPr="00247B5D">
          <w:rPr>
            <w:rFonts w:ascii="Times New Roman" w:eastAsia="Times New Roman" w:hAnsi="Times New Roman" w:cs="Times New Roman"/>
            <w:sz w:val="26"/>
            <w:szCs w:val="26"/>
            <w:rPrChange w:id="1101" w:author="Bùi Anh Quốc" w:date="2025-08-02T20:29:00Z">
              <w:rPr>
                <w:rFonts w:eastAsia="Times New Roman"/>
              </w:rPr>
            </w:rPrChange>
          </w:rPr>
          <w:t>Bạn đánh giá mức độ phối hợp giữa các bộ phận (Marketing, Digital Marketing, Sales, IT) trong quy trình này ở mức nào (thang điểm 1-10)?</w:t>
        </w:r>
      </w:ins>
    </w:p>
    <w:p w14:paraId="79205E83" w14:textId="70628126" w:rsidR="00E60C68" w:rsidRPr="00247B5D" w:rsidRDefault="00E60C68">
      <w:pPr>
        <w:jc w:val="both"/>
        <w:rPr>
          <w:ins w:id="1102" w:author="Bùi Anh Quốc" w:date="2025-08-02T20:23:00Z"/>
          <w:rFonts w:ascii="Times New Roman" w:eastAsia="Times New Roman" w:hAnsi="Times New Roman" w:cs="Times New Roman"/>
          <w:sz w:val="26"/>
          <w:szCs w:val="26"/>
          <w:rPrChange w:id="1103" w:author="Bùi Anh Quốc" w:date="2025-08-02T20:29:00Z">
            <w:rPr>
              <w:ins w:id="1104" w:author="Bùi Anh Quốc" w:date="2025-08-02T20:23:00Z"/>
              <w:rFonts w:eastAsia="Times New Roman"/>
            </w:rPr>
          </w:rPrChange>
        </w:rPr>
        <w:pPrChange w:id="1105" w:author="Bùi Anh Quốc" w:date="2025-08-02T20:29:00Z">
          <w:pPr/>
        </w:pPrChange>
      </w:pPr>
      <w:ins w:id="1106" w:author="Bùi Anh Quốc" w:date="2025-08-02T20:23:00Z">
        <w:r w:rsidRPr="00247B5D">
          <w:rPr>
            <w:rFonts w:ascii="Times New Roman" w:eastAsia="Times New Roman" w:hAnsi="Times New Roman" w:cs="Times New Roman"/>
            <w:sz w:val="26"/>
            <w:szCs w:val="26"/>
            <w:rPrChange w:id="1107" w:author="Bùi Anh Quốc" w:date="2025-08-02T20:29:00Z">
              <w:rPr>
                <w:rFonts w:eastAsia="Times New Roman"/>
              </w:rPr>
            </w:rPrChange>
          </w:rPr>
          <w:t>6.</w:t>
        </w:r>
      </w:ins>
      <w:ins w:id="1108" w:author="Bùi Anh Quốc" w:date="2025-08-02T20:31:00Z">
        <w:r w:rsidR="00247B5D">
          <w:rPr>
            <w:rFonts w:ascii="Times New Roman" w:eastAsia="Times New Roman" w:hAnsi="Times New Roman" w:cs="Times New Roman"/>
            <w:sz w:val="26"/>
            <w:szCs w:val="26"/>
          </w:rPr>
          <w:t xml:space="preserve"> </w:t>
        </w:r>
      </w:ins>
      <w:ins w:id="1109" w:author="Bùi Anh Quốc" w:date="2025-08-02T20:23:00Z">
        <w:r w:rsidRPr="00247B5D">
          <w:rPr>
            <w:rFonts w:ascii="Times New Roman" w:eastAsia="Times New Roman" w:hAnsi="Times New Roman" w:cs="Times New Roman"/>
            <w:sz w:val="26"/>
            <w:szCs w:val="26"/>
            <w:rPrChange w:id="1110" w:author="Bùi Anh Quốc" w:date="2025-08-02T20:29:00Z">
              <w:rPr>
                <w:rFonts w:eastAsia="Times New Roman"/>
              </w:rPr>
            </w:rPrChange>
          </w:rPr>
          <w:t>Trung bình mỗi tháng, đội ngũ của bạn triển khai bao nhiêu chiến dịch marketing lớn/nhỏ?</w:t>
        </w:r>
      </w:ins>
    </w:p>
    <w:p w14:paraId="69D6BE80" w14:textId="684EC5B8" w:rsidR="00E60C68" w:rsidRPr="00247B5D" w:rsidRDefault="00E60C68">
      <w:pPr>
        <w:jc w:val="both"/>
        <w:rPr>
          <w:ins w:id="1111" w:author="Bùi Anh Quốc" w:date="2025-08-02T20:23:00Z"/>
          <w:rFonts w:ascii="Times New Roman" w:eastAsia="Times New Roman" w:hAnsi="Times New Roman" w:cs="Times New Roman"/>
          <w:sz w:val="26"/>
          <w:szCs w:val="26"/>
          <w:rPrChange w:id="1112" w:author="Bùi Anh Quốc" w:date="2025-08-02T20:29:00Z">
            <w:rPr>
              <w:ins w:id="1113" w:author="Bùi Anh Quốc" w:date="2025-08-02T20:23:00Z"/>
              <w:rFonts w:eastAsia="Times New Roman"/>
            </w:rPr>
          </w:rPrChange>
        </w:rPr>
        <w:pPrChange w:id="1114" w:author="Bùi Anh Quốc" w:date="2025-08-02T20:29:00Z">
          <w:pPr/>
        </w:pPrChange>
      </w:pPr>
      <w:ins w:id="1115" w:author="Bùi Anh Quốc" w:date="2025-08-02T20:23:00Z">
        <w:r w:rsidRPr="00247B5D">
          <w:rPr>
            <w:rFonts w:ascii="Times New Roman" w:eastAsia="Times New Roman" w:hAnsi="Times New Roman" w:cs="Times New Roman"/>
            <w:sz w:val="26"/>
            <w:szCs w:val="26"/>
            <w:rPrChange w:id="1116" w:author="Bùi Anh Quốc" w:date="2025-08-02T20:29:00Z">
              <w:rPr>
                <w:rFonts w:eastAsia="Times New Roman"/>
              </w:rPr>
            </w:rPrChange>
          </w:rPr>
          <w:t>7.</w:t>
        </w:r>
      </w:ins>
      <w:ins w:id="1117" w:author="Bùi Anh Quốc" w:date="2025-08-02T20:31:00Z">
        <w:r w:rsidR="00247B5D">
          <w:rPr>
            <w:rFonts w:ascii="Times New Roman" w:eastAsia="Times New Roman" w:hAnsi="Times New Roman" w:cs="Times New Roman"/>
            <w:sz w:val="26"/>
            <w:szCs w:val="26"/>
          </w:rPr>
          <w:t xml:space="preserve"> </w:t>
        </w:r>
      </w:ins>
      <w:ins w:id="1118" w:author="Bùi Anh Quốc" w:date="2025-08-02T20:23:00Z">
        <w:r w:rsidRPr="00247B5D">
          <w:rPr>
            <w:rFonts w:ascii="Times New Roman" w:eastAsia="Times New Roman" w:hAnsi="Times New Roman" w:cs="Times New Roman"/>
            <w:sz w:val="26"/>
            <w:szCs w:val="26"/>
            <w:rPrChange w:id="1119" w:author="Bùi Anh Quốc" w:date="2025-08-02T20:29:00Z">
              <w:rPr>
                <w:rFonts w:eastAsia="Times New Roman"/>
              </w:rPr>
            </w:rPrChange>
          </w:rPr>
          <w:t>Thời gian trung bình để một chiến dịch được phê duyệt ngân sách và nội dung là bao lâu (tính bằng ngày)?</w:t>
        </w:r>
      </w:ins>
    </w:p>
    <w:p w14:paraId="6E571887" w14:textId="046C6E9E" w:rsidR="00E60C68" w:rsidRPr="00247B5D" w:rsidRDefault="00E60C68">
      <w:pPr>
        <w:jc w:val="both"/>
        <w:rPr>
          <w:ins w:id="1120" w:author="Bùi Anh Quốc" w:date="2025-08-02T20:23:00Z"/>
          <w:rFonts w:ascii="Times New Roman" w:eastAsia="Times New Roman" w:hAnsi="Times New Roman" w:cs="Times New Roman"/>
          <w:sz w:val="26"/>
          <w:szCs w:val="26"/>
          <w:rPrChange w:id="1121" w:author="Bùi Anh Quốc" w:date="2025-08-02T20:29:00Z">
            <w:rPr>
              <w:ins w:id="1122" w:author="Bùi Anh Quốc" w:date="2025-08-02T20:23:00Z"/>
              <w:rFonts w:eastAsia="Times New Roman"/>
            </w:rPr>
          </w:rPrChange>
        </w:rPr>
        <w:pPrChange w:id="1123" w:author="Bùi Anh Quốc" w:date="2025-08-02T20:29:00Z">
          <w:pPr/>
        </w:pPrChange>
      </w:pPr>
      <w:ins w:id="1124" w:author="Bùi Anh Quốc" w:date="2025-08-02T20:23:00Z">
        <w:r w:rsidRPr="00247B5D">
          <w:rPr>
            <w:rFonts w:ascii="Times New Roman" w:eastAsia="Times New Roman" w:hAnsi="Times New Roman" w:cs="Times New Roman"/>
            <w:sz w:val="26"/>
            <w:szCs w:val="26"/>
            <w:rPrChange w:id="1125" w:author="Bùi Anh Quốc" w:date="2025-08-02T20:29:00Z">
              <w:rPr>
                <w:rFonts w:eastAsia="Times New Roman"/>
              </w:rPr>
            </w:rPrChange>
          </w:rPr>
          <w:t>8.</w:t>
        </w:r>
      </w:ins>
      <w:ins w:id="1126" w:author="Bùi Anh Quốc" w:date="2025-08-02T20:31:00Z">
        <w:r w:rsidR="00247B5D">
          <w:rPr>
            <w:rFonts w:ascii="Times New Roman" w:eastAsia="Times New Roman" w:hAnsi="Times New Roman" w:cs="Times New Roman"/>
            <w:sz w:val="26"/>
            <w:szCs w:val="26"/>
          </w:rPr>
          <w:t xml:space="preserve"> </w:t>
        </w:r>
      </w:ins>
      <w:ins w:id="1127" w:author="Bùi Anh Quốc" w:date="2025-08-02T20:23:00Z">
        <w:r w:rsidRPr="00247B5D">
          <w:rPr>
            <w:rFonts w:ascii="Times New Roman" w:eastAsia="Times New Roman" w:hAnsi="Times New Roman" w:cs="Times New Roman"/>
            <w:sz w:val="26"/>
            <w:szCs w:val="26"/>
            <w:rPrChange w:id="1128" w:author="Bùi Anh Quốc" w:date="2025-08-02T20:29:00Z">
              <w:rPr>
                <w:rFonts w:eastAsia="Times New Roman"/>
              </w:rPr>
            </w:rPrChange>
          </w:rPr>
          <w:t>Bạn mất bao nhiêu giờ trung bình để thu thập và lập báo cáo hiệu suất cho một chiến dịch?</w:t>
        </w:r>
      </w:ins>
    </w:p>
    <w:p w14:paraId="1E54DFB1" w14:textId="746E1305" w:rsidR="00E60C68" w:rsidRPr="00247B5D" w:rsidRDefault="00E60C68">
      <w:pPr>
        <w:jc w:val="both"/>
        <w:rPr>
          <w:ins w:id="1129" w:author="Bùi Anh Quốc" w:date="2025-08-02T20:23:00Z"/>
          <w:rFonts w:ascii="Times New Roman" w:eastAsia="Times New Roman" w:hAnsi="Times New Roman" w:cs="Times New Roman"/>
          <w:sz w:val="26"/>
          <w:szCs w:val="26"/>
          <w:rPrChange w:id="1130" w:author="Bùi Anh Quốc" w:date="2025-08-02T20:29:00Z">
            <w:rPr>
              <w:ins w:id="1131" w:author="Bùi Anh Quốc" w:date="2025-08-02T20:23:00Z"/>
              <w:rFonts w:eastAsia="Times New Roman"/>
            </w:rPr>
          </w:rPrChange>
        </w:rPr>
        <w:pPrChange w:id="1132" w:author="Bùi Anh Quốc" w:date="2025-08-02T20:29:00Z">
          <w:pPr/>
        </w:pPrChange>
      </w:pPr>
      <w:ins w:id="1133" w:author="Bùi Anh Quốc" w:date="2025-08-02T20:23:00Z">
        <w:r w:rsidRPr="00247B5D">
          <w:rPr>
            <w:rFonts w:ascii="Times New Roman" w:eastAsia="Times New Roman" w:hAnsi="Times New Roman" w:cs="Times New Roman"/>
            <w:sz w:val="26"/>
            <w:szCs w:val="26"/>
            <w:rPrChange w:id="1134" w:author="Bùi Anh Quốc" w:date="2025-08-02T20:29:00Z">
              <w:rPr>
                <w:rFonts w:eastAsia="Times New Roman"/>
              </w:rPr>
            </w:rPrChange>
          </w:rPr>
          <w:t>9.</w:t>
        </w:r>
      </w:ins>
      <w:ins w:id="1135" w:author="Bùi Anh Quốc" w:date="2025-08-02T20:31:00Z">
        <w:r w:rsidR="00247B5D">
          <w:rPr>
            <w:rFonts w:ascii="Times New Roman" w:eastAsia="Times New Roman" w:hAnsi="Times New Roman" w:cs="Times New Roman"/>
            <w:sz w:val="26"/>
            <w:szCs w:val="26"/>
          </w:rPr>
          <w:t xml:space="preserve"> </w:t>
        </w:r>
      </w:ins>
      <w:ins w:id="1136" w:author="Bùi Anh Quốc" w:date="2025-08-02T20:23:00Z">
        <w:r w:rsidRPr="00247B5D">
          <w:rPr>
            <w:rFonts w:ascii="Times New Roman" w:eastAsia="Times New Roman" w:hAnsi="Times New Roman" w:cs="Times New Roman"/>
            <w:sz w:val="26"/>
            <w:szCs w:val="26"/>
            <w:rPrChange w:id="1137" w:author="Bùi Anh Quốc" w:date="2025-08-02T20:29:00Z">
              <w:rPr>
                <w:rFonts w:eastAsia="Times New Roman"/>
              </w:rPr>
            </w:rPrChange>
          </w:rPr>
          <w:t>Tỷ lệ chiến dịch đạt hoặc vượt mục tiêu KPI đề ra trong quý gần nhất là bao nhiêu phần trăm?</w:t>
        </w:r>
      </w:ins>
    </w:p>
    <w:p w14:paraId="52E0AE14" w14:textId="39164B77" w:rsidR="00E60C68" w:rsidRPr="00247B5D" w:rsidRDefault="00E60C68">
      <w:pPr>
        <w:jc w:val="both"/>
        <w:rPr>
          <w:ins w:id="1138" w:author="Bùi Anh Quốc" w:date="2025-08-02T20:23:00Z"/>
          <w:rFonts w:ascii="Times New Roman" w:eastAsia="Times New Roman" w:hAnsi="Times New Roman" w:cs="Times New Roman"/>
          <w:sz w:val="26"/>
          <w:szCs w:val="26"/>
          <w:rPrChange w:id="1139" w:author="Bùi Anh Quốc" w:date="2025-08-02T20:29:00Z">
            <w:rPr>
              <w:ins w:id="1140" w:author="Bùi Anh Quốc" w:date="2025-08-02T20:23:00Z"/>
              <w:rFonts w:eastAsia="Times New Roman"/>
            </w:rPr>
          </w:rPrChange>
        </w:rPr>
        <w:pPrChange w:id="1141" w:author="Bùi Anh Quốc" w:date="2025-08-02T20:29:00Z">
          <w:pPr>
            <w:pStyle w:val="Heading3"/>
            <w:spacing w:before="0" w:after="0" w:line="360" w:lineRule="auto"/>
            <w:jc w:val="both"/>
          </w:pPr>
        </w:pPrChange>
      </w:pPr>
      <w:ins w:id="1142" w:author="Bùi Anh Quốc" w:date="2025-08-02T20:23:00Z">
        <w:r w:rsidRPr="00247B5D">
          <w:rPr>
            <w:rFonts w:ascii="Times New Roman" w:eastAsia="Times New Roman" w:hAnsi="Times New Roman" w:cs="Times New Roman"/>
            <w:sz w:val="26"/>
            <w:szCs w:val="26"/>
            <w:rPrChange w:id="1143" w:author="Bùi Anh Quốc" w:date="2025-08-02T20:29:00Z">
              <w:rPr>
                <w:rFonts w:eastAsia="Times New Roman"/>
              </w:rPr>
            </w:rPrChange>
          </w:rPr>
          <w:t>Theo bạn, nên có bao nhiêu nhân sự trong đội ngũ marketing để đáp ứng khối lượng công việc hiện tại một cách hiệu quả?</w:t>
        </w:r>
      </w:ins>
    </w:p>
    <w:p w14:paraId="46398616" w14:textId="3891A03B" w:rsidR="7AAADE95" w:rsidRPr="006D4348" w:rsidRDefault="7AAADE95" w:rsidP="001168E1">
      <w:pPr>
        <w:pStyle w:val="Heading3"/>
        <w:spacing w:before="0" w:after="0" w:line="360" w:lineRule="auto"/>
        <w:jc w:val="both"/>
        <w:rPr>
          <w:rFonts w:ascii="Times New Roman" w:hAnsi="Times New Roman" w:cs="Times New Roman"/>
          <w:b/>
          <w:bCs/>
          <w:color w:val="auto"/>
          <w:sz w:val="26"/>
          <w:szCs w:val="26"/>
        </w:rPr>
      </w:pPr>
      <w:bookmarkStart w:id="1144" w:name="_Toc205108414"/>
      <w:r w:rsidRPr="006D4348">
        <w:rPr>
          <w:rFonts w:ascii="Times New Roman" w:eastAsia="Times New Roman" w:hAnsi="Times New Roman" w:cs="Times New Roman"/>
          <w:b/>
          <w:bCs/>
          <w:color w:val="auto"/>
          <w:sz w:val="26"/>
          <w:szCs w:val="26"/>
        </w:rPr>
        <w:t>3.</w:t>
      </w:r>
      <w:r w:rsidR="00350B19" w:rsidRPr="006D4348">
        <w:rPr>
          <w:rFonts w:ascii="Times New Roman" w:eastAsia="Times New Roman" w:hAnsi="Times New Roman" w:cs="Times New Roman"/>
          <w:b/>
          <w:bCs/>
          <w:color w:val="auto"/>
          <w:sz w:val="26"/>
          <w:szCs w:val="26"/>
        </w:rPr>
        <w:t>3</w:t>
      </w:r>
      <w:r w:rsidRPr="006D4348">
        <w:rPr>
          <w:rFonts w:ascii="Times New Roman" w:eastAsia="Times New Roman" w:hAnsi="Times New Roman" w:cs="Times New Roman"/>
          <w:b/>
          <w:bCs/>
          <w:color w:val="auto"/>
          <w:sz w:val="26"/>
          <w:szCs w:val="26"/>
        </w:rPr>
        <w:t>.</w:t>
      </w:r>
      <w:ins w:id="1145" w:author="Bùi Anh Quốc" w:date="2025-08-02T20:24:00Z">
        <w:r w:rsidR="00E60C68">
          <w:rPr>
            <w:rFonts w:ascii="Times New Roman" w:eastAsia="Times New Roman" w:hAnsi="Times New Roman" w:cs="Times New Roman"/>
            <w:b/>
            <w:bCs/>
            <w:color w:val="auto"/>
            <w:sz w:val="26"/>
            <w:szCs w:val="26"/>
          </w:rPr>
          <w:t>4</w:t>
        </w:r>
      </w:ins>
      <w:del w:id="1146" w:author="Bùi Anh Quốc" w:date="2025-08-02T20:24:00Z">
        <w:r w:rsidR="434CCC37" w:rsidRPr="006D4348" w:rsidDel="00E60C68">
          <w:rPr>
            <w:rFonts w:ascii="Times New Roman" w:eastAsia="Times New Roman" w:hAnsi="Times New Roman" w:cs="Times New Roman"/>
            <w:b/>
            <w:bCs/>
            <w:color w:val="auto"/>
            <w:sz w:val="26"/>
            <w:szCs w:val="26"/>
          </w:rPr>
          <w:delText>3</w:delText>
        </w:r>
      </w:del>
      <w:r w:rsidR="434CCC37" w:rsidRPr="006D4348">
        <w:rPr>
          <w:rFonts w:ascii="Times New Roman" w:eastAsia="Times New Roman" w:hAnsi="Times New Roman" w:cs="Times New Roman"/>
          <w:b/>
          <w:bCs/>
          <w:color w:val="auto"/>
          <w:sz w:val="26"/>
          <w:szCs w:val="26"/>
        </w:rPr>
        <w:t>. Phân tích định tính</w:t>
      </w:r>
      <w:bookmarkEnd w:id="1144"/>
    </w:p>
    <w:p w14:paraId="317A9356" w14:textId="3AD73650" w:rsidR="434CCC37" w:rsidRPr="006D4348" w:rsidRDefault="007B778B">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434CCC37" w:rsidRPr="006D4348">
        <w:rPr>
          <w:rFonts w:ascii="Times New Roman" w:eastAsia="Times New Roman" w:hAnsi="Times New Roman" w:cs="Times New Roman"/>
          <w:sz w:val="26"/>
          <w:szCs w:val="26"/>
        </w:rPr>
        <w:t>Phân tích định tính giúp nhận diện các hoạt động tạo giá trị, hoạt động hỗ trợ kinh doanh và các hoạt động không tạo giá trị, cùng với các loại lãng phí tiềm ẩn trong quy trình.</w:t>
      </w:r>
    </w:p>
    <w:p w14:paraId="62F7B39C" w14:textId="45BCCAFB" w:rsidR="1E35BC86" w:rsidRPr="006D4348" w:rsidRDefault="1E35BC86" w:rsidP="001168E1">
      <w:pPr>
        <w:pStyle w:val="Heading4"/>
        <w:spacing w:before="0" w:after="0" w:line="360" w:lineRule="auto"/>
        <w:jc w:val="both"/>
        <w:rPr>
          <w:rFonts w:ascii="Times New Roman" w:eastAsia="Times New Roman" w:hAnsi="Times New Roman" w:cs="Times New Roman"/>
          <w:b/>
          <w:bCs/>
          <w:i w:val="0"/>
          <w:iCs w:val="0"/>
          <w:color w:val="auto"/>
          <w:sz w:val="26"/>
          <w:szCs w:val="26"/>
        </w:rPr>
      </w:pPr>
      <w:r w:rsidRPr="006D4348">
        <w:rPr>
          <w:rFonts w:ascii="Times New Roman" w:eastAsia="Times New Roman" w:hAnsi="Times New Roman" w:cs="Times New Roman"/>
          <w:b/>
          <w:bCs/>
          <w:i w:val="0"/>
          <w:iCs w:val="0"/>
          <w:color w:val="auto"/>
          <w:sz w:val="26"/>
          <w:szCs w:val="26"/>
        </w:rPr>
        <w:t>3.</w:t>
      </w:r>
      <w:r w:rsidR="00350B19" w:rsidRPr="006D4348">
        <w:rPr>
          <w:rFonts w:ascii="Times New Roman" w:eastAsia="Times New Roman" w:hAnsi="Times New Roman" w:cs="Times New Roman"/>
          <w:b/>
          <w:bCs/>
          <w:i w:val="0"/>
          <w:iCs w:val="0"/>
          <w:color w:val="auto"/>
          <w:sz w:val="26"/>
          <w:szCs w:val="26"/>
        </w:rPr>
        <w:t>3</w:t>
      </w:r>
      <w:r w:rsidRPr="006D4348">
        <w:rPr>
          <w:rFonts w:ascii="Times New Roman" w:eastAsia="Times New Roman" w:hAnsi="Times New Roman" w:cs="Times New Roman"/>
          <w:b/>
          <w:bCs/>
          <w:i w:val="0"/>
          <w:iCs w:val="0"/>
          <w:color w:val="auto"/>
          <w:sz w:val="26"/>
          <w:szCs w:val="26"/>
        </w:rPr>
        <w:t>.</w:t>
      </w:r>
      <w:ins w:id="1147" w:author="Bùi Anh Quốc" w:date="2025-08-02T20:24:00Z">
        <w:r w:rsidR="00E60C68">
          <w:rPr>
            <w:rFonts w:ascii="Times New Roman" w:eastAsia="Times New Roman" w:hAnsi="Times New Roman" w:cs="Times New Roman"/>
            <w:b/>
            <w:bCs/>
            <w:i w:val="0"/>
            <w:iCs w:val="0"/>
            <w:color w:val="auto"/>
            <w:sz w:val="26"/>
            <w:szCs w:val="26"/>
          </w:rPr>
          <w:t>4</w:t>
        </w:r>
      </w:ins>
      <w:del w:id="1148" w:author="Bùi Anh Quốc" w:date="2025-08-02T20:24:00Z">
        <w:r w:rsidRPr="006D4348" w:rsidDel="00E60C68">
          <w:rPr>
            <w:rFonts w:ascii="Times New Roman" w:eastAsia="Times New Roman" w:hAnsi="Times New Roman" w:cs="Times New Roman"/>
            <w:b/>
            <w:bCs/>
            <w:i w:val="0"/>
            <w:iCs w:val="0"/>
            <w:color w:val="auto"/>
            <w:sz w:val="26"/>
            <w:szCs w:val="26"/>
          </w:rPr>
          <w:delText>3</w:delText>
        </w:r>
      </w:del>
      <w:r w:rsidRPr="006D4348">
        <w:rPr>
          <w:rFonts w:ascii="Times New Roman" w:eastAsia="Times New Roman" w:hAnsi="Times New Roman" w:cs="Times New Roman"/>
          <w:b/>
          <w:bCs/>
          <w:i w:val="0"/>
          <w:iCs w:val="0"/>
          <w:color w:val="auto"/>
          <w:sz w:val="26"/>
          <w:szCs w:val="26"/>
        </w:rPr>
        <w:t xml:space="preserve">.1. </w:t>
      </w:r>
      <w:r w:rsidR="434CCC37" w:rsidRPr="006D4348">
        <w:rPr>
          <w:rFonts w:ascii="Times New Roman" w:eastAsia="Times New Roman" w:hAnsi="Times New Roman" w:cs="Times New Roman"/>
          <w:b/>
          <w:bCs/>
          <w:i w:val="0"/>
          <w:iCs w:val="0"/>
          <w:color w:val="auto"/>
          <w:sz w:val="26"/>
          <w:szCs w:val="26"/>
        </w:rPr>
        <w:t>Phân tích giá trị gia tăng</w:t>
      </w:r>
    </w:p>
    <w:p w14:paraId="6536D291" w14:textId="77777777" w:rsidR="005B7F7A" w:rsidRPr="006D4348" w:rsidRDefault="005B7F7A" w:rsidP="001168E1">
      <w:pPr>
        <w:spacing w:after="0" w:line="360" w:lineRule="auto"/>
        <w:rPr>
          <w:rFonts w:ascii="Times New Roman" w:hAnsi="Times New Roman" w:cs="Times New Roman"/>
        </w:rPr>
      </w:pPr>
    </w:p>
    <w:tbl>
      <w:tblPr>
        <w:tblW w:w="10819"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796"/>
        <w:gridCol w:w="2305"/>
        <w:gridCol w:w="661"/>
        <w:gridCol w:w="615"/>
        <w:gridCol w:w="992"/>
        <w:gridCol w:w="286"/>
        <w:gridCol w:w="2833"/>
        <w:gridCol w:w="1331"/>
      </w:tblGrid>
      <w:tr w:rsidR="006E7830" w:rsidRPr="006D4348" w14:paraId="0A7F89BC" w14:textId="77777777" w:rsidTr="005B7F7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A97299B" w14:textId="072E88C5" w:rsidR="6E002AD2" w:rsidRPr="006D4348" w:rsidRDefault="6E002AD2">
            <w:pPr>
              <w:spacing w:after="0" w:line="360" w:lineRule="auto"/>
              <w:jc w:val="center"/>
              <w:rPr>
                <w:rFonts w:ascii="Times New Roman" w:hAnsi="Times New Roman" w:cs="Times New Roman"/>
                <w:b/>
                <w:bCs/>
              </w:rPr>
            </w:pPr>
            <w:r w:rsidRPr="006D4348">
              <w:rPr>
                <w:rFonts w:ascii="Times New Roman" w:eastAsia="Times New Roman" w:hAnsi="Times New Roman" w:cs="Times New Roman"/>
                <w:b/>
                <w:bCs/>
                <w:sz w:val="26"/>
                <w:szCs w:val="26"/>
              </w:rPr>
              <w:lastRenderedPageBreak/>
              <w:t>Hoạt động</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B8AF366" w14:textId="28CF395E" w:rsidR="6E002AD2" w:rsidRPr="006D4348" w:rsidRDefault="6E002AD2">
            <w:pPr>
              <w:spacing w:after="0" w:line="360" w:lineRule="auto"/>
              <w:ind w:left="136"/>
              <w:jc w:val="center"/>
              <w:rPr>
                <w:rFonts w:ascii="Times New Roman" w:hAnsi="Times New Roman" w:cs="Times New Roman"/>
                <w:b/>
                <w:bCs/>
              </w:rPr>
            </w:pPr>
            <w:r w:rsidRPr="006D4348">
              <w:rPr>
                <w:rFonts w:ascii="Times New Roman" w:eastAsia="Times New Roman" w:hAnsi="Times New Roman" w:cs="Times New Roman"/>
                <w:b/>
                <w:bCs/>
                <w:sz w:val="26"/>
                <w:szCs w:val="26"/>
              </w:rPr>
              <w:t>Tác nhân thực hiện</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F9C095" w14:textId="41CE7409" w:rsidR="6E002AD2" w:rsidRPr="006D4348" w:rsidRDefault="6E002AD2">
            <w:pPr>
              <w:spacing w:after="0" w:line="360" w:lineRule="auto"/>
              <w:ind w:left="37"/>
              <w:jc w:val="center"/>
              <w:rPr>
                <w:rFonts w:ascii="Times New Roman" w:hAnsi="Times New Roman" w:cs="Times New Roman"/>
                <w:b/>
                <w:bCs/>
              </w:rPr>
            </w:pPr>
            <w:r w:rsidRPr="006D4348">
              <w:rPr>
                <w:rFonts w:ascii="Times New Roman" w:eastAsia="Times New Roman" w:hAnsi="Times New Roman" w:cs="Times New Roman"/>
                <w:b/>
                <w:bCs/>
                <w:sz w:val="26"/>
                <w:szCs w:val="26"/>
              </w:rPr>
              <w:t>Loại giá trị</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FFAB1CD" w14:textId="4AEFD13D" w:rsidR="6E002AD2" w:rsidRPr="006D4348" w:rsidRDefault="6E002AD2">
            <w:pPr>
              <w:spacing w:after="0" w:line="360" w:lineRule="auto"/>
              <w:ind w:right="206"/>
              <w:jc w:val="center"/>
              <w:rPr>
                <w:rFonts w:ascii="Times New Roman" w:hAnsi="Times New Roman" w:cs="Times New Roman"/>
                <w:b/>
                <w:bCs/>
              </w:rPr>
            </w:pPr>
            <w:r w:rsidRPr="006D4348">
              <w:rPr>
                <w:rFonts w:ascii="Times New Roman" w:eastAsia="Times New Roman" w:hAnsi="Times New Roman" w:cs="Times New Roman"/>
                <w:b/>
                <w:bCs/>
                <w:sz w:val="26"/>
                <w:szCs w:val="26"/>
              </w:rPr>
              <w:t>Giải thích và Ví dụ cụ thể</w:t>
            </w:r>
          </w:p>
        </w:tc>
      </w:tr>
      <w:tr w:rsidR="006E7830" w:rsidRPr="006D4348" w14:paraId="28388F56" w14:textId="77777777" w:rsidTr="00EE699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705911A" w14:textId="02520118"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t>Xác định mục tiêu SMART</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E4B2B43" w14:textId="0E707FBF"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Phòng Marketing/</w:t>
            </w:r>
          </w:p>
          <w:p w14:paraId="3475D46B" w14:textId="2C6BC50E"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Ban lãnh đạo</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C36F7CA" w14:textId="2A9C4A80" w:rsidR="6E002AD2" w:rsidRPr="006D4348" w:rsidRDefault="6E002AD2">
            <w:pPr>
              <w:spacing w:after="0" w:line="360" w:lineRule="auto"/>
              <w:jc w:val="center"/>
              <w:rPr>
                <w:rFonts w:ascii="Times New Roman" w:hAnsi="Times New Roman" w:cs="Times New Roman"/>
                <w:sz w:val="26"/>
                <w:szCs w:val="26"/>
              </w:rPr>
            </w:pPr>
            <w:r w:rsidRPr="006D4348">
              <w:rPr>
                <w:rFonts w:ascii="Times New Roman" w:eastAsia="Times New Roman" w:hAnsi="Times New Roman" w:cs="Times New Roman"/>
                <w:sz w:val="26"/>
                <w:szCs w:val="26"/>
              </w:rPr>
              <w:t>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15FEE05" w14:textId="645AF812"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Trực tiếp định hướng chiến dịch, tạo ra giá trị bằng cách tập trung nguồn lực vào mục tiêu kinh doanh cụ thể (ví dụ: tăng doanh số 15% cho laptop gaming).</w:t>
            </w:r>
          </w:p>
        </w:tc>
      </w:tr>
      <w:tr w:rsidR="006E7830" w:rsidRPr="006D4348" w14:paraId="0AD8FE52" w14:textId="77777777" w:rsidTr="00EE699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7289B3" w14:textId="1F509664"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t>Phân tích đối tượng mục tiêu và thị trường</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81220E2" w14:textId="4BE48FF1"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Phòng Marketing/</w:t>
            </w:r>
          </w:p>
          <w:p w14:paraId="4B188A77" w14:textId="3609B3A1"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Digital Marketing</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77A19F1" w14:textId="11085E02" w:rsidR="6E002AD2" w:rsidRPr="006D4348" w:rsidRDefault="6E002AD2">
            <w:pPr>
              <w:spacing w:after="0" w:line="360" w:lineRule="auto"/>
              <w:jc w:val="center"/>
              <w:rPr>
                <w:rFonts w:ascii="Times New Roman" w:hAnsi="Times New Roman" w:cs="Times New Roman"/>
                <w:sz w:val="26"/>
                <w:szCs w:val="26"/>
              </w:rPr>
            </w:pPr>
            <w:r w:rsidRPr="006D4348">
              <w:rPr>
                <w:rFonts w:ascii="Times New Roman" w:eastAsia="Times New Roman" w:hAnsi="Times New Roman" w:cs="Times New Roman"/>
                <w:sz w:val="26"/>
                <w:szCs w:val="26"/>
              </w:rPr>
              <w:t>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DE6FD67" w14:textId="2CF2DB43"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Giúp tạo ra thông điệp và nội dung phù hợp, thu hút đúng khách hàng, trực tiếp tạo ra giá trị cho khách hàng bằng cách cung cấp thông tin liên quan đến nhu cầu của họ.</w:t>
            </w:r>
          </w:p>
        </w:tc>
      </w:tr>
      <w:tr w:rsidR="006E7830" w:rsidRPr="006D4348" w14:paraId="670B198C" w14:textId="77777777" w:rsidTr="00EE699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18C11B3" w14:textId="7A778AEE"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t>Lập kế hoạch ngân sách</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2ADD86B" w14:textId="302EECE2"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Phòng Marketing</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A135453" w14:textId="1CA80C65" w:rsidR="6E002AD2" w:rsidRPr="006D4348" w:rsidRDefault="6E002AD2">
            <w:pPr>
              <w:spacing w:after="0" w:line="360" w:lineRule="auto"/>
              <w:jc w:val="center"/>
              <w:rPr>
                <w:rFonts w:ascii="Times New Roman" w:hAnsi="Times New Roman" w:cs="Times New Roman"/>
                <w:sz w:val="26"/>
                <w:szCs w:val="26"/>
              </w:rPr>
            </w:pPr>
            <w:r w:rsidRPr="006D4348">
              <w:rPr>
                <w:rFonts w:ascii="Times New Roman" w:eastAsia="Times New Roman" w:hAnsi="Times New Roman" w:cs="Times New Roman"/>
                <w:sz w:val="26"/>
                <w:szCs w:val="26"/>
              </w:rPr>
              <w:t>BVA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C8C512F" w14:textId="42FEE6B1"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Cần thiết để phân bổ nguồn lực, đảm bảo chiến dịch có đủ tài chính để triển khai.</w:t>
            </w:r>
          </w:p>
        </w:tc>
      </w:tr>
      <w:tr w:rsidR="006E7830" w:rsidRPr="006D4348" w14:paraId="0DB748C1" w14:textId="77777777" w:rsidTr="00EE699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EC471AB" w14:textId="43514061"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t>Phê duyệt ngân sách</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442073A" w14:textId="5DD23AD7"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Ban lãnh đạo</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53C2913" w14:textId="0B6A6062" w:rsidR="6E002AD2" w:rsidRPr="006D4348" w:rsidRDefault="6E002AD2">
            <w:pPr>
              <w:spacing w:after="0" w:line="360" w:lineRule="auto"/>
              <w:jc w:val="center"/>
              <w:rPr>
                <w:rFonts w:ascii="Times New Roman" w:hAnsi="Times New Roman" w:cs="Times New Roman"/>
                <w:sz w:val="26"/>
                <w:szCs w:val="26"/>
              </w:rPr>
            </w:pPr>
            <w:r w:rsidRPr="006D4348">
              <w:rPr>
                <w:rFonts w:ascii="Times New Roman" w:eastAsia="Times New Roman" w:hAnsi="Times New Roman" w:cs="Times New Roman"/>
                <w:sz w:val="26"/>
                <w:szCs w:val="26"/>
              </w:rPr>
              <w:t>BVA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1F54DD4" w14:textId="0292B858"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Cần thiết để đảm bảo tính hợp lệ và phù hợp với chiến lược chung của công ty.</w:t>
            </w:r>
          </w:p>
        </w:tc>
      </w:tr>
      <w:tr w:rsidR="006E7830" w:rsidRPr="006D4348" w14:paraId="2E43088A" w14:textId="77777777" w:rsidTr="00EE699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61378B3" w14:textId="7520A0BA"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t>Lựa chọn kênh marketing</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0DEB863" w14:textId="71AFC008"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Phòng Marketing/</w:t>
            </w:r>
          </w:p>
          <w:p w14:paraId="439B06A7" w14:textId="78A7B5DF"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Digital Marketing</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287FDA" w14:textId="416BF21B" w:rsidR="6E002AD2" w:rsidRPr="006D4348" w:rsidRDefault="6E002AD2">
            <w:pPr>
              <w:spacing w:after="0" w:line="360" w:lineRule="auto"/>
              <w:jc w:val="center"/>
              <w:rPr>
                <w:rFonts w:ascii="Times New Roman" w:hAnsi="Times New Roman" w:cs="Times New Roman"/>
                <w:sz w:val="26"/>
                <w:szCs w:val="26"/>
              </w:rPr>
            </w:pPr>
            <w:r w:rsidRPr="006D4348">
              <w:rPr>
                <w:rFonts w:ascii="Times New Roman" w:eastAsia="Times New Roman" w:hAnsi="Times New Roman" w:cs="Times New Roman"/>
                <w:sz w:val="26"/>
                <w:szCs w:val="26"/>
              </w:rPr>
              <w:t>BVA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2A5EE6C" w14:textId="5B6DF73F"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Cần thiết để tiếp cận đúng đối tượng, nhưng không trực tiếp tạo ra giá trị cho khách hàng.</w:t>
            </w:r>
          </w:p>
        </w:tc>
      </w:tr>
      <w:tr w:rsidR="006E7830" w:rsidRPr="006D4348" w14:paraId="5C088C00" w14:textId="77777777" w:rsidTr="00EE699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8DC0150" w14:textId="1A7CFBDE"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t>Phát triển nội dung sáng tạo (ví dụ: video TikTok, bài viết website)</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1D8CECD" w14:textId="12591F75"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Phòng Marketing/</w:t>
            </w:r>
          </w:p>
          <w:p w14:paraId="02A509F1" w14:textId="3808BCFE"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Digital Marketing</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2D02751" w14:textId="6B698800" w:rsidR="6E002AD2" w:rsidRPr="006D4348" w:rsidRDefault="6E002AD2">
            <w:pPr>
              <w:spacing w:after="0" w:line="360" w:lineRule="auto"/>
              <w:jc w:val="center"/>
              <w:rPr>
                <w:rFonts w:ascii="Times New Roman" w:hAnsi="Times New Roman" w:cs="Times New Roman"/>
                <w:sz w:val="26"/>
                <w:szCs w:val="26"/>
              </w:rPr>
            </w:pPr>
            <w:r w:rsidRPr="006D4348">
              <w:rPr>
                <w:rFonts w:ascii="Times New Roman" w:eastAsia="Times New Roman" w:hAnsi="Times New Roman" w:cs="Times New Roman"/>
                <w:sz w:val="26"/>
                <w:szCs w:val="26"/>
              </w:rPr>
              <w:t>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6C03052" w14:textId="1FEBA9DE"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Trực tiếp thu hút sự chú ý và tương tác của khách hàng, mang lại thông tin hoặc giải trí.</w:t>
            </w:r>
          </w:p>
        </w:tc>
      </w:tr>
      <w:tr w:rsidR="006E7830" w:rsidRPr="006D4348" w14:paraId="18B1ECD6" w14:textId="77777777" w:rsidTr="00EE699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B0F604" w14:textId="2AC4284D"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lastRenderedPageBreak/>
              <w:t>Lên lịch nội dung (Content Calendar)</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089F99B" w14:textId="33172169"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Phòng Marketing/</w:t>
            </w:r>
          </w:p>
          <w:p w14:paraId="64466C14" w14:textId="1F5A041C"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Digital Marketing</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14D9410" w14:textId="4C55CD6E" w:rsidR="6E002AD2" w:rsidRPr="006D4348" w:rsidRDefault="6E002AD2">
            <w:pPr>
              <w:spacing w:after="0" w:line="360" w:lineRule="auto"/>
              <w:jc w:val="center"/>
              <w:rPr>
                <w:rFonts w:ascii="Times New Roman" w:hAnsi="Times New Roman" w:cs="Times New Roman"/>
                <w:sz w:val="26"/>
                <w:szCs w:val="26"/>
              </w:rPr>
            </w:pPr>
            <w:r w:rsidRPr="006D4348">
              <w:rPr>
                <w:rFonts w:ascii="Times New Roman" w:eastAsia="Times New Roman" w:hAnsi="Times New Roman" w:cs="Times New Roman"/>
                <w:sz w:val="26"/>
                <w:szCs w:val="26"/>
              </w:rPr>
              <w:t>BVA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61DD643" w14:textId="5DB931EF"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Cần thiết để đảm bảo tính nhất quán và đúng thời điểm xuất bản nội dung.</w:t>
            </w:r>
          </w:p>
        </w:tc>
      </w:tr>
      <w:tr w:rsidR="006E7830" w:rsidRPr="006D4348" w14:paraId="4AF1E81C" w14:textId="77777777" w:rsidTr="00EE699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5921864" w14:textId="1BC7B6A4"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t>Triển khai quảng cáo/chiến dịch trên các nền tảng</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69FA379" w14:textId="1AB55987"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Phòng Digital Marketing</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445F039" w14:textId="3B434580" w:rsidR="6E002AD2" w:rsidRPr="006D4348" w:rsidRDefault="6E002AD2">
            <w:pPr>
              <w:spacing w:after="0" w:line="360" w:lineRule="auto"/>
              <w:jc w:val="center"/>
              <w:rPr>
                <w:rFonts w:ascii="Times New Roman" w:hAnsi="Times New Roman" w:cs="Times New Roman"/>
                <w:sz w:val="26"/>
                <w:szCs w:val="26"/>
              </w:rPr>
            </w:pPr>
            <w:r w:rsidRPr="006D4348">
              <w:rPr>
                <w:rFonts w:ascii="Times New Roman" w:eastAsia="Times New Roman" w:hAnsi="Times New Roman" w:cs="Times New Roman"/>
                <w:sz w:val="26"/>
                <w:szCs w:val="26"/>
              </w:rPr>
              <w:t>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7F7C757" w14:textId="32CD6546"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Trực tiếp đưa thông điệp đến khách hàng mục tiêu, tạo ra tương tác và chuyển đổi.</w:t>
            </w:r>
          </w:p>
        </w:tc>
      </w:tr>
      <w:tr w:rsidR="006E7830" w:rsidRPr="006D4348" w14:paraId="291FB5F7" w14:textId="77777777" w:rsidTr="00EE699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EC8E849" w14:textId="64B35A66"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t>Giám sát và theo dõi KPIs</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6286A82" w14:textId="035AEDC9"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Phòng Digital Marketing</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211741C" w14:textId="729E5766" w:rsidR="6E002AD2" w:rsidRPr="006D4348" w:rsidRDefault="6E002AD2">
            <w:pPr>
              <w:spacing w:after="0" w:line="360" w:lineRule="auto"/>
              <w:jc w:val="center"/>
              <w:rPr>
                <w:rFonts w:ascii="Times New Roman" w:hAnsi="Times New Roman" w:cs="Times New Roman"/>
                <w:sz w:val="26"/>
                <w:szCs w:val="26"/>
              </w:rPr>
            </w:pPr>
            <w:r w:rsidRPr="006D4348">
              <w:rPr>
                <w:rFonts w:ascii="Times New Roman" w:eastAsia="Times New Roman" w:hAnsi="Times New Roman" w:cs="Times New Roman"/>
                <w:sz w:val="26"/>
                <w:szCs w:val="26"/>
              </w:rPr>
              <w:t>BVA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FC59757" w14:textId="55B71FFE"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Cần thiết để thu thập dữ liệu, nhưng không trực tiếp tạo ra giá trị cho khách hàng.</w:t>
            </w:r>
          </w:p>
        </w:tc>
      </w:tr>
      <w:tr w:rsidR="006E7830" w:rsidRPr="006D4348" w14:paraId="6C6AAA1F" w14:textId="77777777" w:rsidTr="00EE699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300E24F" w14:textId="340C9B50"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t>Phân tích hiệu suất chiến dịch</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FC36CF8" w14:textId="7499A851"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Phòng Marketing/</w:t>
            </w:r>
          </w:p>
          <w:p w14:paraId="0EED6F4B" w14:textId="7E8AA4DB"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Digital Marketing</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20FA9BB" w14:textId="2B5445CA" w:rsidR="6E002AD2" w:rsidRPr="006D4348" w:rsidRDefault="6E002AD2">
            <w:pPr>
              <w:spacing w:after="0" w:line="360" w:lineRule="auto"/>
              <w:jc w:val="center"/>
              <w:rPr>
                <w:rFonts w:ascii="Times New Roman" w:hAnsi="Times New Roman" w:cs="Times New Roman"/>
                <w:sz w:val="26"/>
                <w:szCs w:val="26"/>
              </w:rPr>
            </w:pPr>
            <w:r w:rsidRPr="006D4348">
              <w:rPr>
                <w:rFonts w:ascii="Times New Roman" w:eastAsia="Times New Roman" w:hAnsi="Times New Roman" w:cs="Times New Roman"/>
                <w:sz w:val="26"/>
                <w:szCs w:val="26"/>
              </w:rPr>
              <w:t>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4EAE5D5" w14:textId="0D02D438"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Trực tiếp cải thiện kết quả chiến dịch bằng cách đưa ra các điều chỉnh dựa trên dữ liệu.</w:t>
            </w:r>
          </w:p>
        </w:tc>
      </w:tr>
      <w:tr w:rsidR="006E7830" w:rsidRPr="006D4348" w14:paraId="44598402" w14:textId="77777777" w:rsidTr="00EE699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06E003" w14:textId="0B88E9F2"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t>Lập báo cáo hiệu suất</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BA0AB96" w14:textId="5CCC9701"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Phòng Marketing/</w:t>
            </w:r>
          </w:p>
          <w:p w14:paraId="55E99FB6" w14:textId="2D24CC2A"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Digital Marketing</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EFABFE4" w14:textId="4AA8C47A" w:rsidR="6E002AD2" w:rsidRPr="006D4348" w:rsidRDefault="6E002AD2">
            <w:pPr>
              <w:spacing w:after="0" w:line="360" w:lineRule="auto"/>
              <w:jc w:val="center"/>
              <w:rPr>
                <w:rFonts w:ascii="Times New Roman" w:hAnsi="Times New Roman" w:cs="Times New Roman"/>
                <w:sz w:val="26"/>
                <w:szCs w:val="26"/>
              </w:rPr>
            </w:pPr>
            <w:r w:rsidRPr="006D4348">
              <w:rPr>
                <w:rFonts w:ascii="Times New Roman" w:eastAsia="Times New Roman" w:hAnsi="Times New Roman" w:cs="Times New Roman"/>
                <w:sz w:val="26"/>
                <w:szCs w:val="26"/>
              </w:rPr>
              <w:t>BVA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B6E4E07" w14:textId="2A261A52"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Cần thiết để thông báo kết quả và hỗ trợ ra quyết định.</w:t>
            </w:r>
          </w:p>
        </w:tc>
      </w:tr>
      <w:tr w:rsidR="006E7830" w:rsidRPr="006D4348" w14:paraId="789730A1" w14:textId="77777777" w:rsidTr="00EE699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4AD02B0" w14:textId="1DE8A8B3"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t>Điều chỉnh và tối ưu hóa chiến dịch</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E11D900" w14:textId="11963992"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Phòng Marketing/</w:t>
            </w:r>
          </w:p>
          <w:p w14:paraId="126B6CA1" w14:textId="7CA2E426"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Digital Marketing</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0FBEF7" w14:textId="208894F3" w:rsidR="6E002AD2" w:rsidRPr="006D4348" w:rsidRDefault="6E002AD2">
            <w:pPr>
              <w:spacing w:after="0" w:line="360" w:lineRule="auto"/>
              <w:jc w:val="center"/>
              <w:rPr>
                <w:rFonts w:ascii="Times New Roman" w:hAnsi="Times New Roman" w:cs="Times New Roman"/>
                <w:sz w:val="26"/>
                <w:szCs w:val="26"/>
              </w:rPr>
            </w:pPr>
            <w:r w:rsidRPr="006D4348">
              <w:rPr>
                <w:rFonts w:ascii="Times New Roman" w:eastAsia="Times New Roman" w:hAnsi="Times New Roman" w:cs="Times New Roman"/>
                <w:sz w:val="26"/>
                <w:szCs w:val="26"/>
              </w:rPr>
              <w:t>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8B609E" w14:textId="4C4D0430"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Trực tiếp cải thiện hiệu quả, mang lại giá trị cao hơn cho doanh nghiệp.</w:t>
            </w:r>
          </w:p>
        </w:tc>
      </w:tr>
      <w:tr w:rsidR="006E7830" w:rsidRPr="006D4348" w14:paraId="68AE29A8" w14:textId="77777777" w:rsidTr="00EE699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125F322" w14:textId="3C70D8E2"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t>Chờ phê duyệt nội dung/ngân sách</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F652D24" w14:textId="1DBF3CE2"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Phòng Marketing</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9C959DE" w14:textId="17D86555" w:rsidR="6E002AD2" w:rsidRPr="006D4348" w:rsidRDefault="6E002AD2">
            <w:pPr>
              <w:spacing w:after="0" w:line="360" w:lineRule="auto"/>
              <w:jc w:val="center"/>
              <w:rPr>
                <w:rFonts w:ascii="Times New Roman" w:hAnsi="Times New Roman" w:cs="Times New Roman"/>
                <w:sz w:val="26"/>
                <w:szCs w:val="26"/>
              </w:rPr>
            </w:pPr>
            <w:r w:rsidRPr="006D4348">
              <w:rPr>
                <w:rFonts w:ascii="Times New Roman" w:eastAsia="Times New Roman" w:hAnsi="Times New Roman" w:cs="Times New Roman"/>
                <w:sz w:val="26"/>
                <w:szCs w:val="26"/>
              </w:rPr>
              <w:t>NVA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95A20C7" w14:textId="1290F589"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Gây chậm trễ trong việc triển khai chiến dịch, không tạo ra giá trị.</w:t>
            </w:r>
          </w:p>
        </w:tc>
      </w:tr>
      <w:tr w:rsidR="006E7830" w:rsidRPr="006D4348" w14:paraId="0B7A7E37" w14:textId="77777777" w:rsidTr="005B7F7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BA60E8" w14:textId="222EAC44"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t>Sửa đổi nội dung nhiều lần do thiếu thông tin ban đầu</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4810C6" w14:textId="70BA060E"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Phòng Marketing/</w:t>
            </w:r>
          </w:p>
          <w:p w14:paraId="50403CDF" w14:textId="1C4B168A"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Digital Marketing</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48811F8" w14:textId="0374CBA5" w:rsidR="6E002AD2" w:rsidRPr="006D4348" w:rsidRDefault="6E002AD2">
            <w:pPr>
              <w:spacing w:after="0" w:line="360" w:lineRule="auto"/>
              <w:ind w:left="136"/>
              <w:jc w:val="center"/>
              <w:rPr>
                <w:rFonts w:ascii="Times New Roman" w:hAnsi="Times New Roman" w:cs="Times New Roman"/>
                <w:sz w:val="26"/>
                <w:szCs w:val="26"/>
              </w:rPr>
            </w:pPr>
            <w:r w:rsidRPr="006D4348">
              <w:rPr>
                <w:rFonts w:ascii="Times New Roman" w:eastAsia="Times New Roman" w:hAnsi="Times New Roman" w:cs="Times New Roman"/>
                <w:sz w:val="26"/>
                <w:szCs w:val="26"/>
              </w:rPr>
              <w:t>NVA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A4C1CDD" w14:textId="64C39159"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Lãng phí thời gian và nguồn lực do thiếu chuẩn bị hoặc giao tiếp kém.</w:t>
            </w:r>
          </w:p>
        </w:tc>
      </w:tr>
      <w:tr w:rsidR="006E7830" w:rsidRPr="006D4348" w14:paraId="4B20B852" w14:textId="77777777" w:rsidTr="005B7F7A">
        <w:trPr>
          <w:gridAfter w:val="1"/>
          <w:wAfter w:w="1331" w:type="dxa"/>
          <w:trHeight w:val="300"/>
        </w:trPr>
        <w:tc>
          <w:tcPr>
            <w:tcW w:w="179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28F6850" w14:textId="3EEC90DE" w:rsidR="6E002AD2" w:rsidRPr="006D4348" w:rsidRDefault="6E002AD2" w:rsidP="001168E1">
            <w:pPr>
              <w:spacing w:after="0" w:line="360" w:lineRule="auto"/>
              <w:ind w:left="125" w:right="91"/>
              <w:jc w:val="both"/>
              <w:rPr>
                <w:rFonts w:ascii="Times New Roman" w:hAnsi="Times New Roman" w:cs="Times New Roman"/>
                <w:sz w:val="26"/>
                <w:szCs w:val="26"/>
              </w:rPr>
            </w:pPr>
            <w:r w:rsidRPr="006D4348">
              <w:rPr>
                <w:rFonts w:ascii="Times New Roman" w:eastAsia="Times New Roman" w:hAnsi="Times New Roman" w:cs="Times New Roman"/>
                <w:sz w:val="26"/>
                <w:szCs w:val="26"/>
              </w:rPr>
              <w:lastRenderedPageBreak/>
              <w:t>Thu thập dữ liệu hiệu suất thủ công</w:t>
            </w:r>
          </w:p>
        </w:tc>
        <w:tc>
          <w:tcPr>
            <w:tcW w:w="23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E6DDE24" w14:textId="08007344" w:rsidR="6E002AD2" w:rsidRPr="006D4348" w:rsidRDefault="6E002AD2" w:rsidP="001168E1">
            <w:pPr>
              <w:spacing w:after="0" w:line="360" w:lineRule="auto"/>
              <w:ind w:left="18" w:right="90"/>
              <w:jc w:val="both"/>
              <w:rPr>
                <w:rFonts w:ascii="Times New Roman" w:hAnsi="Times New Roman" w:cs="Times New Roman"/>
                <w:sz w:val="26"/>
                <w:szCs w:val="26"/>
              </w:rPr>
            </w:pPr>
            <w:r w:rsidRPr="006D4348">
              <w:rPr>
                <w:rFonts w:ascii="Times New Roman" w:eastAsia="Times New Roman" w:hAnsi="Times New Roman" w:cs="Times New Roman"/>
                <w:sz w:val="26"/>
                <w:szCs w:val="26"/>
              </w:rPr>
              <w:t>Phòng Digital Marketing</w:t>
            </w:r>
          </w:p>
        </w:tc>
        <w:tc>
          <w:tcPr>
            <w:tcW w:w="1276" w:type="dxa"/>
            <w:gridSpan w:val="2"/>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9188209" w14:textId="48F4FBB7" w:rsidR="6E002AD2" w:rsidRPr="006D4348" w:rsidRDefault="6E002AD2">
            <w:pPr>
              <w:spacing w:after="0" w:line="360" w:lineRule="auto"/>
              <w:ind w:left="136"/>
              <w:jc w:val="center"/>
              <w:rPr>
                <w:rFonts w:ascii="Times New Roman" w:hAnsi="Times New Roman" w:cs="Times New Roman"/>
                <w:sz w:val="26"/>
                <w:szCs w:val="26"/>
              </w:rPr>
            </w:pPr>
            <w:r w:rsidRPr="006D4348">
              <w:rPr>
                <w:rFonts w:ascii="Times New Roman" w:eastAsia="Times New Roman" w:hAnsi="Times New Roman" w:cs="Times New Roman"/>
                <w:sz w:val="26"/>
                <w:szCs w:val="26"/>
              </w:rPr>
              <w:t>NVA</w:t>
            </w:r>
          </w:p>
        </w:tc>
        <w:tc>
          <w:tcPr>
            <w:tcW w:w="4111"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D7D12FF" w14:textId="1C32694B" w:rsidR="6E002AD2" w:rsidRPr="006D4348" w:rsidRDefault="6E002AD2" w:rsidP="001168E1">
            <w:pPr>
              <w:spacing w:after="0" w:line="360" w:lineRule="auto"/>
              <w:ind w:left="121" w:right="206"/>
              <w:jc w:val="both"/>
              <w:rPr>
                <w:rFonts w:ascii="Times New Roman" w:hAnsi="Times New Roman" w:cs="Times New Roman"/>
                <w:sz w:val="26"/>
                <w:szCs w:val="26"/>
              </w:rPr>
            </w:pPr>
            <w:r w:rsidRPr="006D4348">
              <w:rPr>
                <w:rFonts w:ascii="Times New Roman" w:eastAsia="Times New Roman" w:hAnsi="Times New Roman" w:cs="Times New Roman"/>
                <w:sz w:val="26"/>
                <w:szCs w:val="26"/>
              </w:rPr>
              <w:t>Có thể được tự động hóa bằng các công cụ phân tích, không tạo giá trị trực tiếp.</w:t>
            </w:r>
          </w:p>
        </w:tc>
      </w:tr>
      <w:tr w:rsidR="00525764" w:rsidRPr="006D4348" w14:paraId="7CD5D679" w14:textId="77777777" w:rsidTr="00EE699A">
        <w:trPr>
          <w:trHeight w:val="300"/>
        </w:trPr>
        <w:tc>
          <w:tcPr>
            <w:tcW w:w="1796" w:type="dxa"/>
            <w:tcBorders>
              <w:top w:val="single" w:sz="8" w:space="0" w:color="auto"/>
              <w:left w:val="nil"/>
              <w:bottom w:val="nil"/>
              <w:right w:val="nil"/>
            </w:tcBorders>
            <w:vAlign w:val="center"/>
          </w:tcPr>
          <w:p w14:paraId="405F257D" w14:textId="6AC251D2" w:rsidR="6E002AD2" w:rsidRPr="006D4348" w:rsidRDefault="6E002AD2">
            <w:pPr>
              <w:spacing w:after="0" w:line="360" w:lineRule="auto"/>
              <w:jc w:val="both"/>
              <w:rPr>
                <w:rFonts w:ascii="Times New Roman" w:hAnsi="Times New Roman" w:cs="Times New Roman"/>
              </w:rPr>
            </w:pPr>
          </w:p>
        </w:tc>
        <w:tc>
          <w:tcPr>
            <w:tcW w:w="2305" w:type="dxa"/>
            <w:tcBorders>
              <w:top w:val="single" w:sz="8" w:space="0" w:color="auto"/>
              <w:left w:val="nil"/>
              <w:bottom w:val="nil"/>
              <w:right w:val="nil"/>
            </w:tcBorders>
            <w:vAlign w:val="center"/>
          </w:tcPr>
          <w:p w14:paraId="49CF8326" w14:textId="43BF3D74" w:rsidR="6E002AD2" w:rsidRPr="006D4348" w:rsidRDefault="6E002AD2">
            <w:pPr>
              <w:spacing w:after="0" w:line="360" w:lineRule="auto"/>
              <w:jc w:val="both"/>
              <w:rPr>
                <w:rFonts w:ascii="Times New Roman" w:hAnsi="Times New Roman" w:cs="Times New Roman"/>
              </w:rPr>
            </w:pPr>
          </w:p>
        </w:tc>
        <w:tc>
          <w:tcPr>
            <w:tcW w:w="661" w:type="dxa"/>
            <w:tcBorders>
              <w:top w:val="single" w:sz="8" w:space="0" w:color="auto"/>
              <w:left w:val="nil"/>
              <w:bottom w:val="nil"/>
              <w:right w:val="nil"/>
            </w:tcBorders>
            <w:vAlign w:val="center"/>
          </w:tcPr>
          <w:p w14:paraId="2ABAC4BE" w14:textId="457AF0B4" w:rsidR="6E002AD2" w:rsidRPr="006D4348" w:rsidRDefault="6E002AD2">
            <w:pPr>
              <w:spacing w:after="0" w:line="360" w:lineRule="auto"/>
              <w:jc w:val="both"/>
              <w:rPr>
                <w:rFonts w:ascii="Times New Roman" w:hAnsi="Times New Roman" w:cs="Times New Roman"/>
              </w:rPr>
            </w:pPr>
          </w:p>
        </w:tc>
        <w:tc>
          <w:tcPr>
            <w:tcW w:w="1607" w:type="dxa"/>
            <w:gridSpan w:val="2"/>
            <w:tcBorders>
              <w:top w:val="nil"/>
              <w:left w:val="nil"/>
              <w:bottom w:val="nil"/>
              <w:right w:val="nil"/>
            </w:tcBorders>
            <w:vAlign w:val="center"/>
          </w:tcPr>
          <w:p w14:paraId="5762242C" w14:textId="4351B541" w:rsidR="6E002AD2" w:rsidRPr="006D4348" w:rsidRDefault="6E002AD2">
            <w:pPr>
              <w:spacing w:after="0" w:line="360" w:lineRule="auto"/>
              <w:jc w:val="both"/>
              <w:rPr>
                <w:rFonts w:ascii="Times New Roman" w:hAnsi="Times New Roman" w:cs="Times New Roman"/>
              </w:rPr>
            </w:pPr>
          </w:p>
        </w:tc>
        <w:tc>
          <w:tcPr>
            <w:tcW w:w="286" w:type="dxa"/>
            <w:tcBorders>
              <w:top w:val="nil"/>
              <w:left w:val="nil"/>
              <w:bottom w:val="nil"/>
              <w:right w:val="nil"/>
            </w:tcBorders>
            <w:vAlign w:val="center"/>
          </w:tcPr>
          <w:p w14:paraId="64FF2166" w14:textId="2EC642BE" w:rsidR="6E002AD2" w:rsidRPr="006D4348" w:rsidRDefault="6E002AD2">
            <w:pPr>
              <w:spacing w:after="0" w:line="360" w:lineRule="auto"/>
              <w:jc w:val="both"/>
              <w:rPr>
                <w:rFonts w:ascii="Times New Roman" w:hAnsi="Times New Roman" w:cs="Times New Roman"/>
              </w:rPr>
            </w:pPr>
          </w:p>
        </w:tc>
        <w:tc>
          <w:tcPr>
            <w:tcW w:w="4164" w:type="dxa"/>
            <w:gridSpan w:val="2"/>
            <w:tcBorders>
              <w:top w:val="single" w:sz="8" w:space="0" w:color="auto"/>
              <w:left w:val="nil"/>
              <w:bottom w:val="nil"/>
              <w:right w:val="nil"/>
            </w:tcBorders>
            <w:vAlign w:val="center"/>
          </w:tcPr>
          <w:p w14:paraId="36885606" w14:textId="6C25AC83" w:rsidR="6E002AD2" w:rsidRPr="006D4348" w:rsidRDefault="6E002AD2">
            <w:pPr>
              <w:spacing w:after="0" w:line="360" w:lineRule="auto"/>
              <w:jc w:val="both"/>
              <w:rPr>
                <w:rFonts w:ascii="Times New Roman" w:hAnsi="Times New Roman" w:cs="Times New Roman"/>
              </w:rPr>
            </w:pPr>
          </w:p>
        </w:tc>
      </w:tr>
    </w:tbl>
    <w:p w14:paraId="3BA1F059" w14:textId="37DA9FB5" w:rsidR="434CCC37" w:rsidRPr="006D4348" w:rsidRDefault="434CCC37">
      <w:pPr>
        <w:spacing w:after="0" w:line="360" w:lineRule="auto"/>
        <w:jc w:val="both"/>
        <w:rPr>
          <w:rFonts w:ascii="Times New Roman" w:hAnsi="Times New Roman" w:cs="Times New Roman"/>
        </w:rPr>
      </w:pPr>
    </w:p>
    <w:p w14:paraId="7C4784FC" w14:textId="36AA87B9" w:rsidR="00A6211F" w:rsidRPr="006D4348" w:rsidRDefault="489F00DA" w:rsidP="001168E1">
      <w:pPr>
        <w:pStyle w:val="Heading4"/>
        <w:spacing w:before="0" w:after="0" w:line="360" w:lineRule="auto"/>
        <w:rPr>
          <w:rFonts w:ascii="Times New Roman" w:eastAsia="Times New Roman" w:hAnsi="Times New Roman" w:cs="Times New Roman"/>
          <w:b/>
          <w:bCs/>
          <w:i w:val="0"/>
          <w:iCs w:val="0"/>
          <w:color w:val="auto"/>
          <w:sz w:val="26"/>
          <w:szCs w:val="26"/>
        </w:rPr>
      </w:pPr>
      <w:r w:rsidRPr="006D4348">
        <w:rPr>
          <w:rFonts w:ascii="Times New Roman" w:eastAsia="Times New Roman" w:hAnsi="Times New Roman" w:cs="Times New Roman"/>
          <w:b/>
          <w:bCs/>
          <w:i w:val="0"/>
          <w:iCs w:val="0"/>
          <w:color w:val="auto"/>
          <w:sz w:val="26"/>
          <w:szCs w:val="26"/>
        </w:rPr>
        <w:t>3.</w:t>
      </w:r>
      <w:ins w:id="1149" w:author="Bùi Anh Quốc" w:date="2025-08-02T20:25:00Z">
        <w:r w:rsidR="00E60C68">
          <w:rPr>
            <w:rFonts w:ascii="Times New Roman" w:eastAsia="Times New Roman" w:hAnsi="Times New Roman" w:cs="Times New Roman"/>
            <w:b/>
            <w:bCs/>
            <w:i w:val="0"/>
            <w:iCs w:val="0"/>
            <w:color w:val="auto"/>
            <w:sz w:val="26"/>
            <w:szCs w:val="26"/>
          </w:rPr>
          <w:t>3</w:t>
        </w:r>
      </w:ins>
      <w:del w:id="1150" w:author="Bùi Anh Quốc" w:date="2025-08-02T20:25:00Z">
        <w:r w:rsidRPr="006D4348" w:rsidDel="00E60C68">
          <w:rPr>
            <w:rFonts w:ascii="Times New Roman" w:eastAsia="Times New Roman" w:hAnsi="Times New Roman" w:cs="Times New Roman"/>
            <w:b/>
            <w:bCs/>
            <w:i w:val="0"/>
            <w:iCs w:val="0"/>
            <w:color w:val="auto"/>
            <w:sz w:val="26"/>
            <w:szCs w:val="26"/>
          </w:rPr>
          <w:delText>1</w:delText>
        </w:r>
      </w:del>
      <w:r w:rsidRPr="006D4348">
        <w:rPr>
          <w:rFonts w:ascii="Times New Roman" w:eastAsia="Times New Roman" w:hAnsi="Times New Roman" w:cs="Times New Roman"/>
          <w:b/>
          <w:bCs/>
          <w:i w:val="0"/>
          <w:iCs w:val="0"/>
          <w:color w:val="auto"/>
          <w:sz w:val="26"/>
          <w:szCs w:val="26"/>
        </w:rPr>
        <w:t>.</w:t>
      </w:r>
      <w:ins w:id="1151" w:author="Bùi Anh Quốc" w:date="2025-08-02T20:25:00Z">
        <w:r w:rsidR="00E60C68">
          <w:rPr>
            <w:rFonts w:ascii="Times New Roman" w:eastAsia="Times New Roman" w:hAnsi="Times New Roman" w:cs="Times New Roman"/>
            <w:b/>
            <w:bCs/>
            <w:i w:val="0"/>
            <w:iCs w:val="0"/>
            <w:color w:val="auto"/>
            <w:sz w:val="26"/>
            <w:szCs w:val="26"/>
          </w:rPr>
          <w:t>4</w:t>
        </w:r>
      </w:ins>
      <w:del w:id="1152" w:author="Bùi Anh Quốc" w:date="2025-08-02T20:25:00Z">
        <w:r w:rsidRPr="006D4348" w:rsidDel="00E60C68">
          <w:rPr>
            <w:rFonts w:ascii="Times New Roman" w:eastAsia="Times New Roman" w:hAnsi="Times New Roman" w:cs="Times New Roman"/>
            <w:b/>
            <w:bCs/>
            <w:i w:val="0"/>
            <w:iCs w:val="0"/>
            <w:color w:val="auto"/>
            <w:sz w:val="26"/>
            <w:szCs w:val="26"/>
          </w:rPr>
          <w:delText>3</w:delText>
        </w:r>
      </w:del>
      <w:r w:rsidRPr="006D4348">
        <w:rPr>
          <w:rFonts w:ascii="Times New Roman" w:eastAsia="Times New Roman" w:hAnsi="Times New Roman" w:cs="Times New Roman"/>
          <w:b/>
          <w:bCs/>
          <w:i w:val="0"/>
          <w:iCs w:val="0"/>
          <w:color w:val="auto"/>
          <w:sz w:val="26"/>
          <w:szCs w:val="26"/>
        </w:rPr>
        <w:t>.2.</w:t>
      </w:r>
      <w:r w:rsidR="434CCC37" w:rsidRPr="006D4348">
        <w:rPr>
          <w:rFonts w:ascii="Times New Roman" w:eastAsia="Times New Roman" w:hAnsi="Times New Roman" w:cs="Times New Roman"/>
          <w:b/>
          <w:bCs/>
          <w:i w:val="0"/>
          <w:iCs w:val="0"/>
          <w:color w:val="auto"/>
          <w:sz w:val="26"/>
          <w:szCs w:val="26"/>
        </w:rPr>
        <w:t xml:space="preserve"> Phân tích lãng phí</w:t>
      </w:r>
    </w:p>
    <w:tbl>
      <w:tblPr>
        <w:tblW w:w="9488"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258"/>
        <w:gridCol w:w="7230"/>
      </w:tblGrid>
      <w:tr w:rsidR="006E7830" w:rsidRPr="006D4348" w14:paraId="5D090810" w14:textId="77777777" w:rsidTr="00EE699A">
        <w:trPr>
          <w:trHeight w:val="300"/>
        </w:trPr>
        <w:tc>
          <w:tcPr>
            <w:tcW w:w="225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D2CE061" w14:textId="3284C31F" w:rsidR="6E002AD2" w:rsidRPr="006D4348" w:rsidRDefault="6E002AD2">
            <w:pPr>
              <w:spacing w:after="0" w:line="360" w:lineRule="auto"/>
              <w:ind w:left="125"/>
              <w:rPr>
                <w:rFonts w:ascii="Times New Roman" w:hAnsi="Times New Roman" w:cs="Times New Roman"/>
                <w:b/>
                <w:bCs/>
              </w:rPr>
            </w:pPr>
            <w:r w:rsidRPr="006D4348">
              <w:rPr>
                <w:rFonts w:ascii="Times New Roman" w:eastAsia="Times New Roman" w:hAnsi="Times New Roman" w:cs="Times New Roman"/>
                <w:b/>
                <w:bCs/>
                <w:sz w:val="26"/>
                <w:szCs w:val="26"/>
              </w:rPr>
              <w:t>Loại lãng phí</w:t>
            </w:r>
          </w:p>
        </w:tc>
        <w:tc>
          <w:tcPr>
            <w:tcW w:w="72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EA35305" w14:textId="18F08425" w:rsidR="6E002AD2" w:rsidRPr="006D4348" w:rsidRDefault="6E002AD2">
            <w:pPr>
              <w:spacing w:after="0" w:line="360" w:lineRule="auto"/>
              <w:ind w:left="125"/>
              <w:rPr>
                <w:rFonts w:ascii="Times New Roman" w:hAnsi="Times New Roman" w:cs="Times New Roman"/>
                <w:b/>
                <w:bCs/>
              </w:rPr>
            </w:pPr>
            <w:r w:rsidRPr="006D4348">
              <w:rPr>
                <w:rFonts w:ascii="Times New Roman" w:eastAsia="Times New Roman" w:hAnsi="Times New Roman" w:cs="Times New Roman"/>
                <w:b/>
                <w:bCs/>
                <w:sz w:val="26"/>
                <w:szCs w:val="26"/>
              </w:rPr>
              <w:t>Thể hiện trong quy trình và Ví dụ cụ thể</w:t>
            </w:r>
          </w:p>
        </w:tc>
      </w:tr>
      <w:tr w:rsidR="006E7830" w:rsidRPr="006D4348" w14:paraId="12FC549A" w14:textId="77777777" w:rsidTr="00EE699A">
        <w:trPr>
          <w:trHeight w:val="300"/>
        </w:trPr>
        <w:tc>
          <w:tcPr>
            <w:tcW w:w="225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C9A1A6B" w14:textId="6EBA725E" w:rsidR="6E002AD2" w:rsidRPr="006D4348" w:rsidRDefault="6E002AD2">
            <w:pPr>
              <w:spacing w:after="0" w:line="360" w:lineRule="auto"/>
              <w:ind w:left="125"/>
              <w:rPr>
                <w:rFonts w:ascii="Times New Roman" w:hAnsi="Times New Roman" w:cs="Times New Roman"/>
              </w:rPr>
            </w:pPr>
            <w:r w:rsidRPr="006D4348">
              <w:rPr>
                <w:rFonts w:ascii="Times New Roman" w:eastAsia="Times New Roman" w:hAnsi="Times New Roman" w:cs="Times New Roman"/>
                <w:b/>
                <w:bCs/>
                <w:sz w:val="26"/>
                <w:szCs w:val="26"/>
              </w:rPr>
              <w:t>Waiting (Chờ đợi)</w:t>
            </w:r>
          </w:p>
        </w:tc>
        <w:tc>
          <w:tcPr>
            <w:tcW w:w="72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1D88D1" w14:textId="77777777" w:rsidR="005B7F7A" w:rsidRPr="006D4348" w:rsidRDefault="6E002AD2">
            <w:pPr>
              <w:pStyle w:val="ListParagraph"/>
              <w:numPr>
                <w:ilvl w:val="0"/>
                <w:numId w:val="25"/>
              </w:numPr>
              <w:spacing w:after="0" w:line="360" w:lineRule="auto"/>
              <w:ind w:left="410" w:right="222" w:hanging="276"/>
              <w:jc w:val="both"/>
              <w:rPr>
                <w:rFonts w:ascii="Times New Roman" w:hAnsi="Times New Roman" w:cs="Times New Roman"/>
              </w:rPr>
            </w:pPr>
            <w:r w:rsidRPr="006D4348">
              <w:rPr>
                <w:rFonts w:ascii="Times New Roman" w:eastAsia="Times New Roman" w:hAnsi="Times New Roman" w:cs="Times New Roman"/>
                <w:b/>
                <w:bCs/>
                <w:sz w:val="26"/>
                <w:szCs w:val="26"/>
              </w:rPr>
              <w:t>Chờ phê duyệt nội dung/ngân sách:</w:t>
            </w:r>
            <w:r w:rsidRPr="006D4348">
              <w:rPr>
                <w:rFonts w:ascii="Times New Roman" w:eastAsia="Times New Roman" w:hAnsi="Times New Roman" w:cs="Times New Roman"/>
                <w:sz w:val="26"/>
                <w:szCs w:val="26"/>
              </w:rPr>
              <w:t xml:space="preserve"> Đội ngũ marketing phải chờ Ban lãnh đạo hoặc các bên liên quan khác phê duyệt các tài liệu, gây chậm trễ trong việc triển khai chiến dịch. </w:t>
            </w:r>
          </w:p>
          <w:p w14:paraId="4CC2FBBB" w14:textId="6014696E" w:rsidR="6E002AD2" w:rsidRPr="006D4348" w:rsidRDefault="6E002AD2">
            <w:pPr>
              <w:pStyle w:val="ListParagraph"/>
              <w:numPr>
                <w:ilvl w:val="0"/>
                <w:numId w:val="25"/>
              </w:numPr>
              <w:spacing w:after="0" w:line="360" w:lineRule="auto"/>
              <w:ind w:left="410" w:right="222" w:hanging="276"/>
              <w:jc w:val="both"/>
              <w:rPr>
                <w:rFonts w:ascii="Times New Roman" w:hAnsi="Times New Roman" w:cs="Times New Roman"/>
              </w:rPr>
            </w:pPr>
            <w:r w:rsidRPr="006D4348">
              <w:rPr>
                <w:rFonts w:ascii="Times New Roman" w:eastAsia="Times New Roman" w:hAnsi="Times New Roman" w:cs="Times New Roman"/>
                <w:b/>
                <w:bCs/>
                <w:sz w:val="26"/>
                <w:szCs w:val="26"/>
              </w:rPr>
              <w:t>Chờ phản hồi từ bộ phận Sales:</w:t>
            </w:r>
            <w:r w:rsidRPr="006D4348">
              <w:rPr>
                <w:rFonts w:ascii="Times New Roman" w:eastAsia="Times New Roman" w:hAnsi="Times New Roman" w:cs="Times New Roman"/>
                <w:sz w:val="26"/>
                <w:szCs w:val="26"/>
              </w:rPr>
              <w:t xml:space="preserve"> Đội ngũ marketing chờ phản hồi từ bộ phận Sales về hiệu quả của các leads hoặc chiến dịch cụ thể để điều chỉnh.</w:t>
            </w:r>
          </w:p>
        </w:tc>
      </w:tr>
      <w:tr w:rsidR="006E7830" w:rsidRPr="006D4348" w14:paraId="5BC96F28" w14:textId="77777777" w:rsidTr="00EE699A">
        <w:trPr>
          <w:trHeight w:val="300"/>
        </w:trPr>
        <w:tc>
          <w:tcPr>
            <w:tcW w:w="225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26C42E3" w14:textId="7E9510FC" w:rsidR="6E002AD2" w:rsidRPr="006D4348" w:rsidRDefault="6E002AD2">
            <w:pPr>
              <w:spacing w:after="0" w:line="360" w:lineRule="auto"/>
              <w:ind w:left="125"/>
              <w:rPr>
                <w:rFonts w:ascii="Times New Roman" w:hAnsi="Times New Roman" w:cs="Times New Roman"/>
              </w:rPr>
            </w:pPr>
            <w:r w:rsidRPr="006D4348">
              <w:rPr>
                <w:rFonts w:ascii="Times New Roman" w:eastAsia="Times New Roman" w:hAnsi="Times New Roman" w:cs="Times New Roman"/>
                <w:b/>
                <w:bCs/>
                <w:sz w:val="26"/>
                <w:szCs w:val="26"/>
              </w:rPr>
              <w:t>Move (Di chuyển không cần thiết)</w:t>
            </w:r>
          </w:p>
        </w:tc>
        <w:tc>
          <w:tcPr>
            <w:tcW w:w="72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6E2F7D1" w14:textId="4C665F85" w:rsidR="6E002AD2" w:rsidRPr="006D4348" w:rsidRDefault="6E002AD2">
            <w:pPr>
              <w:pStyle w:val="ListParagraph"/>
              <w:numPr>
                <w:ilvl w:val="0"/>
                <w:numId w:val="25"/>
              </w:numPr>
              <w:spacing w:after="0" w:line="360" w:lineRule="auto"/>
              <w:ind w:left="410" w:right="222" w:hanging="276"/>
              <w:jc w:val="both"/>
              <w:rPr>
                <w:rFonts w:ascii="Times New Roman" w:hAnsi="Times New Roman" w:cs="Times New Roman"/>
              </w:rPr>
            </w:pPr>
            <w:r w:rsidRPr="006D4348">
              <w:rPr>
                <w:rFonts w:ascii="Times New Roman" w:eastAsia="Times New Roman" w:hAnsi="Times New Roman" w:cs="Times New Roman"/>
                <w:b/>
                <w:bCs/>
                <w:sz w:val="26"/>
                <w:szCs w:val="26"/>
              </w:rPr>
              <w:t>Chuyển giao tài liệu/file thiết kế thủ công:</w:t>
            </w:r>
            <w:r w:rsidRPr="006D4348">
              <w:rPr>
                <w:rFonts w:ascii="Times New Roman" w:eastAsia="Times New Roman" w:hAnsi="Times New Roman" w:cs="Times New Roman"/>
                <w:sz w:val="26"/>
                <w:szCs w:val="26"/>
              </w:rPr>
              <w:t xml:space="preserve"> Các file thiết kế, nội dung quảng cáo được gửi qua lại bằng email hoặc các kênh không tập trung giữa Phòng Marketing, Phòng Digital Marketing và bộ phận Thiết kế, gây mất thời gian tìm kiếm và quản lý phiên bản.</w:t>
            </w:r>
          </w:p>
        </w:tc>
      </w:tr>
      <w:tr w:rsidR="006E7830" w:rsidRPr="006D4348" w14:paraId="09D1F982" w14:textId="77777777" w:rsidTr="00EE699A">
        <w:trPr>
          <w:trHeight w:val="300"/>
        </w:trPr>
        <w:tc>
          <w:tcPr>
            <w:tcW w:w="225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709D6A3" w14:textId="1363BC54" w:rsidR="6E002AD2" w:rsidRPr="006D4348" w:rsidRDefault="6E002AD2">
            <w:pPr>
              <w:spacing w:after="0" w:line="360" w:lineRule="auto"/>
              <w:ind w:left="125"/>
              <w:rPr>
                <w:rFonts w:ascii="Times New Roman" w:hAnsi="Times New Roman" w:cs="Times New Roman"/>
              </w:rPr>
            </w:pPr>
            <w:r w:rsidRPr="006D4348">
              <w:rPr>
                <w:rFonts w:ascii="Times New Roman" w:eastAsia="Times New Roman" w:hAnsi="Times New Roman" w:cs="Times New Roman"/>
                <w:b/>
                <w:bCs/>
                <w:sz w:val="26"/>
                <w:szCs w:val="26"/>
              </w:rPr>
              <w:t>Over-do (Xử lý thừa)</w:t>
            </w:r>
          </w:p>
        </w:tc>
        <w:tc>
          <w:tcPr>
            <w:tcW w:w="72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971968C" w14:textId="77777777" w:rsidR="005B7F7A" w:rsidRPr="006D4348" w:rsidRDefault="6E002AD2">
            <w:pPr>
              <w:pStyle w:val="ListParagraph"/>
              <w:numPr>
                <w:ilvl w:val="0"/>
                <w:numId w:val="25"/>
              </w:numPr>
              <w:spacing w:after="0" w:line="360" w:lineRule="auto"/>
              <w:ind w:left="410" w:right="222" w:hanging="276"/>
              <w:jc w:val="both"/>
              <w:rPr>
                <w:rFonts w:ascii="Times New Roman" w:hAnsi="Times New Roman" w:cs="Times New Roman"/>
              </w:rPr>
            </w:pPr>
            <w:r w:rsidRPr="006D4348">
              <w:rPr>
                <w:rFonts w:ascii="Times New Roman" w:eastAsia="Times New Roman" w:hAnsi="Times New Roman" w:cs="Times New Roman"/>
                <w:b/>
                <w:bCs/>
                <w:sz w:val="26"/>
                <w:szCs w:val="26"/>
              </w:rPr>
              <w:t>Tạo quá nhiều phiên bản nội dung:</w:t>
            </w:r>
            <w:r w:rsidRPr="006D4348">
              <w:rPr>
                <w:rFonts w:ascii="Times New Roman" w:eastAsia="Times New Roman" w:hAnsi="Times New Roman" w:cs="Times New Roman"/>
                <w:sz w:val="26"/>
                <w:szCs w:val="26"/>
              </w:rPr>
              <w:t xml:space="preserve"> Đội ngũ marketing tạo ra nhiều phiên bản nội dung quảng cáo cho cùng một chiến dịch mà không có lý do rõ ràng hoặc không dựa trên dữ liệu thử nghiệm. </w:t>
            </w:r>
          </w:p>
          <w:p w14:paraId="7FD5C0A8" w14:textId="77777777" w:rsidR="005B7F7A" w:rsidRPr="006D4348" w:rsidRDefault="6E002AD2">
            <w:pPr>
              <w:pStyle w:val="ListParagraph"/>
              <w:numPr>
                <w:ilvl w:val="0"/>
                <w:numId w:val="25"/>
              </w:numPr>
              <w:spacing w:after="0" w:line="360" w:lineRule="auto"/>
              <w:ind w:left="410" w:right="222" w:hanging="276"/>
              <w:jc w:val="both"/>
              <w:rPr>
                <w:rFonts w:ascii="Times New Roman" w:hAnsi="Times New Roman" w:cs="Times New Roman"/>
              </w:rPr>
            </w:pPr>
            <w:r w:rsidRPr="006D4348">
              <w:rPr>
                <w:rFonts w:ascii="Times New Roman" w:eastAsia="Times New Roman" w:hAnsi="Times New Roman" w:cs="Times New Roman"/>
                <w:b/>
                <w:bCs/>
                <w:sz w:val="26"/>
                <w:szCs w:val="26"/>
              </w:rPr>
              <w:t>Phân tích dữ liệu quá chi tiết cho chiến dịch nhỏ:</w:t>
            </w:r>
            <w:r w:rsidRPr="006D4348">
              <w:rPr>
                <w:rFonts w:ascii="Times New Roman" w:eastAsia="Times New Roman" w:hAnsi="Times New Roman" w:cs="Times New Roman"/>
                <w:sz w:val="26"/>
                <w:szCs w:val="26"/>
              </w:rPr>
              <w:t xml:space="preserve"> Dành quá nhiều thời gian và nguồn lực để phân tích sâu các chỉ số cho một chiến dịch có quy mô nhỏ, không mang lại lợi ích tương xứng. </w:t>
            </w:r>
          </w:p>
          <w:p w14:paraId="481AC844" w14:textId="75A96D5F" w:rsidR="6E002AD2" w:rsidRPr="006D4348" w:rsidRDefault="6E002AD2">
            <w:pPr>
              <w:pStyle w:val="ListParagraph"/>
              <w:numPr>
                <w:ilvl w:val="0"/>
                <w:numId w:val="25"/>
              </w:numPr>
              <w:spacing w:after="0" w:line="360" w:lineRule="auto"/>
              <w:ind w:left="410" w:right="222" w:hanging="276"/>
              <w:jc w:val="both"/>
              <w:rPr>
                <w:rFonts w:ascii="Times New Roman" w:hAnsi="Times New Roman" w:cs="Times New Roman"/>
              </w:rPr>
            </w:pPr>
            <w:r w:rsidRPr="006D4348">
              <w:rPr>
                <w:rFonts w:ascii="Times New Roman" w:eastAsia="Times New Roman" w:hAnsi="Times New Roman" w:cs="Times New Roman"/>
                <w:b/>
                <w:bCs/>
                <w:sz w:val="26"/>
                <w:szCs w:val="26"/>
              </w:rPr>
              <w:lastRenderedPageBreak/>
              <w:t>Xác nhận lại thông tin đã có:</w:t>
            </w:r>
            <w:r w:rsidRPr="006D4348">
              <w:rPr>
                <w:rFonts w:ascii="Times New Roman" w:eastAsia="Times New Roman" w:hAnsi="Times New Roman" w:cs="Times New Roman"/>
                <w:sz w:val="26"/>
                <w:szCs w:val="26"/>
              </w:rPr>
              <w:t xml:space="preserve"> Yêu cầu các cuộc họp không cần thiết để xác nhận lại thông tin đã được thống nhất qua email hoặc hệ thống quản lý dự án.</w:t>
            </w:r>
          </w:p>
        </w:tc>
      </w:tr>
      <w:tr w:rsidR="006E7830" w:rsidRPr="006D4348" w14:paraId="1B4F9B93" w14:textId="77777777" w:rsidTr="00EE699A">
        <w:trPr>
          <w:trHeight w:val="300"/>
        </w:trPr>
        <w:tc>
          <w:tcPr>
            <w:tcW w:w="225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0685906" w14:textId="715AD0D2" w:rsidR="6E002AD2" w:rsidRPr="006D4348" w:rsidRDefault="6E002AD2">
            <w:pPr>
              <w:spacing w:after="0" w:line="360" w:lineRule="auto"/>
              <w:ind w:left="125"/>
              <w:rPr>
                <w:rFonts w:ascii="Times New Roman" w:hAnsi="Times New Roman" w:cs="Times New Roman"/>
              </w:rPr>
            </w:pPr>
            <w:r w:rsidRPr="006D4348">
              <w:rPr>
                <w:rFonts w:ascii="Times New Roman" w:eastAsia="Times New Roman" w:hAnsi="Times New Roman" w:cs="Times New Roman"/>
                <w:b/>
                <w:bCs/>
                <w:sz w:val="26"/>
                <w:szCs w:val="26"/>
              </w:rPr>
              <w:lastRenderedPageBreak/>
              <w:t>Defects (Lỗi)</w:t>
            </w:r>
          </w:p>
        </w:tc>
        <w:tc>
          <w:tcPr>
            <w:tcW w:w="72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383816C" w14:textId="77777777" w:rsidR="005B7F7A" w:rsidRPr="006D4348" w:rsidRDefault="6E002AD2">
            <w:pPr>
              <w:pStyle w:val="ListParagraph"/>
              <w:numPr>
                <w:ilvl w:val="0"/>
                <w:numId w:val="25"/>
              </w:numPr>
              <w:spacing w:after="0" w:line="360" w:lineRule="auto"/>
              <w:ind w:left="410" w:right="222" w:hanging="276"/>
              <w:jc w:val="both"/>
              <w:rPr>
                <w:rFonts w:ascii="Times New Roman" w:hAnsi="Times New Roman" w:cs="Times New Roman"/>
              </w:rPr>
            </w:pPr>
            <w:r w:rsidRPr="006D4348">
              <w:rPr>
                <w:rFonts w:ascii="Times New Roman" w:eastAsia="Times New Roman" w:hAnsi="Times New Roman" w:cs="Times New Roman"/>
                <w:b/>
                <w:bCs/>
                <w:sz w:val="26"/>
                <w:szCs w:val="26"/>
              </w:rPr>
              <w:t>Lỗi trong thông điệp quảng cáo:</w:t>
            </w:r>
            <w:r w:rsidRPr="006D4348">
              <w:rPr>
                <w:rFonts w:ascii="Times New Roman" w:eastAsia="Times New Roman" w:hAnsi="Times New Roman" w:cs="Times New Roman"/>
                <w:sz w:val="26"/>
                <w:szCs w:val="26"/>
              </w:rPr>
              <w:t xml:space="preserve"> Sai chính tả, thông tin sản phẩm không chính xác, hoặc thông điệp không phù hợp với đối tượng mục tiêu, dẫn đến chiến dịch kém hiệu quả và cần phải sửa chữa, chạy lại.</w:t>
            </w:r>
          </w:p>
          <w:p w14:paraId="19B0F3E1" w14:textId="4D864DD8" w:rsidR="6E002AD2" w:rsidRPr="006D4348" w:rsidRDefault="6E002AD2">
            <w:pPr>
              <w:pStyle w:val="ListParagraph"/>
              <w:numPr>
                <w:ilvl w:val="0"/>
                <w:numId w:val="25"/>
              </w:numPr>
              <w:spacing w:after="0" w:line="360" w:lineRule="auto"/>
              <w:ind w:left="410" w:right="222" w:hanging="276"/>
              <w:jc w:val="both"/>
              <w:rPr>
                <w:rFonts w:ascii="Times New Roman" w:hAnsi="Times New Roman" w:cs="Times New Roman"/>
              </w:rPr>
            </w:pPr>
            <w:r w:rsidRPr="006D4348">
              <w:rPr>
                <w:rFonts w:ascii="Times New Roman" w:eastAsia="Times New Roman" w:hAnsi="Times New Roman" w:cs="Times New Roman"/>
                <w:b/>
                <w:bCs/>
                <w:sz w:val="26"/>
                <w:szCs w:val="26"/>
              </w:rPr>
              <w:t>Chiến dịch không đạt mục tiêu:</w:t>
            </w:r>
            <w:r w:rsidRPr="006D4348">
              <w:rPr>
                <w:rFonts w:ascii="Times New Roman" w:eastAsia="Times New Roman" w:hAnsi="Times New Roman" w:cs="Times New Roman"/>
                <w:sz w:val="26"/>
                <w:szCs w:val="26"/>
              </w:rPr>
              <w:t xml:space="preserve"> Do phân tích sai đối tượng, lựa chọn kênh không phù hợp, hoặc nội dung không hấp dẫn, dẫn đến lãng phí ngân sách và nguồn lực.</w:t>
            </w:r>
          </w:p>
        </w:tc>
      </w:tr>
      <w:tr w:rsidR="006E7830" w:rsidRPr="006D4348" w14:paraId="12596C02" w14:textId="77777777" w:rsidTr="00EE699A">
        <w:trPr>
          <w:trHeight w:val="300"/>
        </w:trPr>
        <w:tc>
          <w:tcPr>
            <w:tcW w:w="225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80CB2C9" w14:textId="33E9866C" w:rsidR="6E002AD2" w:rsidRPr="006D4348" w:rsidRDefault="6E002AD2">
            <w:pPr>
              <w:spacing w:after="0" w:line="360" w:lineRule="auto"/>
              <w:ind w:left="125"/>
              <w:rPr>
                <w:rFonts w:ascii="Times New Roman" w:hAnsi="Times New Roman" w:cs="Times New Roman"/>
              </w:rPr>
            </w:pPr>
            <w:r w:rsidRPr="006D4348">
              <w:rPr>
                <w:rFonts w:ascii="Times New Roman" w:eastAsia="Times New Roman" w:hAnsi="Times New Roman" w:cs="Times New Roman"/>
                <w:b/>
                <w:bCs/>
                <w:sz w:val="26"/>
                <w:szCs w:val="26"/>
              </w:rPr>
              <w:t>Human Potential (Lãng phí tiềm năng con người)</w:t>
            </w:r>
          </w:p>
        </w:tc>
        <w:tc>
          <w:tcPr>
            <w:tcW w:w="72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9A217A9" w14:textId="77777777" w:rsidR="005B7F7A" w:rsidRPr="006D4348" w:rsidRDefault="6E002AD2">
            <w:pPr>
              <w:pStyle w:val="ListParagraph"/>
              <w:numPr>
                <w:ilvl w:val="0"/>
                <w:numId w:val="25"/>
              </w:numPr>
              <w:spacing w:after="0" w:line="360" w:lineRule="auto"/>
              <w:ind w:left="410" w:right="222" w:hanging="276"/>
              <w:jc w:val="both"/>
              <w:rPr>
                <w:rFonts w:ascii="Times New Roman" w:hAnsi="Times New Roman" w:cs="Times New Roman"/>
              </w:rPr>
            </w:pPr>
            <w:r w:rsidRPr="006D4348">
              <w:rPr>
                <w:rFonts w:ascii="Times New Roman" w:eastAsia="Times New Roman" w:hAnsi="Times New Roman" w:cs="Times New Roman"/>
                <w:b/>
                <w:bCs/>
                <w:sz w:val="26"/>
                <w:szCs w:val="26"/>
              </w:rPr>
              <w:t>Thực hiện tác vụ hành chính lặp lại:</w:t>
            </w:r>
            <w:r w:rsidRPr="006D4348">
              <w:rPr>
                <w:rFonts w:ascii="Times New Roman" w:eastAsia="Times New Roman" w:hAnsi="Times New Roman" w:cs="Times New Roman"/>
                <w:sz w:val="26"/>
                <w:szCs w:val="26"/>
              </w:rPr>
              <w:t xml:space="preserve"> Nhân viên marketing phải dành thời gian cho các công việc nhập liệu thủ công, tạo báo cáo định kỳ bằng tay, hoặc quản lý lịch trình nội dung trên bảng tính, thay vì tập trung vào chiến lược, sáng tạo và phân tích chuyên sâu. </w:t>
            </w:r>
          </w:p>
          <w:p w14:paraId="1C6BB5CA" w14:textId="48A9EAD0" w:rsidR="6E002AD2" w:rsidRPr="006D4348" w:rsidRDefault="6E002AD2">
            <w:pPr>
              <w:pStyle w:val="ListParagraph"/>
              <w:numPr>
                <w:ilvl w:val="0"/>
                <w:numId w:val="25"/>
              </w:numPr>
              <w:spacing w:after="0" w:line="360" w:lineRule="auto"/>
              <w:ind w:left="410" w:right="222" w:hanging="276"/>
              <w:jc w:val="both"/>
              <w:rPr>
                <w:rFonts w:ascii="Times New Roman" w:hAnsi="Times New Roman" w:cs="Times New Roman"/>
              </w:rPr>
            </w:pPr>
            <w:r w:rsidRPr="006D4348">
              <w:rPr>
                <w:rFonts w:ascii="Times New Roman" w:eastAsia="Times New Roman" w:hAnsi="Times New Roman" w:cs="Times New Roman"/>
                <w:b/>
                <w:bCs/>
                <w:sz w:val="26"/>
                <w:szCs w:val="26"/>
              </w:rPr>
              <w:t>Thiếu đào tạo về công cụ:</w:t>
            </w:r>
            <w:r w:rsidRPr="006D4348">
              <w:rPr>
                <w:rFonts w:ascii="Times New Roman" w:eastAsia="Times New Roman" w:hAnsi="Times New Roman" w:cs="Times New Roman"/>
                <w:sz w:val="26"/>
                <w:szCs w:val="26"/>
              </w:rPr>
              <w:t xml:space="preserve"> Nhân viên không được đào tạo đầy đủ về các công cụ tự động hóa marketing hoặc phân tích dữ liệu, dẫn đến việc họ phải thực hiện các tác vụ thủ công hoặc không khai thác hết tiềm năng của công cụ.</w:t>
            </w:r>
          </w:p>
        </w:tc>
      </w:tr>
      <w:tr w:rsidR="006E7830" w:rsidRPr="006D4348" w14:paraId="69865AC1" w14:textId="77777777" w:rsidTr="00EE699A">
        <w:trPr>
          <w:trHeight w:val="300"/>
        </w:trPr>
        <w:tc>
          <w:tcPr>
            <w:tcW w:w="225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C9AA7D1" w14:textId="001E1F39" w:rsidR="6E002AD2" w:rsidRPr="006D4348" w:rsidRDefault="6E002AD2">
            <w:pPr>
              <w:spacing w:after="0" w:line="360" w:lineRule="auto"/>
              <w:ind w:left="125"/>
              <w:rPr>
                <w:rFonts w:ascii="Times New Roman" w:hAnsi="Times New Roman" w:cs="Times New Roman"/>
              </w:rPr>
            </w:pPr>
            <w:r w:rsidRPr="006D4348">
              <w:rPr>
                <w:rFonts w:ascii="Times New Roman" w:eastAsia="Times New Roman" w:hAnsi="Times New Roman" w:cs="Times New Roman"/>
                <w:b/>
                <w:bCs/>
                <w:sz w:val="26"/>
                <w:szCs w:val="26"/>
              </w:rPr>
              <w:t>Over Production (Sản xuất thừa)</w:t>
            </w:r>
          </w:p>
        </w:tc>
        <w:tc>
          <w:tcPr>
            <w:tcW w:w="72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1E8F504" w14:textId="45B4D49D" w:rsidR="6E002AD2" w:rsidRPr="006D4348" w:rsidRDefault="6E002AD2">
            <w:pPr>
              <w:pStyle w:val="ListParagraph"/>
              <w:numPr>
                <w:ilvl w:val="0"/>
                <w:numId w:val="25"/>
              </w:numPr>
              <w:spacing w:after="0" w:line="360" w:lineRule="auto"/>
              <w:ind w:left="410" w:right="222" w:hanging="276"/>
              <w:jc w:val="both"/>
              <w:rPr>
                <w:rFonts w:ascii="Times New Roman" w:hAnsi="Times New Roman" w:cs="Times New Roman"/>
              </w:rPr>
            </w:pPr>
            <w:r w:rsidRPr="006D4348">
              <w:rPr>
                <w:rFonts w:ascii="Times New Roman" w:eastAsia="Times New Roman" w:hAnsi="Times New Roman" w:cs="Times New Roman"/>
                <w:b/>
                <w:bCs/>
                <w:sz w:val="26"/>
                <w:szCs w:val="26"/>
              </w:rPr>
              <w:t>Tạo ra quá nhiều nội dung không cần thiết:</w:t>
            </w:r>
            <w:r w:rsidRPr="006D4348">
              <w:rPr>
                <w:rFonts w:ascii="Times New Roman" w:eastAsia="Times New Roman" w:hAnsi="Times New Roman" w:cs="Times New Roman"/>
                <w:sz w:val="26"/>
                <w:szCs w:val="26"/>
              </w:rPr>
              <w:t xml:space="preserve"> Sản xuất một lượng lớn nội dung (bài viết, video, hình ảnh) mà không có chiến lược phân phối rõ ràng hoặc không phù hợp với nhu cầu của khách hàng, dẫn đến nội dung bị lãng phí.</w:t>
            </w:r>
          </w:p>
        </w:tc>
      </w:tr>
      <w:tr w:rsidR="006E7830" w:rsidRPr="006D4348" w14:paraId="277203BA" w14:textId="77777777" w:rsidTr="00EE699A">
        <w:trPr>
          <w:trHeight w:val="300"/>
        </w:trPr>
        <w:tc>
          <w:tcPr>
            <w:tcW w:w="225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F70191D" w14:textId="4CC4EFAD" w:rsidR="6E002AD2" w:rsidRPr="006D4348" w:rsidRDefault="6E002AD2">
            <w:pPr>
              <w:spacing w:after="0" w:line="360" w:lineRule="auto"/>
              <w:ind w:left="125"/>
              <w:rPr>
                <w:rFonts w:ascii="Times New Roman" w:hAnsi="Times New Roman" w:cs="Times New Roman"/>
              </w:rPr>
            </w:pPr>
            <w:r w:rsidRPr="006D4348">
              <w:rPr>
                <w:rFonts w:ascii="Times New Roman" w:eastAsia="Times New Roman" w:hAnsi="Times New Roman" w:cs="Times New Roman"/>
                <w:b/>
                <w:bCs/>
                <w:sz w:val="26"/>
                <w:szCs w:val="26"/>
              </w:rPr>
              <w:t>Inventory (Tồn đọng)</w:t>
            </w:r>
          </w:p>
        </w:tc>
        <w:tc>
          <w:tcPr>
            <w:tcW w:w="72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8F90361" w14:textId="216A4816" w:rsidR="6E002AD2" w:rsidRPr="006D4348" w:rsidRDefault="6E002AD2">
            <w:pPr>
              <w:pStyle w:val="ListParagraph"/>
              <w:numPr>
                <w:ilvl w:val="0"/>
                <w:numId w:val="25"/>
              </w:numPr>
              <w:spacing w:after="0" w:line="360" w:lineRule="auto"/>
              <w:ind w:left="410" w:right="222" w:hanging="276"/>
              <w:jc w:val="both"/>
              <w:rPr>
                <w:rFonts w:ascii="Times New Roman" w:hAnsi="Times New Roman" w:cs="Times New Roman"/>
              </w:rPr>
            </w:pPr>
            <w:r w:rsidRPr="006D4348">
              <w:rPr>
                <w:rFonts w:ascii="Times New Roman" w:eastAsia="Times New Roman" w:hAnsi="Times New Roman" w:cs="Times New Roman"/>
                <w:b/>
                <w:bCs/>
                <w:sz w:val="26"/>
                <w:szCs w:val="26"/>
              </w:rPr>
              <w:t>Tồn đọng các ý tưởng/nội dung chưa được sử dụng:</w:t>
            </w:r>
            <w:r w:rsidRPr="006D4348">
              <w:rPr>
                <w:rFonts w:ascii="Times New Roman" w:eastAsia="Times New Roman" w:hAnsi="Times New Roman" w:cs="Times New Roman"/>
                <w:sz w:val="26"/>
                <w:szCs w:val="26"/>
              </w:rPr>
              <w:t xml:space="preserve"> Các ý tưởng chiến dịch hoặc nội dung đã được tạo ra nhưng không được triển khai hoặc bị trì hoãn vô thời hạn, gây lãng phí công sức và tài nguyên đã bỏ ra.</w:t>
            </w:r>
          </w:p>
        </w:tc>
      </w:tr>
      <w:tr w:rsidR="00525764" w:rsidRPr="006D4348" w14:paraId="4F8D8A9D" w14:textId="77777777" w:rsidTr="00EE699A">
        <w:trPr>
          <w:trHeight w:val="300"/>
        </w:trPr>
        <w:tc>
          <w:tcPr>
            <w:tcW w:w="225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354203E" w14:textId="0EF7AA57" w:rsidR="007B778B" w:rsidRPr="006D4348" w:rsidRDefault="007B778B">
            <w:pPr>
              <w:spacing w:after="0" w:line="360" w:lineRule="auto"/>
              <w:ind w:left="125"/>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lastRenderedPageBreak/>
              <w:t>Unnecessary Transportation (Vận chuyển không cần thiết)</w:t>
            </w:r>
          </w:p>
        </w:tc>
        <w:tc>
          <w:tcPr>
            <w:tcW w:w="723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D65A591" w14:textId="4E4E7E1B" w:rsidR="007B778B" w:rsidRPr="006D4348" w:rsidRDefault="007B778B">
            <w:pPr>
              <w:pStyle w:val="ListParagraph"/>
              <w:numPr>
                <w:ilvl w:val="0"/>
                <w:numId w:val="25"/>
              </w:numPr>
              <w:spacing w:after="0" w:line="360" w:lineRule="auto"/>
              <w:ind w:left="410" w:right="222" w:hanging="276"/>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Gửi email qua lại nhiều lần để phê duyệt:</w:t>
            </w:r>
            <w:r w:rsidRPr="006D4348">
              <w:rPr>
                <w:rFonts w:ascii="Times New Roman" w:eastAsia="Times New Roman" w:hAnsi="Times New Roman" w:cs="Times New Roman"/>
                <w:sz w:val="26"/>
                <w:szCs w:val="26"/>
              </w:rPr>
              <w:t xml:space="preserve"> Thay vì sử dụng một công cụ quản lý dự án tập trung với quy trình phê duyệt rõ ràng, các bên liên quan gửi email qua lại nhiều lần để trao đổi và phê duyệt, gây mất thời gian và dễ nhầm lẫn.</w:t>
            </w:r>
          </w:p>
        </w:tc>
      </w:tr>
    </w:tbl>
    <w:p w14:paraId="69701E25" w14:textId="48198260" w:rsidR="434CCC37" w:rsidRPr="006D4348" w:rsidRDefault="434CCC37" w:rsidP="001168E1">
      <w:pPr>
        <w:spacing w:after="0" w:line="360" w:lineRule="auto"/>
        <w:ind w:firstLine="144"/>
        <w:jc w:val="both"/>
        <w:rPr>
          <w:rFonts w:ascii="Times New Roman" w:hAnsi="Times New Roman" w:cs="Times New Roman"/>
        </w:rPr>
      </w:pPr>
    </w:p>
    <w:p w14:paraId="3FE4E075" w14:textId="3AA1CF0F" w:rsidR="169252C9" w:rsidRPr="006D4348" w:rsidRDefault="169252C9" w:rsidP="001168E1">
      <w:pPr>
        <w:pStyle w:val="Heading3"/>
        <w:spacing w:before="0" w:after="0" w:line="360" w:lineRule="auto"/>
        <w:rPr>
          <w:rFonts w:ascii="Times New Roman" w:hAnsi="Times New Roman" w:cs="Times New Roman"/>
          <w:b/>
          <w:bCs/>
          <w:color w:val="auto"/>
          <w:sz w:val="26"/>
          <w:szCs w:val="26"/>
        </w:rPr>
      </w:pPr>
      <w:bookmarkStart w:id="1153" w:name="_Toc205108415"/>
      <w:r w:rsidRPr="006D4348">
        <w:rPr>
          <w:rFonts w:ascii="Times New Roman" w:eastAsia="Times New Roman" w:hAnsi="Times New Roman" w:cs="Times New Roman"/>
          <w:b/>
          <w:bCs/>
          <w:color w:val="auto"/>
          <w:sz w:val="26"/>
          <w:szCs w:val="26"/>
        </w:rPr>
        <w:t>3.</w:t>
      </w:r>
      <w:r w:rsidR="00350B19" w:rsidRPr="006D4348">
        <w:rPr>
          <w:rFonts w:ascii="Times New Roman" w:eastAsia="Times New Roman" w:hAnsi="Times New Roman" w:cs="Times New Roman"/>
          <w:b/>
          <w:bCs/>
          <w:color w:val="auto"/>
          <w:sz w:val="26"/>
          <w:szCs w:val="26"/>
        </w:rPr>
        <w:t>3</w:t>
      </w:r>
      <w:r w:rsidRPr="006D4348">
        <w:rPr>
          <w:rFonts w:ascii="Times New Roman" w:eastAsia="Times New Roman" w:hAnsi="Times New Roman" w:cs="Times New Roman"/>
          <w:b/>
          <w:bCs/>
          <w:color w:val="auto"/>
          <w:sz w:val="26"/>
          <w:szCs w:val="26"/>
        </w:rPr>
        <w:t>.</w:t>
      </w:r>
      <w:ins w:id="1154" w:author="Bùi Anh Quốc" w:date="2025-08-02T20:31:00Z">
        <w:r w:rsidR="00DB286B">
          <w:rPr>
            <w:rFonts w:ascii="Times New Roman" w:eastAsia="Times New Roman" w:hAnsi="Times New Roman" w:cs="Times New Roman"/>
            <w:b/>
            <w:bCs/>
            <w:color w:val="auto"/>
            <w:sz w:val="26"/>
            <w:szCs w:val="26"/>
          </w:rPr>
          <w:t>5</w:t>
        </w:r>
      </w:ins>
      <w:del w:id="1155" w:author="Bùi Anh Quốc" w:date="2025-08-02T20:31:00Z">
        <w:r w:rsidRPr="006D4348" w:rsidDel="00DB286B">
          <w:rPr>
            <w:rFonts w:ascii="Times New Roman" w:eastAsia="Times New Roman" w:hAnsi="Times New Roman" w:cs="Times New Roman"/>
            <w:b/>
            <w:bCs/>
            <w:color w:val="auto"/>
            <w:sz w:val="26"/>
            <w:szCs w:val="26"/>
          </w:rPr>
          <w:delText>4</w:delText>
        </w:r>
      </w:del>
      <w:r w:rsidR="434CCC37" w:rsidRPr="006D4348">
        <w:rPr>
          <w:rFonts w:ascii="Times New Roman" w:eastAsia="Times New Roman" w:hAnsi="Times New Roman" w:cs="Times New Roman"/>
          <w:b/>
          <w:bCs/>
          <w:color w:val="auto"/>
          <w:sz w:val="26"/>
          <w:szCs w:val="26"/>
        </w:rPr>
        <w:t>. Phân tích định lượng</w:t>
      </w:r>
      <w:bookmarkEnd w:id="1153"/>
    </w:p>
    <w:p w14:paraId="6288E582" w14:textId="083411C8" w:rsidR="434CCC37" w:rsidRPr="006D4348" w:rsidRDefault="0083083C">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434CCC37" w:rsidRPr="006D4348">
        <w:rPr>
          <w:rFonts w:ascii="Times New Roman" w:eastAsia="Times New Roman" w:hAnsi="Times New Roman" w:cs="Times New Roman"/>
          <w:sz w:val="26"/>
          <w:szCs w:val="26"/>
        </w:rPr>
        <w:t>Phân tích định lượng giúp đánh giá hiệu suất của quy trình dựa trên các chỉ số về thời gian và chi phí. Các ước tính dưới đây dựa trên dữ liệu ngành và giả định hợp lý do thiếu số liệu cụ thể của Phong Vũ.</w:t>
      </w:r>
    </w:p>
    <w:p w14:paraId="09F553A1" w14:textId="6C913834" w:rsidR="319A6600" w:rsidRPr="006D4348" w:rsidRDefault="319A6600" w:rsidP="001168E1">
      <w:pPr>
        <w:pStyle w:val="Heading4"/>
        <w:spacing w:before="0" w:after="0" w:line="360" w:lineRule="auto"/>
        <w:rPr>
          <w:rFonts w:ascii="Times New Roman" w:hAnsi="Times New Roman" w:cs="Times New Roman"/>
          <w:b/>
          <w:bCs/>
          <w:color w:val="auto"/>
          <w:sz w:val="26"/>
          <w:szCs w:val="26"/>
        </w:rPr>
      </w:pPr>
      <w:r w:rsidRPr="006D4348">
        <w:rPr>
          <w:rFonts w:ascii="Times New Roman" w:eastAsia="Times New Roman" w:hAnsi="Times New Roman" w:cs="Times New Roman"/>
          <w:b/>
          <w:bCs/>
          <w:i w:val="0"/>
          <w:iCs w:val="0"/>
          <w:color w:val="auto"/>
          <w:sz w:val="26"/>
          <w:szCs w:val="26"/>
        </w:rPr>
        <w:t>3.</w:t>
      </w:r>
      <w:r w:rsidR="00350B19" w:rsidRPr="006D4348">
        <w:rPr>
          <w:rFonts w:ascii="Times New Roman" w:eastAsia="Times New Roman" w:hAnsi="Times New Roman" w:cs="Times New Roman"/>
          <w:b/>
          <w:bCs/>
          <w:i w:val="0"/>
          <w:iCs w:val="0"/>
          <w:color w:val="auto"/>
          <w:sz w:val="26"/>
          <w:szCs w:val="26"/>
        </w:rPr>
        <w:t>3</w:t>
      </w:r>
      <w:r w:rsidRPr="006D4348">
        <w:rPr>
          <w:rFonts w:ascii="Times New Roman" w:eastAsia="Times New Roman" w:hAnsi="Times New Roman" w:cs="Times New Roman"/>
          <w:b/>
          <w:bCs/>
          <w:i w:val="0"/>
          <w:iCs w:val="0"/>
          <w:color w:val="auto"/>
          <w:sz w:val="26"/>
          <w:szCs w:val="26"/>
        </w:rPr>
        <w:t>.</w:t>
      </w:r>
      <w:ins w:id="1156" w:author="Bùi Anh Quốc" w:date="2025-08-02T20:31:00Z">
        <w:r w:rsidR="00DB286B">
          <w:rPr>
            <w:rFonts w:ascii="Times New Roman" w:eastAsia="Times New Roman" w:hAnsi="Times New Roman" w:cs="Times New Roman"/>
            <w:b/>
            <w:bCs/>
            <w:i w:val="0"/>
            <w:iCs w:val="0"/>
            <w:color w:val="auto"/>
            <w:sz w:val="26"/>
            <w:szCs w:val="26"/>
          </w:rPr>
          <w:t>5</w:t>
        </w:r>
      </w:ins>
      <w:del w:id="1157" w:author="Bùi Anh Quốc" w:date="2025-08-02T20:31:00Z">
        <w:r w:rsidRPr="006D4348" w:rsidDel="00DB286B">
          <w:rPr>
            <w:rFonts w:ascii="Times New Roman" w:eastAsia="Times New Roman" w:hAnsi="Times New Roman" w:cs="Times New Roman"/>
            <w:b/>
            <w:bCs/>
            <w:i w:val="0"/>
            <w:iCs w:val="0"/>
            <w:color w:val="auto"/>
            <w:sz w:val="26"/>
            <w:szCs w:val="26"/>
          </w:rPr>
          <w:delText>4</w:delText>
        </w:r>
      </w:del>
      <w:r w:rsidRPr="006D4348">
        <w:rPr>
          <w:rFonts w:ascii="Times New Roman" w:eastAsia="Times New Roman" w:hAnsi="Times New Roman" w:cs="Times New Roman"/>
          <w:b/>
          <w:bCs/>
          <w:i w:val="0"/>
          <w:iCs w:val="0"/>
          <w:color w:val="auto"/>
          <w:sz w:val="26"/>
          <w:szCs w:val="26"/>
        </w:rPr>
        <w:t>.1.</w:t>
      </w:r>
      <w:r w:rsidR="434CCC37" w:rsidRPr="006D4348">
        <w:rPr>
          <w:rFonts w:ascii="Times New Roman" w:eastAsia="Times New Roman" w:hAnsi="Times New Roman" w:cs="Times New Roman"/>
          <w:b/>
          <w:bCs/>
          <w:i w:val="0"/>
          <w:iCs w:val="0"/>
          <w:color w:val="auto"/>
          <w:sz w:val="26"/>
          <w:szCs w:val="26"/>
        </w:rPr>
        <w:t xml:space="preserve"> Định lượng thời gian</w:t>
      </w:r>
    </w:p>
    <w:tbl>
      <w:tblPr>
        <w:tblW w:w="9776"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109"/>
        <w:gridCol w:w="1984"/>
        <w:gridCol w:w="4683"/>
      </w:tblGrid>
      <w:tr w:rsidR="006E7830" w:rsidRPr="006D4348" w14:paraId="2A2BACCD" w14:textId="77777777" w:rsidTr="001168E1">
        <w:trPr>
          <w:trHeight w:val="793"/>
        </w:trPr>
        <w:tc>
          <w:tcPr>
            <w:tcW w:w="310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7899D58" w14:textId="5E73B1B6" w:rsidR="6E002AD2" w:rsidRPr="006D4348" w:rsidRDefault="6E002AD2">
            <w:pPr>
              <w:spacing w:after="0" w:line="360" w:lineRule="auto"/>
              <w:ind w:left="125" w:right="121"/>
              <w:jc w:val="center"/>
              <w:rPr>
                <w:rFonts w:ascii="Times New Roman" w:hAnsi="Times New Roman" w:cs="Times New Roman"/>
                <w:b/>
                <w:bCs/>
              </w:rPr>
            </w:pPr>
            <w:r w:rsidRPr="006D4348">
              <w:rPr>
                <w:rFonts w:ascii="Times New Roman" w:eastAsia="Times New Roman" w:hAnsi="Times New Roman" w:cs="Times New Roman"/>
                <w:b/>
                <w:bCs/>
                <w:sz w:val="26"/>
                <w:szCs w:val="26"/>
              </w:rPr>
              <w:t>Hoạt động chính</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439D80F" w14:textId="66536139" w:rsidR="6E002AD2" w:rsidRPr="006D4348" w:rsidRDefault="6E002AD2">
            <w:pPr>
              <w:spacing w:after="0" w:line="360" w:lineRule="auto"/>
              <w:ind w:left="130" w:right="128"/>
              <w:jc w:val="center"/>
              <w:rPr>
                <w:rFonts w:ascii="Times New Roman" w:hAnsi="Times New Roman" w:cs="Times New Roman"/>
                <w:b/>
                <w:bCs/>
              </w:rPr>
            </w:pPr>
            <w:r w:rsidRPr="006D4348">
              <w:rPr>
                <w:rFonts w:ascii="Times New Roman" w:eastAsia="Times New Roman" w:hAnsi="Times New Roman" w:cs="Times New Roman"/>
                <w:b/>
                <w:bCs/>
                <w:sz w:val="26"/>
                <w:szCs w:val="26"/>
              </w:rPr>
              <w:t>Thời gian ước tính (ngày)</w:t>
            </w:r>
          </w:p>
        </w:tc>
        <w:tc>
          <w:tcPr>
            <w:tcW w:w="468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EEB4971" w14:textId="0AE7B38E" w:rsidR="6E002AD2" w:rsidRPr="006D4348" w:rsidRDefault="6E002AD2">
            <w:pPr>
              <w:spacing w:after="0" w:line="360" w:lineRule="auto"/>
              <w:ind w:left="140" w:right="138"/>
              <w:jc w:val="center"/>
              <w:rPr>
                <w:rFonts w:ascii="Times New Roman" w:hAnsi="Times New Roman" w:cs="Times New Roman"/>
                <w:b/>
                <w:bCs/>
              </w:rPr>
            </w:pPr>
            <w:r w:rsidRPr="006D4348">
              <w:rPr>
                <w:rFonts w:ascii="Times New Roman" w:eastAsia="Times New Roman" w:hAnsi="Times New Roman" w:cs="Times New Roman"/>
                <w:b/>
                <w:bCs/>
                <w:sz w:val="26"/>
                <w:szCs w:val="26"/>
              </w:rPr>
              <w:t>Ghi chú</w:t>
            </w:r>
          </w:p>
        </w:tc>
      </w:tr>
      <w:tr w:rsidR="006E7830" w:rsidRPr="006D4348" w14:paraId="1EC850EE" w14:textId="77777777" w:rsidTr="00EE699A">
        <w:trPr>
          <w:trHeight w:val="300"/>
        </w:trPr>
        <w:tc>
          <w:tcPr>
            <w:tcW w:w="310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12B5A8B" w14:textId="5938D70C" w:rsidR="6E002AD2" w:rsidRPr="006D4348" w:rsidRDefault="6E002AD2">
            <w:pPr>
              <w:spacing w:after="0" w:line="360" w:lineRule="auto"/>
              <w:ind w:left="125" w:right="121"/>
              <w:rPr>
                <w:rFonts w:ascii="Times New Roman" w:hAnsi="Times New Roman" w:cs="Times New Roman"/>
              </w:rPr>
            </w:pPr>
            <w:r w:rsidRPr="006D4348">
              <w:rPr>
                <w:rFonts w:ascii="Times New Roman" w:eastAsia="Times New Roman" w:hAnsi="Times New Roman" w:cs="Times New Roman"/>
                <w:sz w:val="26"/>
                <w:szCs w:val="26"/>
              </w:rPr>
              <w:t>Xác định Mục tiêu Chiến dịch</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8432A40" w14:textId="32308631" w:rsidR="6E002AD2" w:rsidRPr="006D4348" w:rsidRDefault="6E002AD2">
            <w:pPr>
              <w:spacing w:after="0" w:line="360" w:lineRule="auto"/>
              <w:ind w:left="130" w:right="128"/>
              <w:rPr>
                <w:rFonts w:ascii="Times New Roman" w:hAnsi="Times New Roman" w:cs="Times New Roman"/>
              </w:rPr>
            </w:pPr>
            <w:r w:rsidRPr="006D4348">
              <w:rPr>
                <w:rFonts w:ascii="Times New Roman" w:eastAsia="Times New Roman" w:hAnsi="Times New Roman" w:cs="Times New Roman"/>
                <w:sz w:val="26"/>
                <w:szCs w:val="26"/>
              </w:rPr>
              <w:t>1 - 3</w:t>
            </w:r>
          </w:p>
        </w:tc>
        <w:tc>
          <w:tcPr>
            <w:tcW w:w="468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3068A97" w14:textId="7A92A3A1" w:rsidR="6E002AD2" w:rsidRPr="006D4348" w:rsidRDefault="6E002AD2">
            <w:pPr>
              <w:spacing w:after="0" w:line="360" w:lineRule="auto"/>
              <w:ind w:left="140" w:right="138"/>
              <w:jc w:val="both"/>
              <w:rPr>
                <w:rFonts w:ascii="Times New Roman" w:hAnsi="Times New Roman" w:cs="Times New Roman"/>
              </w:rPr>
            </w:pPr>
            <w:r w:rsidRPr="006D4348">
              <w:rPr>
                <w:rFonts w:ascii="Times New Roman" w:eastAsia="Times New Roman" w:hAnsi="Times New Roman" w:cs="Times New Roman"/>
                <w:sz w:val="26"/>
                <w:szCs w:val="26"/>
              </w:rPr>
              <w:t>Bao gồm thu thập dữ liệu và họp nội bộ.</w:t>
            </w:r>
          </w:p>
        </w:tc>
      </w:tr>
      <w:tr w:rsidR="006E7830" w:rsidRPr="006D4348" w14:paraId="12F71D4D" w14:textId="77777777" w:rsidTr="00EE699A">
        <w:trPr>
          <w:trHeight w:val="300"/>
        </w:trPr>
        <w:tc>
          <w:tcPr>
            <w:tcW w:w="310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9F26B91" w14:textId="503E47E5" w:rsidR="6E002AD2" w:rsidRPr="006D4348" w:rsidRDefault="6E002AD2">
            <w:pPr>
              <w:spacing w:after="0" w:line="360" w:lineRule="auto"/>
              <w:ind w:left="125" w:right="121"/>
              <w:rPr>
                <w:rFonts w:ascii="Times New Roman" w:hAnsi="Times New Roman" w:cs="Times New Roman"/>
              </w:rPr>
            </w:pPr>
            <w:r w:rsidRPr="006D4348">
              <w:rPr>
                <w:rFonts w:ascii="Times New Roman" w:eastAsia="Times New Roman" w:hAnsi="Times New Roman" w:cs="Times New Roman"/>
                <w:sz w:val="26"/>
                <w:szCs w:val="26"/>
              </w:rPr>
              <w:t>Phân tích Đối tượng Mục tiêu và Thị trường</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8A3F051" w14:textId="4CC72B33" w:rsidR="6E002AD2" w:rsidRPr="006D4348" w:rsidRDefault="6E002AD2">
            <w:pPr>
              <w:spacing w:after="0" w:line="360" w:lineRule="auto"/>
              <w:ind w:left="130" w:right="128"/>
              <w:rPr>
                <w:rFonts w:ascii="Times New Roman" w:hAnsi="Times New Roman" w:cs="Times New Roman"/>
              </w:rPr>
            </w:pPr>
            <w:r w:rsidRPr="006D4348">
              <w:rPr>
                <w:rFonts w:ascii="Times New Roman" w:eastAsia="Times New Roman" w:hAnsi="Times New Roman" w:cs="Times New Roman"/>
                <w:sz w:val="26"/>
                <w:szCs w:val="26"/>
              </w:rPr>
              <w:t>3 - 5</w:t>
            </w:r>
          </w:p>
        </w:tc>
        <w:tc>
          <w:tcPr>
            <w:tcW w:w="468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26D67FB" w14:textId="68EC8715" w:rsidR="6E002AD2" w:rsidRPr="006D4348" w:rsidRDefault="6E002AD2">
            <w:pPr>
              <w:spacing w:after="0" w:line="360" w:lineRule="auto"/>
              <w:ind w:left="140" w:right="138"/>
              <w:jc w:val="both"/>
              <w:rPr>
                <w:rFonts w:ascii="Times New Roman" w:hAnsi="Times New Roman" w:cs="Times New Roman"/>
              </w:rPr>
            </w:pPr>
            <w:r w:rsidRPr="006D4348">
              <w:rPr>
                <w:rFonts w:ascii="Times New Roman" w:eastAsia="Times New Roman" w:hAnsi="Times New Roman" w:cs="Times New Roman"/>
                <w:sz w:val="26"/>
                <w:szCs w:val="26"/>
              </w:rPr>
              <w:t>Nghiên cứu sâu, xây dựng chân dung khách hàng.</w:t>
            </w:r>
          </w:p>
        </w:tc>
      </w:tr>
      <w:tr w:rsidR="006E7830" w:rsidRPr="006D4348" w14:paraId="0A57FD0D" w14:textId="77777777" w:rsidTr="00EE699A">
        <w:trPr>
          <w:trHeight w:val="300"/>
        </w:trPr>
        <w:tc>
          <w:tcPr>
            <w:tcW w:w="310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16F970C" w14:textId="7776BF03" w:rsidR="6E002AD2" w:rsidRPr="006D4348" w:rsidRDefault="6E002AD2">
            <w:pPr>
              <w:spacing w:after="0" w:line="360" w:lineRule="auto"/>
              <w:ind w:left="125" w:right="121"/>
              <w:rPr>
                <w:rFonts w:ascii="Times New Roman" w:hAnsi="Times New Roman" w:cs="Times New Roman"/>
              </w:rPr>
            </w:pPr>
            <w:r w:rsidRPr="006D4348">
              <w:rPr>
                <w:rFonts w:ascii="Times New Roman" w:eastAsia="Times New Roman" w:hAnsi="Times New Roman" w:cs="Times New Roman"/>
                <w:sz w:val="26"/>
                <w:szCs w:val="26"/>
              </w:rPr>
              <w:t>Lập Kế hoạch Ngân sách và Phân bổ Nguồn lực</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EB4C80C" w14:textId="5381514A" w:rsidR="6E002AD2" w:rsidRPr="006D4348" w:rsidRDefault="6E002AD2">
            <w:pPr>
              <w:spacing w:after="0" w:line="360" w:lineRule="auto"/>
              <w:ind w:left="130" w:right="128"/>
              <w:rPr>
                <w:rFonts w:ascii="Times New Roman" w:hAnsi="Times New Roman" w:cs="Times New Roman"/>
              </w:rPr>
            </w:pPr>
            <w:r w:rsidRPr="006D4348">
              <w:rPr>
                <w:rFonts w:ascii="Times New Roman" w:eastAsia="Times New Roman" w:hAnsi="Times New Roman" w:cs="Times New Roman"/>
                <w:sz w:val="26"/>
                <w:szCs w:val="26"/>
              </w:rPr>
              <w:t>2 - 4</w:t>
            </w:r>
          </w:p>
        </w:tc>
        <w:tc>
          <w:tcPr>
            <w:tcW w:w="468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EF2CE5" w14:textId="264AABA3" w:rsidR="6E002AD2" w:rsidRPr="006D4348" w:rsidRDefault="6E002AD2">
            <w:pPr>
              <w:spacing w:after="0" w:line="360" w:lineRule="auto"/>
              <w:ind w:left="140" w:right="138"/>
              <w:jc w:val="both"/>
              <w:rPr>
                <w:rFonts w:ascii="Times New Roman" w:hAnsi="Times New Roman" w:cs="Times New Roman"/>
              </w:rPr>
            </w:pPr>
            <w:r w:rsidRPr="006D4348">
              <w:rPr>
                <w:rFonts w:ascii="Times New Roman" w:eastAsia="Times New Roman" w:hAnsi="Times New Roman" w:cs="Times New Roman"/>
                <w:sz w:val="26"/>
                <w:szCs w:val="26"/>
              </w:rPr>
              <w:t>Lên chi tiết các hạng mục, ước tính chi phí.</w:t>
            </w:r>
          </w:p>
        </w:tc>
      </w:tr>
      <w:tr w:rsidR="006E7830" w:rsidRPr="006D4348" w14:paraId="5480BA98" w14:textId="77777777" w:rsidTr="00EE699A">
        <w:trPr>
          <w:trHeight w:val="300"/>
        </w:trPr>
        <w:tc>
          <w:tcPr>
            <w:tcW w:w="310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0E77097" w14:textId="77C8ADC7" w:rsidR="6E002AD2" w:rsidRPr="006D4348" w:rsidRDefault="6E002AD2">
            <w:pPr>
              <w:spacing w:after="0" w:line="360" w:lineRule="auto"/>
              <w:ind w:left="125" w:right="121"/>
              <w:rPr>
                <w:rFonts w:ascii="Times New Roman" w:hAnsi="Times New Roman" w:cs="Times New Roman"/>
              </w:rPr>
            </w:pPr>
            <w:r w:rsidRPr="006D4348">
              <w:rPr>
                <w:rFonts w:ascii="Times New Roman" w:eastAsia="Times New Roman" w:hAnsi="Times New Roman" w:cs="Times New Roman"/>
                <w:sz w:val="26"/>
                <w:szCs w:val="26"/>
              </w:rPr>
              <w:t>Phê duyệt Ngân sách và Kế hoạch</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DF7084D" w14:textId="07E2C95B" w:rsidR="6E002AD2" w:rsidRPr="006D4348" w:rsidRDefault="6E002AD2">
            <w:pPr>
              <w:spacing w:after="0" w:line="360" w:lineRule="auto"/>
              <w:ind w:left="130" w:right="128"/>
              <w:rPr>
                <w:rFonts w:ascii="Times New Roman" w:hAnsi="Times New Roman" w:cs="Times New Roman"/>
              </w:rPr>
            </w:pPr>
            <w:r w:rsidRPr="006D4348">
              <w:rPr>
                <w:rFonts w:ascii="Times New Roman" w:eastAsia="Times New Roman" w:hAnsi="Times New Roman" w:cs="Times New Roman"/>
                <w:sz w:val="26"/>
                <w:szCs w:val="26"/>
              </w:rPr>
              <w:t>2 - 5</w:t>
            </w:r>
          </w:p>
        </w:tc>
        <w:tc>
          <w:tcPr>
            <w:tcW w:w="468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935EC43" w14:textId="2188496D" w:rsidR="6E002AD2" w:rsidRPr="006D4348" w:rsidRDefault="6E002AD2">
            <w:pPr>
              <w:spacing w:after="0" w:line="360" w:lineRule="auto"/>
              <w:ind w:left="140" w:right="138"/>
              <w:jc w:val="both"/>
              <w:rPr>
                <w:rFonts w:ascii="Times New Roman" w:hAnsi="Times New Roman" w:cs="Times New Roman"/>
              </w:rPr>
            </w:pPr>
            <w:r w:rsidRPr="006D4348">
              <w:rPr>
                <w:rFonts w:ascii="Times New Roman" w:eastAsia="Times New Roman" w:hAnsi="Times New Roman" w:cs="Times New Roman"/>
                <w:sz w:val="26"/>
                <w:szCs w:val="26"/>
              </w:rPr>
              <w:t>Thời gian chờ phê duyệt từ Ban lãnh đạo.</w:t>
            </w:r>
          </w:p>
        </w:tc>
      </w:tr>
      <w:tr w:rsidR="006E7830" w:rsidRPr="006D4348" w14:paraId="5C832504" w14:textId="77777777" w:rsidTr="00EE699A">
        <w:trPr>
          <w:trHeight w:val="300"/>
        </w:trPr>
        <w:tc>
          <w:tcPr>
            <w:tcW w:w="310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2CA12C4" w14:textId="47587DFB" w:rsidR="6E002AD2" w:rsidRPr="006D4348" w:rsidRDefault="6E002AD2">
            <w:pPr>
              <w:spacing w:after="0" w:line="360" w:lineRule="auto"/>
              <w:ind w:left="125" w:right="121"/>
              <w:rPr>
                <w:rFonts w:ascii="Times New Roman" w:hAnsi="Times New Roman" w:cs="Times New Roman"/>
              </w:rPr>
            </w:pPr>
            <w:r w:rsidRPr="006D4348">
              <w:rPr>
                <w:rFonts w:ascii="Times New Roman" w:eastAsia="Times New Roman" w:hAnsi="Times New Roman" w:cs="Times New Roman"/>
                <w:sz w:val="26"/>
                <w:szCs w:val="26"/>
              </w:rPr>
              <w:t>Lựa chọn Kênh Marketing và Phát triển Nội dung</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429CA8B" w14:textId="0F8DABCF" w:rsidR="6E002AD2" w:rsidRPr="006D4348" w:rsidRDefault="6E002AD2">
            <w:pPr>
              <w:spacing w:after="0" w:line="360" w:lineRule="auto"/>
              <w:ind w:left="130" w:right="128"/>
              <w:rPr>
                <w:rFonts w:ascii="Times New Roman" w:hAnsi="Times New Roman" w:cs="Times New Roman"/>
              </w:rPr>
            </w:pPr>
            <w:r w:rsidRPr="006D4348">
              <w:rPr>
                <w:rFonts w:ascii="Times New Roman" w:eastAsia="Times New Roman" w:hAnsi="Times New Roman" w:cs="Times New Roman"/>
                <w:sz w:val="26"/>
                <w:szCs w:val="26"/>
              </w:rPr>
              <w:t>5 - 10</w:t>
            </w:r>
          </w:p>
        </w:tc>
        <w:tc>
          <w:tcPr>
            <w:tcW w:w="468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99A67CA" w14:textId="0E30AC3F" w:rsidR="6E002AD2" w:rsidRPr="006D4348" w:rsidRDefault="6E002AD2">
            <w:pPr>
              <w:spacing w:after="0" w:line="360" w:lineRule="auto"/>
              <w:ind w:left="140" w:right="138"/>
              <w:jc w:val="both"/>
              <w:rPr>
                <w:rFonts w:ascii="Times New Roman" w:hAnsi="Times New Roman" w:cs="Times New Roman"/>
              </w:rPr>
            </w:pPr>
            <w:r w:rsidRPr="006D4348">
              <w:rPr>
                <w:rFonts w:ascii="Times New Roman" w:eastAsia="Times New Roman" w:hAnsi="Times New Roman" w:cs="Times New Roman"/>
                <w:sz w:val="26"/>
                <w:szCs w:val="26"/>
              </w:rPr>
              <w:t>Bao gồm lên ý tưởng, sản xuất nội dung (video, bài viết, hình ảnh).</w:t>
            </w:r>
          </w:p>
        </w:tc>
      </w:tr>
      <w:tr w:rsidR="006E7830" w:rsidRPr="006D4348" w14:paraId="6F97A6CF" w14:textId="77777777" w:rsidTr="00EE699A">
        <w:trPr>
          <w:trHeight w:val="300"/>
        </w:trPr>
        <w:tc>
          <w:tcPr>
            <w:tcW w:w="310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A2415A" w14:textId="14988A48" w:rsidR="6E002AD2" w:rsidRPr="006D4348" w:rsidRDefault="6E002AD2">
            <w:pPr>
              <w:spacing w:after="0" w:line="360" w:lineRule="auto"/>
              <w:ind w:left="125" w:right="121"/>
              <w:rPr>
                <w:rFonts w:ascii="Times New Roman" w:hAnsi="Times New Roman" w:cs="Times New Roman"/>
              </w:rPr>
            </w:pPr>
            <w:r w:rsidRPr="006D4348">
              <w:rPr>
                <w:rFonts w:ascii="Times New Roman" w:eastAsia="Times New Roman" w:hAnsi="Times New Roman" w:cs="Times New Roman"/>
                <w:sz w:val="26"/>
                <w:szCs w:val="26"/>
              </w:rPr>
              <w:t>Triển khai Chiến dịch</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1EDFB99" w14:textId="2DCD6E0A" w:rsidR="6E002AD2" w:rsidRPr="006D4348" w:rsidRDefault="6E002AD2">
            <w:pPr>
              <w:spacing w:after="0" w:line="360" w:lineRule="auto"/>
              <w:ind w:left="130" w:right="128"/>
              <w:rPr>
                <w:rFonts w:ascii="Times New Roman" w:hAnsi="Times New Roman" w:cs="Times New Roman"/>
              </w:rPr>
            </w:pPr>
            <w:r w:rsidRPr="006D4348">
              <w:rPr>
                <w:rFonts w:ascii="Times New Roman" w:eastAsia="Times New Roman" w:hAnsi="Times New Roman" w:cs="Times New Roman"/>
                <w:sz w:val="26"/>
                <w:szCs w:val="26"/>
              </w:rPr>
              <w:t>1 - 2</w:t>
            </w:r>
          </w:p>
        </w:tc>
        <w:tc>
          <w:tcPr>
            <w:tcW w:w="468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47DBC89" w14:textId="13E776F7" w:rsidR="6E002AD2" w:rsidRPr="006D4348" w:rsidRDefault="6E002AD2">
            <w:pPr>
              <w:spacing w:after="0" w:line="360" w:lineRule="auto"/>
              <w:ind w:left="140" w:right="138"/>
              <w:jc w:val="both"/>
              <w:rPr>
                <w:rFonts w:ascii="Times New Roman" w:hAnsi="Times New Roman" w:cs="Times New Roman"/>
              </w:rPr>
            </w:pPr>
            <w:r w:rsidRPr="006D4348">
              <w:rPr>
                <w:rFonts w:ascii="Times New Roman" w:eastAsia="Times New Roman" w:hAnsi="Times New Roman" w:cs="Times New Roman"/>
                <w:sz w:val="26"/>
                <w:szCs w:val="26"/>
              </w:rPr>
              <w:t>Thời gian thiết lập và chạy quảng cáo/đăng bài.</w:t>
            </w:r>
          </w:p>
        </w:tc>
      </w:tr>
      <w:tr w:rsidR="006E7830" w:rsidRPr="006D4348" w14:paraId="623688A2" w14:textId="77777777" w:rsidTr="00EE699A">
        <w:trPr>
          <w:trHeight w:val="300"/>
        </w:trPr>
        <w:tc>
          <w:tcPr>
            <w:tcW w:w="310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1FE4DD7" w14:textId="01A3B6A1" w:rsidR="6E002AD2" w:rsidRPr="006D4348" w:rsidRDefault="6E002AD2">
            <w:pPr>
              <w:spacing w:after="0" w:line="360" w:lineRule="auto"/>
              <w:ind w:left="125" w:right="121"/>
              <w:rPr>
                <w:rFonts w:ascii="Times New Roman" w:hAnsi="Times New Roman" w:cs="Times New Roman"/>
              </w:rPr>
            </w:pPr>
            <w:r w:rsidRPr="006D4348">
              <w:rPr>
                <w:rFonts w:ascii="Times New Roman" w:eastAsia="Times New Roman" w:hAnsi="Times New Roman" w:cs="Times New Roman"/>
                <w:sz w:val="26"/>
                <w:szCs w:val="26"/>
              </w:rPr>
              <w:t>Giám sát, Đo lường và Phân tích Hiệu suất</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BF85B2D" w14:textId="6E65EC8E" w:rsidR="6E002AD2" w:rsidRPr="006D4348" w:rsidRDefault="6E002AD2">
            <w:pPr>
              <w:spacing w:after="0" w:line="360" w:lineRule="auto"/>
              <w:ind w:left="130" w:right="128"/>
              <w:rPr>
                <w:rFonts w:ascii="Times New Roman" w:hAnsi="Times New Roman" w:cs="Times New Roman"/>
              </w:rPr>
            </w:pPr>
            <w:r w:rsidRPr="006D4348">
              <w:rPr>
                <w:rFonts w:ascii="Times New Roman" w:eastAsia="Times New Roman" w:hAnsi="Times New Roman" w:cs="Times New Roman"/>
                <w:sz w:val="26"/>
                <w:szCs w:val="26"/>
              </w:rPr>
              <w:t>Liên tục (hàng ngày/tuần)</w:t>
            </w:r>
          </w:p>
        </w:tc>
        <w:tc>
          <w:tcPr>
            <w:tcW w:w="468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AB0D353" w14:textId="054BE01D" w:rsidR="6E002AD2" w:rsidRPr="006D4348" w:rsidRDefault="6E002AD2">
            <w:pPr>
              <w:spacing w:after="0" w:line="360" w:lineRule="auto"/>
              <w:ind w:left="140" w:right="138"/>
              <w:jc w:val="both"/>
              <w:rPr>
                <w:rFonts w:ascii="Times New Roman" w:hAnsi="Times New Roman" w:cs="Times New Roman"/>
              </w:rPr>
            </w:pPr>
            <w:r w:rsidRPr="006D4348">
              <w:rPr>
                <w:rFonts w:ascii="Times New Roman" w:eastAsia="Times New Roman" w:hAnsi="Times New Roman" w:cs="Times New Roman"/>
                <w:sz w:val="26"/>
                <w:szCs w:val="26"/>
              </w:rPr>
              <w:t>Hoạt động diễn ra song song với triển khai.</w:t>
            </w:r>
          </w:p>
        </w:tc>
      </w:tr>
      <w:tr w:rsidR="006E7830" w:rsidRPr="006D4348" w14:paraId="252AFF51" w14:textId="77777777" w:rsidTr="00EE699A">
        <w:trPr>
          <w:trHeight w:val="300"/>
        </w:trPr>
        <w:tc>
          <w:tcPr>
            <w:tcW w:w="310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06BFBAF" w14:textId="7C6DBDA3" w:rsidR="6E002AD2" w:rsidRPr="006D4348" w:rsidRDefault="6E002AD2">
            <w:pPr>
              <w:spacing w:after="0" w:line="360" w:lineRule="auto"/>
              <w:ind w:left="125" w:right="121"/>
              <w:rPr>
                <w:rFonts w:ascii="Times New Roman" w:hAnsi="Times New Roman" w:cs="Times New Roman"/>
              </w:rPr>
            </w:pPr>
            <w:r w:rsidRPr="006D4348">
              <w:rPr>
                <w:rFonts w:ascii="Times New Roman" w:eastAsia="Times New Roman" w:hAnsi="Times New Roman" w:cs="Times New Roman"/>
                <w:sz w:val="26"/>
                <w:szCs w:val="26"/>
              </w:rPr>
              <w:lastRenderedPageBreak/>
              <w:t>Đánh giá, Báo cáo và Tối ưu hóa</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2EA596E" w14:textId="62887872" w:rsidR="6E002AD2" w:rsidRPr="006D4348" w:rsidRDefault="6E002AD2">
            <w:pPr>
              <w:spacing w:after="0" w:line="360" w:lineRule="auto"/>
              <w:ind w:left="130" w:right="128"/>
              <w:rPr>
                <w:rFonts w:ascii="Times New Roman" w:hAnsi="Times New Roman" w:cs="Times New Roman"/>
              </w:rPr>
            </w:pPr>
            <w:r w:rsidRPr="006D4348">
              <w:rPr>
                <w:rFonts w:ascii="Times New Roman" w:eastAsia="Times New Roman" w:hAnsi="Times New Roman" w:cs="Times New Roman"/>
                <w:sz w:val="26"/>
                <w:szCs w:val="26"/>
              </w:rPr>
              <w:t>3 - 5</w:t>
            </w:r>
          </w:p>
        </w:tc>
        <w:tc>
          <w:tcPr>
            <w:tcW w:w="468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6598EF3" w14:textId="12B3C40D" w:rsidR="6E002AD2" w:rsidRPr="006D4348" w:rsidRDefault="6E002AD2">
            <w:pPr>
              <w:spacing w:after="0" w:line="360" w:lineRule="auto"/>
              <w:ind w:left="140" w:right="138"/>
              <w:jc w:val="both"/>
              <w:rPr>
                <w:rFonts w:ascii="Times New Roman" w:hAnsi="Times New Roman" w:cs="Times New Roman"/>
              </w:rPr>
            </w:pPr>
            <w:r w:rsidRPr="006D4348">
              <w:rPr>
                <w:rFonts w:ascii="Times New Roman" w:eastAsia="Times New Roman" w:hAnsi="Times New Roman" w:cs="Times New Roman"/>
                <w:sz w:val="26"/>
                <w:szCs w:val="26"/>
              </w:rPr>
              <w:t>Sau khi chiến dịch kết thúc hoặc định kỳ.</w:t>
            </w:r>
          </w:p>
        </w:tc>
      </w:tr>
      <w:tr w:rsidR="006E7830" w:rsidRPr="006D4348" w14:paraId="0872539F" w14:textId="77777777" w:rsidTr="00EE699A">
        <w:trPr>
          <w:trHeight w:val="300"/>
        </w:trPr>
        <w:tc>
          <w:tcPr>
            <w:tcW w:w="310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383CBDA" w14:textId="217D2402" w:rsidR="6E002AD2" w:rsidRPr="006D4348" w:rsidRDefault="6E002AD2">
            <w:pPr>
              <w:spacing w:after="0" w:line="360" w:lineRule="auto"/>
              <w:ind w:left="125" w:right="121"/>
              <w:rPr>
                <w:rFonts w:ascii="Times New Roman" w:hAnsi="Times New Roman" w:cs="Times New Roman"/>
              </w:rPr>
            </w:pPr>
            <w:r w:rsidRPr="006D4348">
              <w:rPr>
                <w:rFonts w:ascii="Times New Roman" w:eastAsia="Times New Roman" w:hAnsi="Times New Roman" w:cs="Times New Roman"/>
                <w:b/>
                <w:bCs/>
                <w:sz w:val="26"/>
                <w:szCs w:val="26"/>
              </w:rPr>
              <w:t>Tổng thời gian chu kỳ (ước tính)</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2FF046B" w14:textId="4E73CB39" w:rsidR="6E002AD2" w:rsidRPr="006D4348" w:rsidRDefault="6E002AD2">
            <w:pPr>
              <w:spacing w:after="0" w:line="360" w:lineRule="auto"/>
              <w:ind w:left="130" w:right="128"/>
              <w:rPr>
                <w:rFonts w:ascii="Times New Roman" w:hAnsi="Times New Roman" w:cs="Times New Roman"/>
              </w:rPr>
            </w:pPr>
            <w:r w:rsidRPr="006D4348">
              <w:rPr>
                <w:rFonts w:ascii="Times New Roman" w:eastAsia="Times New Roman" w:hAnsi="Times New Roman" w:cs="Times New Roman"/>
                <w:b/>
                <w:bCs/>
                <w:sz w:val="26"/>
                <w:szCs w:val="26"/>
              </w:rPr>
              <w:t>17 - 34 ngày</w:t>
            </w:r>
          </w:p>
        </w:tc>
        <w:tc>
          <w:tcPr>
            <w:tcW w:w="468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F13820" w14:textId="6373E5C2" w:rsidR="6E002AD2" w:rsidRPr="006D4348" w:rsidRDefault="6E002AD2">
            <w:pPr>
              <w:spacing w:after="0" w:line="360" w:lineRule="auto"/>
              <w:ind w:left="140" w:right="138"/>
              <w:jc w:val="both"/>
              <w:rPr>
                <w:rFonts w:ascii="Times New Roman" w:hAnsi="Times New Roman" w:cs="Times New Roman"/>
                <w:b/>
                <w:bCs/>
              </w:rPr>
            </w:pPr>
            <w:r w:rsidRPr="006D4348">
              <w:rPr>
                <w:rFonts w:ascii="Times New Roman" w:eastAsia="Times New Roman" w:hAnsi="Times New Roman" w:cs="Times New Roman"/>
                <w:b/>
                <w:bCs/>
                <w:sz w:val="26"/>
                <w:szCs w:val="26"/>
              </w:rPr>
              <w:t>Từ khi bắt đầu đến khi hoàn tất đánh giá một chiến dịch.</w:t>
            </w:r>
          </w:p>
        </w:tc>
      </w:tr>
    </w:tbl>
    <w:p w14:paraId="2C7CE8CD" w14:textId="30EF654E" w:rsidR="434CCC37" w:rsidRPr="006D4348" w:rsidRDefault="434CCC37">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 xml:space="preserve"> </w:t>
      </w:r>
    </w:p>
    <w:p w14:paraId="18495CEA" w14:textId="3F9E7FFD" w:rsidR="434CCC37" w:rsidRPr="006D4348" w:rsidRDefault="434CCC37">
      <w:pPr>
        <w:pStyle w:val="ListParagraph"/>
        <w:numPr>
          <w:ilvl w:val="0"/>
          <w:numId w:val="22"/>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Thời gian chu kỳ (Cycle Time):</w:t>
      </w:r>
      <w:r w:rsidRPr="006D4348">
        <w:rPr>
          <w:rFonts w:ascii="Times New Roman" w:eastAsia="Times New Roman" w:hAnsi="Times New Roman" w:cs="Times New Roman"/>
          <w:sz w:val="26"/>
          <w:szCs w:val="26"/>
        </w:rPr>
        <w:t xml:space="preserve"> Tổng thời gian từ khi bắt đầu hoạch định đến khi hoàn tất đánh giá một chiến dịch marketing. Ước tính dao động từ 17 ngày (trường hợp tối ưu, chiến dịch nhỏ) đến 34 ngày (trường hợp phức tạp, chiến dịch lớn).</w:t>
      </w:r>
    </w:p>
    <w:p w14:paraId="5AE0F11A" w14:textId="3B3C0F60" w:rsidR="434CCC37" w:rsidRPr="006D4348" w:rsidRDefault="434CCC37">
      <w:pPr>
        <w:pStyle w:val="ListParagraph"/>
        <w:numPr>
          <w:ilvl w:val="0"/>
          <w:numId w:val="22"/>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Thời gian xử lý (Processing Time):</w:t>
      </w:r>
      <w:r w:rsidRPr="006D4348">
        <w:rPr>
          <w:rFonts w:ascii="Times New Roman" w:eastAsia="Times New Roman" w:hAnsi="Times New Roman" w:cs="Times New Roman"/>
          <w:sz w:val="26"/>
          <w:szCs w:val="26"/>
        </w:rPr>
        <w:t xml:space="preserve"> Tổng thời gian các tác nhân thực sự làm việc trên quy trình, không bao gồm thời gian chờ đợi. Ước tính dao động từ 12 ngày (tối ưu) đến 25 ngày (phức tạp).</w:t>
      </w:r>
    </w:p>
    <w:p w14:paraId="35CF3758" w14:textId="79970184" w:rsidR="434CCC37" w:rsidRPr="006D4348" w:rsidRDefault="434CCC37">
      <w:pPr>
        <w:pStyle w:val="ListParagraph"/>
        <w:numPr>
          <w:ilvl w:val="0"/>
          <w:numId w:val="22"/>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Hiệu suất thời gian (Time Efficiency):</w:t>
      </w:r>
      <w:r w:rsidRPr="006D4348">
        <w:rPr>
          <w:rFonts w:ascii="Times New Roman" w:eastAsia="Times New Roman" w:hAnsi="Times New Roman" w:cs="Times New Roman"/>
          <w:sz w:val="26"/>
          <w:szCs w:val="26"/>
        </w:rPr>
        <w:t xml:space="preserve"> (Thời gian xử lý / Thời gian chu kỳ) * 100%.</w:t>
      </w:r>
    </w:p>
    <w:p w14:paraId="28B69883" w14:textId="7196F8B9" w:rsidR="434CCC37" w:rsidRPr="006D4348" w:rsidRDefault="0083083C">
      <w:pPr>
        <w:pStyle w:val="ListParagraph"/>
        <w:spacing w:after="0" w:line="360" w:lineRule="auto"/>
        <w:ind w:left="1440"/>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 xml:space="preserve">- </w:t>
      </w:r>
      <w:r w:rsidR="434CCC37" w:rsidRPr="006D4348">
        <w:rPr>
          <w:rFonts w:ascii="Times New Roman" w:eastAsia="Times New Roman" w:hAnsi="Times New Roman" w:cs="Times New Roman"/>
          <w:sz w:val="26"/>
          <w:szCs w:val="26"/>
        </w:rPr>
        <w:t>Giả định trung bình: (18.5 / 25.5) * 100% ≈ 72.5%. Hiệu suất này cho thấy có khoảng 27.5% thời gian là chờ đợi hoặc các hoạt động không tạo giá trị trực tiếp.</w:t>
      </w:r>
    </w:p>
    <w:p w14:paraId="76BC245A" w14:textId="1A262737" w:rsidR="79D470ED" w:rsidRPr="006D4348" w:rsidRDefault="79D470ED" w:rsidP="001168E1">
      <w:pPr>
        <w:pStyle w:val="Heading4"/>
        <w:spacing w:before="0" w:after="0" w:line="360" w:lineRule="auto"/>
        <w:rPr>
          <w:rFonts w:ascii="Times New Roman" w:eastAsia="Times New Roman" w:hAnsi="Times New Roman" w:cs="Times New Roman"/>
          <w:b/>
          <w:bCs/>
          <w:color w:val="auto"/>
          <w:sz w:val="26"/>
          <w:szCs w:val="26"/>
        </w:rPr>
      </w:pPr>
      <w:r w:rsidRPr="006D4348">
        <w:rPr>
          <w:rFonts w:ascii="Times New Roman" w:eastAsia="Times New Roman" w:hAnsi="Times New Roman" w:cs="Times New Roman"/>
          <w:b/>
          <w:bCs/>
          <w:i w:val="0"/>
          <w:iCs w:val="0"/>
          <w:color w:val="auto"/>
          <w:sz w:val="26"/>
          <w:szCs w:val="26"/>
        </w:rPr>
        <w:t>3.</w:t>
      </w:r>
      <w:r w:rsidR="00350B19" w:rsidRPr="006D4348">
        <w:rPr>
          <w:rFonts w:ascii="Times New Roman" w:eastAsia="Times New Roman" w:hAnsi="Times New Roman" w:cs="Times New Roman"/>
          <w:b/>
          <w:bCs/>
          <w:i w:val="0"/>
          <w:iCs w:val="0"/>
          <w:color w:val="auto"/>
          <w:sz w:val="26"/>
          <w:szCs w:val="26"/>
        </w:rPr>
        <w:t>3</w:t>
      </w:r>
      <w:r w:rsidRPr="006D4348">
        <w:rPr>
          <w:rFonts w:ascii="Times New Roman" w:eastAsia="Times New Roman" w:hAnsi="Times New Roman" w:cs="Times New Roman"/>
          <w:b/>
          <w:bCs/>
          <w:i w:val="0"/>
          <w:iCs w:val="0"/>
          <w:color w:val="auto"/>
          <w:sz w:val="26"/>
          <w:szCs w:val="26"/>
        </w:rPr>
        <w:t>.</w:t>
      </w:r>
      <w:ins w:id="1158" w:author="Bùi Anh Quốc" w:date="2025-08-02T20:32:00Z">
        <w:r w:rsidR="00DB286B">
          <w:rPr>
            <w:rFonts w:ascii="Times New Roman" w:eastAsia="Times New Roman" w:hAnsi="Times New Roman" w:cs="Times New Roman"/>
            <w:b/>
            <w:bCs/>
            <w:i w:val="0"/>
            <w:iCs w:val="0"/>
            <w:color w:val="auto"/>
            <w:sz w:val="26"/>
            <w:szCs w:val="26"/>
          </w:rPr>
          <w:t>5</w:t>
        </w:r>
      </w:ins>
      <w:del w:id="1159" w:author="Bùi Anh Quốc" w:date="2025-08-02T20:32:00Z">
        <w:r w:rsidRPr="006D4348" w:rsidDel="00DB286B">
          <w:rPr>
            <w:rFonts w:ascii="Times New Roman" w:eastAsia="Times New Roman" w:hAnsi="Times New Roman" w:cs="Times New Roman"/>
            <w:b/>
            <w:bCs/>
            <w:i w:val="0"/>
            <w:iCs w:val="0"/>
            <w:color w:val="auto"/>
            <w:sz w:val="26"/>
            <w:szCs w:val="26"/>
          </w:rPr>
          <w:delText>4</w:delText>
        </w:r>
      </w:del>
      <w:r w:rsidRPr="006D4348">
        <w:rPr>
          <w:rFonts w:ascii="Times New Roman" w:eastAsia="Times New Roman" w:hAnsi="Times New Roman" w:cs="Times New Roman"/>
          <w:b/>
          <w:bCs/>
          <w:i w:val="0"/>
          <w:iCs w:val="0"/>
          <w:color w:val="auto"/>
          <w:sz w:val="26"/>
          <w:szCs w:val="26"/>
        </w:rPr>
        <w:t>.2.</w:t>
      </w:r>
      <w:r w:rsidR="434CCC37" w:rsidRPr="006D4348">
        <w:rPr>
          <w:rFonts w:ascii="Times New Roman" w:eastAsia="Times New Roman" w:hAnsi="Times New Roman" w:cs="Times New Roman"/>
          <w:b/>
          <w:bCs/>
          <w:i w:val="0"/>
          <w:iCs w:val="0"/>
          <w:color w:val="auto"/>
          <w:sz w:val="26"/>
          <w:szCs w:val="26"/>
        </w:rPr>
        <w:t xml:space="preserve"> Định lượng chi phí</w:t>
      </w:r>
    </w:p>
    <w:p w14:paraId="1ACF858E" w14:textId="5595FCA6" w:rsidR="434CCC37" w:rsidRPr="006D4348" w:rsidRDefault="0083083C">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434CCC37" w:rsidRPr="006D4348">
        <w:rPr>
          <w:rFonts w:ascii="Times New Roman" w:eastAsia="Times New Roman" w:hAnsi="Times New Roman" w:cs="Times New Roman"/>
          <w:sz w:val="26"/>
          <w:szCs w:val="26"/>
        </w:rPr>
        <w:t>Để ước tính chi phí, giả định mức lương trung bình của các vị trí marketing tại Việt Nam. Nhân viên Marketing (Entry-level): 8-12 triệu VNĐ/tháng; Chuyên viên Marketing (Mid-level): 15-25 triệu VNĐ/tháng; Trưởng phòng Marketing (Manager-level): 30-50 triệu VNĐ/tháng. Giả định 1 tháng làm việc 22 ngày, 8 giờ/ngày.</w:t>
      </w:r>
    </w:p>
    <w:p w14:paraId="462046DA" w14:textId="0C79DCA5" w:rsidR="434CCC37" w:rsidRPr="006D4348" w:rsidRDefault="434CCC37">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 xml:space="preserve"> </w:t>
      </w:r>
    </w:p>
    <w:tbl>
      <w:tblPr>
        <w:tblW w:w="9771"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534"/>
        <w:gridCol w:w="1985"/>
        <w:gridCol w:w="1984"/>
        <w:gridCol w:w="2268"/>
      </w:tblGrid>
      <w:tr w:rsidR="006E7830" w:rsidRPr="006D4348" w14:paraId="061FB69B" w14:textId="77777777" w:rsidTr="001168E1">
        <w:trPr>
          <w:trHeight w:val="300"/>
        </w:trPr>
        <w:tc>
          <w:tcPr>
            <w:tcW w:w="353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10E0E75" w14:textId="61474729" w:rsidR="6E002AD2" w:rsidRPr="006D4348" w:rsidRDefault="6E002AD2">
            <w:pPr>
              <w:spacing w:after="0" w:line="360" w:lineRule="auto"/>
              <w:ind w:left="125" w:right="88"/>
              <w:jc w:val="center"/>
              <w:rPr>
                <w:rFonts w:ascii="Times New Roman" w:hAnsi="Times New Roman" w:cs="Times New Roman"/>
                <w:b/>
                <w:bCs/>
              </w:rPr>
            </w:pPr>
            <w:r w:rsidRPr="006D4348">
              <w:rPr>
                <w:rFonts w:ascii="Times New Roman" w:eastAsia="Times New Roman" w:hAnsi="Times New Roman" w:cs="Times New Roman"/>
                <w:b/>
                <w:bCs/>
                <w:sz w:val="26"/>
                <w:szCs w:val="26"/>
              </w:rPr>
              <w:t>Tác nhân tham gia</w:t>
            </w:r>
          </w:p>
        </w:tc>
        <w:tc>
          <w:tcPr>
            <w:tcW w:w="19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91C1213" w14:textId="592DC9BA" w:rsidR="6E002AD2" w:rsidRPr="006D4348" w:rsidRDefault="6E002AD2">
            <w:pPr>
              <w:spacing w:after="0" w:line="360" w:lineRule="auto"/>
              <w:ind w:left="20" w:right="88"/>
              <w:jc w:val="center"/>
              <w:rPr>
                <w:rFonts w:ascii="Times New Roman" w:hAnsi="Times New Roman" w:cs="Times New Roman"/>
                <w:b/>
                <w:bCs/>
              </w:rPr>
            </w:pPr>
            <w:r w:rsidRPr="006D4348">
              <w:rPr>
                <w:rFonts w:ascii="Times New Roman" w:eastAsia="Times New Roman" w:hAnsi="Times New Roman" w:cs="Times New Roman"/>
                <w:b/>
                <w:bCs/>
                <w:sz w:val="26"/>
                <w:szCs w:val="26"/>
              </w:rPr>
              <w:t>Mức lương/giờ ước tính (VNĐ)</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EA6F7B1" w14:textId="22D39BEF" w:rsidR="6E002AD2" w:rsidRPr="006D4348" w:rsidRDefault="6E002AD2">
            <w:pPr>
              <w:spacing w:after="0" w:line="360" w:lineRule="auto"/>
              <w:ind w:left="21" w:right="87"/>
              <w:jc w:val="center"/>
              <w:rPr>
                <w:rFonts w:ascii="Times New Roman" w:hAnsi="Times New Roman" w:cs="Times New Roman"/>
                <w:b/>
                <w:bCs/>
              </w:rPr>
            </w:pPr>
            <w:r w:rsidRPr="006D4348">
              <w:rPr>
                <w:rFonts w:ascii="Times New Roman" w:eastAsia="Times New Roman" w:hAnsi="Times New Roman" w:cs="Times New Roman"/>
                <w:b/>
                <w:bCs/>
                <w:sz w:val="26"/>
                <w:szCs w:val="26"/>
              </w:rPr>
              <w:t>Thời gian xử lý trung bình (giờ)</w:t>
            </w:r>
          </w:p>
        </w:tc>
        <w:tc>
          <w:tcPr>
            <w:tcW w:w="226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B68F04" w14:textId="6062951E" w:rsidR="6E002AD2" w:rsidRPr="006D4348" w:rsidRDefault="6E002AD2">
            <w:pPr>
              <w:spacing w:after="0" w:line="360" w:lineRule="auto"/>
              <w:ind w:left="164" w:right="147"/>
              <w:jc w:val="center"/>
              <w:rPr>
                <w:rFonts w:ascii="Times New Roman" w:hAnsi="Times New Roman" w:cs="Times New Roman"/>
                <w:b/>
                <w:bCs/>
              </w:rPr>
            </w:pPr>
            <w:r w:rsidRPr="006D4348">
              <w:rPr>
                <w:rFonts w:ascii="Times New Roman" w:eastAsia="Times New Roman" w:hAnsi="Times New Roman" w:cs="Times New Roman"/>
                <w:b/>
                <w:bCs/>
                <w:sz w:val="26"/>
                <w:szCs w:val="26"/>
              </w:rPr>
              <w:t>Chi phí ước tính cho một chu kỳ (VNĐ)</w:t>
            </w:r>
          </w:p>
        </w:tc>
      </w:tr>
      <w:tr w:rsidR="006E7830" w:rsidRPr="006D4348" w14:paraId="5362F2B2" w14:textId="77777777" w:rsidTr="001168E1">
        <w:trPr>
          <w:trHeight w:val="300"/>
        </w:trPr>
        <w:tc>
          <w:tcPr>
            <w:tcW w:w="353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37A280" w14:textId="5D87811E" w:rsidR="6E002AD2" w:rsidRPr="006D4348" w:rsidRDefault="6E002AD2">
            <w:pPr>
              <w:spacing w:after="0" w:line="360" w:lineRule="auto"/>
              <w:ind w:left="125"/>
              <w:rPr>
                <w:rFonts w:ascii="Times New Roman" w:hAnsi="Times New Roman" w:cs="Times New Roman"/>
              </w:rPr>
            </w:pPr>
            <w:r w:rsidRPr="006D4348">
              <w:rPr>
                <w:rFonts w:ascii="Times New Roman" w:eastAsia="Times New Roman" w:hAnsi="Times New Roman" w:cs="Times New Roman"/>
                <w:sz w:val="26"/>
                <w:szCs w:val="26"/>
              </w:rPr>
              <w:t>Trưởng phòng Marketing</w:t>
            </w:r>
          </w:p>
        </w:tc>
        <w:tc>
          <w:tcPr>
            <w:tcW w:w="19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146B1DB" w14:textId="0AA9E0D1" w:rsidR="6E002AD2" w:rsidRPr="006D4348" w:rsidRDefault="6E002AD2">
            <w:pPr>
              <w:spacing w:after="0" w:line="360" w:lineRule="auto"/>
              <w:ind w:left="159"/>
              <w:rPr>
                <w:rFonts w:ascii="Times New Roman" w:hAnsi="Times New Roman" w:cs="Times New Roman"/>
              </w:rPr>
            </w:pPr>
            <w:r w:rsidRPr="006D4348">
              <w:rPr>
                <w:rFonts w:ascii="Times New Roman" w:eastAsia="Times New Roman" w:hAnsi="Times New Roman" w:cs="Times New Roman"/>
                <w:sz w:val="26"/>
                <w:szCs w:val="26"/>
              </w:rPr>
              <w:t>227.000 (40 triệu/tháng)</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3CCCEA" w14:textId="4BCC3550" w:rsidR="6E002AD2" w:rsidRPr="006D4348" w:rsidRDefault="6E002AD2">
            <w:pPr>
              <w:spacing w:after="0" w:line="360" w:lineRule="auto"/>
              <w:ind w:left="125"/>
              <w:rPr>
                <w:rFonts w:ascii="Times New Roman" w:hAnsi="Times New Roman" w:cs="Times New Roman"/>
              </w:rPr>
            </w:pPr>
            <w:r w:rsidRPr="006D4348">
              <w:rPr>
                <w:rFonts w:ascii="Times New Roman" w:eastAsia="Times New Roman" w:hAnsi="Times New Roman" w:cs="Times New Roman"/>
                <w:sz w:val="26"/>
                <w:szCs w:val="26"/>
              </w:rPr>
              <w:t>20</w:t>
            </w:r>
          </w:p>
        </w:tc>
        <w:tc>
          <w:tcPr>
            <w:tcW w:w="226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A2B7047" w14:textId="58F35BE3" w:rsidR="6E002AD2" w:rsidRPr="006D4348" w:rsidRDefault="6E002AD2">
            <w:pPr>
              <w:spacing w:after="0" w:line="360" w:lineRule="auto"/>
              <w:ind w:left="119"/>
              <w:jc w:val="both"/>
              <w:rPr>
                <w:rFonts w:ascii="Times New Roman" w:hAnsi="Times New Roman" w:cs="Times New Roman"/>
              </w:rPr>
            </w:pPr>
            <w:r w:rsidRPr="006D4348">
              <w:rPr>
                <w:rFonts w:ascii="Times New Roman" w:eastAsia="Times New Roman" w:hAnsi="Times New Roman" w:cs="Times New Roman"/>
                <w:sz w:val="26"/>
                <w:szCs w:val="26"/>
              </w:rPr>
              <w:t>4.540.000</w:t>
            </w:r>
          </w:p>
        </w:tc>
      </w:tr>
      <w:tr w:rsidR="006E7830" w:rsidRPr="006D4348" w14:paraId="6D9E6771" w14:textId="77777777" w:rsidTr="001168E1">
        <w:trPr>
          <w:trHeight w:val="300"/>
        </w:trPr>
        <w:tc>
          <w:tcPr>
            <w:tcW w:w="353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2B3C7CD" w14:textId="17E74E87" w:rsidR="6E002AD2" w:rsidRPr="006D4348" w:rsidRDefault="6E002AD2">
            <w:pPr>
              <w:spacing w:after="0" w:line="360" w:lineRule="auto"/>
              <w:ind w:left="125"/>
              <w:rPr>
                <w:rFonts w:ascii="Times New Roman" w:hAnsi="Times New Roman" w:cs="Times New Roman"/>
              </w:rPr>
            </w:pPr>
            <w:r w:rsidRPr="006D4348">
              <w:rPr>
                <w:rFonts w:ascii="Times New Roman" w:eastAsia="Times New Roman" w:hAnsi="Times New Roman" w:cs="Times New Roman"/>
                <w:sz w:val="26"/>
                <w:szCs w:val="26"/>
              </w:rPr>
              <w:lastRenderedPageBreak/>
              <w:t>Chuyên viên Marketing/Digital Marketing (2 người)</w:t>
            </w:r>
          </w:p>
        </w:tc>
        <w:tc>
          <w:tcPr>
            <w:tcW w:w="19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BB488D3" w14:textId="07755D6A" w:rsidR="6E002AD2" w:rsidRPr="006D4348" w:rsidRDefault="6E002AD2">
            <w:pPr>
              <w:spacing w:after="0" w:line="360" w:lineRule="auto"/>
              <w:ind w:left="159"/>
              <w:rPr>
                <w:rFonts w:ascii="Times New Roman" w:hAnsi="Times New Roman" w:cs="Times New Roman"/>
              </w:rPr>
            </w:pPr>
            <w:r w:rsidRPr="006D4348">
              <w:rPr>
                <w:rFonts w:ascii="Times New Roman" w:eastAsia="Times New Roman" w:hAnsi="Times New Roman" w:cs="Times New Roman"/>
                <w:sz w:val="26"/>
                <w:szCs w:val="26"/>
              </w:rPr>
              <w:t>113.500 (20 triệu/tháng)</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1FED840" w14:textId="725D50C6" w:rsidR="6E002AD2" w:rsidRPr="006D4348" w:rsidRDefault="6E002AD2">
            <w:pPr>
              <w:spacing w:after="0" w:line="360" w:lineRule="auto"/>
              <w:ind w:left="125"/>
              <w:rPr>
                <w:rFonts w:ascii="Times New Roman" w:hAnsi="Times New Roman" w:cs="Times New Roman"/>
              </w:rPr>
            </w:pPr>
            <w:r w:rsidRPr="006D4348">
              <w:rPr>
                <w:rFonts w:ascii="Times New Roman" w:eastAsia="Times New Roman" w:hAnsi="Times New Roman" w:cs="Times New Roman"/>
                <w:sz w:val="26"/>
                <w:szCs w:val="26"/>
              </w:rPr>
              <w:t>80 (mỗi người)</w:t>
            </w:r>
          </w:p>
        </w:tc>
        <w:tc>
          <w:tcPr>
            <w:tcW w:w="226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A02D68F" w14:textId="0942618E" w:rsidR="6E002AD2" w:rsidRPr="006D4348" w:rsidRDefault="6E002AD2">
            <w:pPr>
              <w:spacing w:after="0" w:line="360" w:lineRule="auto"/>
              <w:ind w:left="119"/>
              <w:jc w:val="both"/>
              <w:rPr>
                <w:rFonts w:ascii="Times New Roman" w:hAnsi="Times New Roman" w:cs="Times New Roman"/>
              </w:rPr>
            </w:pPr>
            <w:r w:rsidRPr="006D4348">
              <w:rPr>
                <w:rFonts w:ascii="Times New Roman" w:eastAsia="Times New Roman" w:hAnsi="Times New Roman" w:cs="Times New Roman"/>
                <w:sz w:val="26"/>
                <w:szCs w:val="26"/>
              </w:rPr>
              <w:t>18.160.000</w:t>
            </w:r>
          </w:p>
        </w:tc>
      </w:tr>
      <w:tr w:rsidR="006E7830" w:rsidRPr="006D4348" w14:paraId="61871BBF" w14:textId="77777777" w:rsidTr="001168E1">
        <w:trPr>
          <w:trHeight w:val="625"/>
        </w:trPr>
        <w:tc>
          <w:tcPr>
            <w:tcW w:w="353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46B63D8" w14:textId="3BD11E0F" w:rsidR="6E002AD2" w:rsidRPr="006D4348" w:rsidRDefault="6E002AD2">
            <w:pPr>
              <w:spacing w:after="0" w:line="360" w:lineRule="auto"/>
              <w:ind w:left="125"/>
              <w:rPr>
                <w:rFonts w:ascii="Times New Roman" w:hAnsi="Times New Roman" w:cs="Times New Roman"/>
              </w:rPr>
            </w:pPr>
            <w:r w:rsidRPr="006D4348">
              <w:rPr>
                <w:rFonts w:ascii="Times New Roman" w:eastAsia="Times New Roman" w:hAnsi="Times New Roman" w:cs="Times New Roman"/>
                <w:sz w:val="26"/>
                <w:szCs w:val="26"/>
              </w:rPr>
              <w:t>Nhân viên Marketing (2 người)</w:t>
            </w:r>
          </w:p>
        </w:tc>
        <w:tc>
          <w:tcPr>
            <w:tcW w:w="19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2A8743A" w14:textId="6A590C99" w:rsidR="6E002AD2" w:rsidRPr="006D4348" w:rsidRDefault="6E002AD2">
            <w:pPr>
              <w:spacing w:after="0" w:line="360" w:lineRule="auto"/>
              <w:ind w:left="159"/>
              <w:rPr>
                <w:rFonts w:ascii="Times New Roman" w:hAnsi="Times New Roman" w:cs="Times New Roman"/>
              </w:rPr>
            </w:pPr>
            <w:r w:rsidRPr="006D4348">
              <w:rPr>
                <w:rFonts w:ascii="Times New Roman" w:eastAsia="Times New Roman" w:hAnsi="Times New Roman" w:cs="Times New Roman"/>
                <w:sz w:val="26"/>
                <w:szCs w:val="26"/>
              </w:rPr>
              <w:t>68.000 (12 triệu/tháng)</w:t>
            </w: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5CDA681" w14:textId="5D42439B" w:rsidR="6E002AD2" w:rsidRPr="006D4348" w:rsidRDefault="6E002AD2">
            <w:pPr>
              <w:spacing w:after="0" w:line="360" w:lineRule="auto"/>
              <w:ind w:left="125"/>
              <w:rPr>
                <w:rFonts w:ascii="Times New Roman" w:hAnsi="Times New Roman" w:cs="Times New Roman"/>
              </w:rPr>
            </w:pPr>
            <w:r w:rsidRPr="006D4348">
              <w:rPr>
                <w:rFonts w:ascii="Times New Roman" w:eastAsia="Times New Roman" w:hAnsi="Times New Roman" w:cs="Times New Roman"/>
                <w:sz w:val="26"/>
                <w:szCs w:val="26"/>
              </w:rPr>
              <w:t>60 (mỗi người)</w:t>
            </w:r>
          </w:p>
        </w:tc>
        <w:tc>
          <w:tcPr>
            <w:tcW w:w="226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56715FF" w14:textId="09234579" w:rsidR="6E002AD2" w:rsidRPr="006D4348" w:rsidRDefault="6E002AD2">
            <w:pPr>
              <w:spacing w:after="0" w:line="360" w:lineRule="auto"/>
              <w:ind w:left="119"/>
              <w:jc w:val="both"/>
              <w:rPr>
                <w:rFonts w:ascii="Times New Roman" w:hAnsi="Times New Roman" w:cs="Times New Roman"/>
              </w:rPr>
            </w:pPr>
            <w:r w:rsidRPr="006D4348">
              <w:rPr>
                <w:rFonts w:ascii="Times New Roman" w:eastAsia="Times New Roman" w:hAnsi="Times New Roman" w:cs="Times New Roman"/>
                <w:sz w:val="26"/>
                <w:szCs w:val="26"/>
              </w:rPr>
              <w:t>8.160.000</w:t>
            </w:r>
          </w:p>
        </w:tc>
      </w:tr>
      <w:tr w:rsidR="006E7830" w:rsidRPr="006D4348" w14:paraId="520097BC" w14:textId="77777777" w:rsidTr="001168E1">
        <w:trPr>
          <w:trHeight w:val="300"/>
        </w:trPr>
        <w:tc>
          <w:tcPr>
            <w:tcW w:w="353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7769AB5" w14:textId="1AA26DA3" w:rsidR="6E002AD2" w:rsidRPr="006D4348" w:rsidRDefault="6E002AD2">
            <w:pPr>
              <w:spacing w:after="0" w:line="360" w:lineRule="auto"/>
              <w:ind w:left="125"/>
              <w:rPr>
                <w:rFonts w:ascii="Times New Roman" w:hAnsi="Times New Roman" w:cs="Times New Roman"/>
              </w:rPr>
            </w:pPr>
            <w:r w:rsidRPr="006D4348">
              <w:rPr>
                <w:rFonts w:ascii="Times New Roman" w:eastAsia="Times New Roman" w:hAnsi="Times New Roman" w:cs="Times New Roman"/>
                <w:b/>
                <w:bCs/>
                <w:sz w:val="26"/>
                <w:szCs w:val="26"/>
              </w:rPr>
              <w:t>Tổng chi phí xử lý trực tiếp cho 1 chiến dịch (ước tính)</w:t>
            </w:r>
          </w:p>
        </w:tc>
        <w:tc>
          <w:tcPr>
            <w:tcW w:w="198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7C204FE" w14:textId="79490AA9" w:rsidR="6E002AD2" w:rsidRPr="006D4348" w:rsidRDefault="6E002AD2">
            <w:pPr>
              <w:spacing w:after="0" w:line="360" w:lineRule="auto"/>
              <w:ind w:left="159"/>
              <w:jc w:val="both"/>
              <w:rPr>
                <w:rFonts w:ascii="Times New Roman" w:hAnsi="Times New Roman" w:cs="Times New Roman"/>
              </w:rPr>
            </w:pPr>
          </w:p>
        </w:tc>
        <w:tc>
          <w:tcPr>
            <w:tcW w:w="198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B5A6A5" w14:textId="68665087" w:rsidR="6E002AD2" w:rsidRPr="006D4348" w:rsidRDefault="6E002AD2">
            <w:pPr>
              <w:spacing w:after="0" w:line="360" w:lineRule="auto"/>
              <w:ind w:left="125"/>
              <w:rPr>
                <w:rFonts w:ascii="Times New Roman" w:hAnsi="Times New Roman" w:cs="Times New Roman"/>
              </w:rPr>
            </w:pPr>
          </w:p>
        </w:tc>
        <w:tc>
          <w:tcPr>
            <w:tcW w:w="226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7F041B2" w14:textId="4A720228" w:rsidR="6E002AD2" w:rsidRPr="006D4348" w:rsidRDefault="6E002AD2">
            <w:pPr>
              <w:spacing w:after="0" w:line="360" w:lineRule="auto"/>
              <w:ind w:left="119"/>
              <w:jc w:val="both"/>
              <w:rPr>
                <w:rFonts w:ascii="Times New Roman" w:hAnsi="Times New Roman" w:cs="Times New Roman"/>
              </w:rPr>
            </w:pPr>
            <w:r w:rsidRPr="006D4348">
              <w:rPr>
                <w:rFonts w:ascii="Times New Roman" w:eastAsia="Times New Roman" w:hAnsi="Times New Roman" w:cs="Times New Roman"/>
                <w:b/>
                <w:bCs/>
                <w:sz w:val="26"/>
                <w:szCs w:val="26"/>
              </w:rPr>
              <w:t>~30.860.000 VNĐ</w:t>
            </w:r>
          </w:p>
        </w:tc>
      </w:tr>
    </w:tbl>
    <w:p w14:paraId="06788643" w14:textId="475FDD66" w:rsidR="434CCC37" w:rsidRPr="006D4348" w:rsidRDefault="434CCC37">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 xml:space="preserve"> </w:t>
      </w:r>
    </w:p>
    <w:p w14:paraId="1FC067E6" w14:textId="1BEEA417" w:rsidR="434CCC37" w:rsidRPr="006D4348" w:rsidRDefault="434CCC37">
      <w:pPr>
        <w:pStyle w:val="ListParagraph"/>
        <w:numPr>
          <w:ilvl w:val="0"/>
          <w:numId w:val="21"/>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Chi phí cho một chu kỳ (Cycle Cost):</w:t>
      </w:r>
      <w:r w:rsidRPr="006D4348">
        <w:rPr>
          <w:rFonts w:ascii="Times New Roman" w:eastAsia="Times New Roman" w:hAnsi="Times New Roman" w:cs="Times New Roman"/>
          <w:sz w:val="26"/>
          <w:szCs w:val="26"/>
        </w:rPr>
        <w:t xml:space="preserve"> Bao gồm chi phí xử lý trực tiếp và các chi phí gián tiếp khác như chi phí quảng cáo, chi phí công cụ, chi phí lỗi do xử lý thừa/chờ đợi.</w:t>
      </w:r>
    </w:p>
    <w:p w14:paraId="50AAD306" w14:textId="15DDF676" w:rsidR="434CCC37" w:rsidRPr="006D4348" w:rsidRDefault="434CCC37">
      <w:pPr>
        <w:pStyle w:val="ListParagraph"/>
        <w:numPr>
          <w:ilvl w:val="0"/>
          <w:numId w:val="21"/>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Chi phí xử lý (Processing Cost):</w:t>
      </w:r>
      <w:r w:rsidRPr="006D4348">
        <w:rPr>
          <w:rFonts w:ascii="Times New Roman" w:eastAsia="Times New Roman" w:hAnsi="Times New Roman" w:cs="Times New Roman"/>
          <w:sz w:val="26"/>
          <w:szCs w:val="26"/>
        </w:rPr>
        <w:t xml:space="preserve"> Tổng chi phí nhân công trực tiếp tham gia vào các hoạt động tạo giá trị và hỗ trợ kinh doanh.</w:t>
      </w:r>
    </w:p>
    <w:p w14:paraId="6C7F04DE" w14:textId="6E365226" w:rsidR="434CCC37" w:rsidRPr="006D4348" w:rsidRDefault="434CCC37">
      <w:pPr>
        <w:pStyle w:val="ListParagraph"/>
        <w:numPr>
          <w:ilvl w:val="0"/>
          <w:numId w:val="21"/>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Hiệu suất chi phí (Cost Efficiency):</w:t>
      </w:r>
      <w:r w:rsidRPr="006D4348">
        <w:rPr>
          <w:rFonts w:ascii="Times New Roman" w:eastAsia="Times New Roman" w:hAnsi="Times New Roman" w:cs="Times New Roman"/>
          <w:sz w:val="26"/>
          <w:szCs w:val="26"/>
        </w:rPr>
        <w:t xml:space="preserve"> (Chi phí xử lý / Chi phí chu kỳ) * 100%. Hiệu suất này sẽ thấp hơn nếu tính thêm chi phí quảng cáo và các chi phí ẩn khác.</w:t>
      </w:r>
    </w:p>
    <w:p w14:paraId="72307F99" w14:textId="44BB3A6D" w:rsidR="434CCC37" w:rsidRPr="006D4348" w:rsidRDefault="0A02C7DC">
      <w:pPr>
        <w:spacing w:after="0" w:line="360" w:lineRule="auto"/>
        <w:jc w:val="both"/>
        <w:rPr>
          <w:rFonts w:ascii="Times New Roman" w:hAnsi="Times New Roman" w:cs="Times New Roman"/>
        </w:rPr>
      </w:pPr>
      <w:r w:rsidRPr="006D4348">
        <w:rPr>
          <w:rFonts w:ascii="Times New Roman" w:eastAsia="Times New Roman" w:hAnsi="Times New Roman" w:cs="Times New Roman"/>
          <w:b/>
          <w:bCs/>
          <w:sz w:val="26"/>
          <w:szCs w:val="26"/>
        </w:rPr>
        <w:t>3.</w:t>
      </w:r>
      <w:ins w:id="1160" w:author="Bùi Anh Quốc" w:date="2025-08-02T20:26:00Z">
        <w:r w:rsidR="00E60C68">
          <w:rPr>
            <w:rFonts w:ascii="Times New Roman" w:eastAsia="Times New Roman" w:hAnsi="Times New Roman" w:cs="Times New Roman"/>
            <w:b/>
            <w:bCs/>
            <w:sz w:val="26"/>
            <w:szCs w:val="26"/>
          </w:rPr>
          <w:t>3</w:t>
        </w:r>
      </w:ins>
      <w:del w:id="1161" w:author="Bùi Anh Quốc" w:date="2025-08-02T20:26:00Z">
        <w:r w:rsidRPr="006D4348" w:rsidDel="00E60C68">
          <w:rPr>
            <w:rFonts w:ascii="Times New Roman" w:eastAsia="Times New Roman" w:hAnsi="Times New Roman" w:cs="Times New Roman"/>
            <w:b/>
            <w:bCs/>
            <w:sz w:val="26"/>
            <w:szCs w:val="26"/>
          </w:rPr>
          <w:delText>1</w:delText>
        </w:r>
      </w:del>
      <w:r w:rsidRPr="006D4348">
        <w:rPr>
          <w:rFonts w:ascii="Times New Roman" w:eastAsia="Times New Roman" w:hAnsi="Times New Roman" w:cs="Times New Roman"/>
          <w:b/>
          <w:bCs/>
          <w:sz w:val="26"/>
          <w:szCs w:val="26"/>
        </w:rPr>
        <w:t>.</w:t>
      </w:r>
      <w:ins w:id="1162" w:author="Bùi Anh Quốc" w:date="2025-08-02T20:32:00Z">
        <w:r w:rsidR="00DB286B">
          <w:rPr>
            <w:rFonts w:ascii="Times New Roman" w:eastAsia="Times New Roman" w:hAnsi="Times New Roman" w:cs="Times New Roman"/>
            <w:b/>
            <w:bCs/>
            <w:sz w:val="26"/>
            <w:szCs w:val="26"/>
          </w:rPr>
          <w:t>5</w:t>
        </w:r>
      </w:ins>
      <w:del w:id="1163" w:author="Bùi Anh Quốc" w:date="2025-08-02T20:32:00Z">
        <w:r w:rsidRPr="006D4348" w:rsidDel="00DB286B">
          <w:rPr>
            <w:rFonts w:ascii="Times New Roman" w:eastAsia="Times New Roman" w:hAnsi="Times New Roman" w:cs="Times New Roman"/>
            <w:b/>
            <w:bCs/>
            <w:sz w:val="26"/>
            <w:szCs w:val="26"/>
          </w:rPr>
          <w:delText>4</w:delText>
        </w:r>
      </w:del>
      <w:r w:rsidRPr="006D4348">
        <w:rPr>
          <w:rFonts w:ascii="Times New Roman" w:eastAsia="Times New Roman" w:hAnsi="Times New Roman" w:cs="Times New Roman"/>
          <w:b/>
          <w:bCs/>
          <w:sz w:val="26"/>
          <w:szCs w:val="26"/>
        </w:rPr>
        <w:t>.3.</w:t>
      </w:r>
      <w:r w:rsidR="434CCC37" w:rsidRPr="006D4348">
        <w:rPr>
          <w:rFonts w:ascii="Times New Roman" w:eastAsia="Times New Roman" w:hAnsi="Times New Roman" w:cs="Times New Roman"/>
          <w:b/>
          <w:bCs/>
          <w:sz w:val="26"/>
          <w:szCs w:val="26"/>
        </w:rPr>
        <w:t xml:space="preserve"> Các chỉ số KPI chính cho Quy trình Quản lý Chiến dịch Marketing</w:t>
      </w:r>
    </w:p>
    <w:tbl>
      <w:tblPr>
        <w:tblW w:w="9771"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013"/>
        <w:gridCol w:w="2372"/>
        <w:gridCol w:w="1559"/>
        <w:gridCol w:w="3827"/>
      </w:tblGrid>
      <w:tr w:rsidR="006E7830" w:rsidRPr="006D4348" w14:paraId="1D910F11" w14:textId="77777777" w:rsidTr="001168E1">
        <w:trPr>
          <w:trHeight w:val="300"/>
        </w:trPr>
        <w:tc>
          <w:tcPr>
            <w:tcW w:w="201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3AFED7D" w14:textId="62AEF507" w:rsidR="6E002AD2" w:rsidRPr="006D4348" w:rsidRDefault="6E002AD2">
            <w:pPr>
              <w:spacing w:after="0" w:line="360" w:lineRule="auto"/>
              <w:ind w:left="125" w:right="166"/>
              <w:jc w:val="center"/>
              <w:rPr>
                <w:rFonts w:ascii="Times New Roman" w:hAnsi="Times New Roman" w:cs="Times New Roman"/>
                <w:b/>
                <w:bCs/>
              </w:rPr>
            </w:pPr>
            <w:r w:rsidRPr="006D4348">
              <w:rPr>
                <w:rFonts w:ascii="Times New Roman" w:eastAsia="Times New Roman" w:hAnsi="Times New Roman" w:cs="Times New Roman"/>
                <w:b/>
                <w:bCs/>
                <w:sz w:val="26"/>
                <w:szCs w:val="26"/>
              </w:rPr>
              <w:t>Tên KPI</w:t>
            </w:r>
          </w:p>
        </w:tc>
        <w:tc>
          <w:tcPr>
            <w:tcW w:w="2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623DE9" w14:textId="5AD63128" w:rsidR="6E002AD2" w:rsidRPr="006D4348" w:rsidRDefault="6E002AD2">
            <w:pPr>
              <w:spacing w:after="0" w:line="360" w:lineRule="auto"/>
              <w:jc w:val="center"/>
              <w:rPr>
                <w:rFonts w:ascii="Times New Roman" w:hAnsi="Times New Roman" w:cs="Times New Roman"/>
                <w:b/>
                <w:bCs/>
              </w:rPr>
            </w:pPr>
            <w:r w:rsidRPr="006D4348">
              <w:rPr>
                <w:rFonts w:ascii="Times New Roman" w:eastAsia="Times New Roman" w:hAnsi="Times New Roman" w:cs="Times New Roman"/>
                <w:b/>
                <w:bCs/>
                <w:sz w:val="26"/>
                <w:szCs w:val="26"/>
              </w:rPr>
              <w:t>Công thức tính</w:t>
            </w: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7B6949C" w14:textId="51ABAF73" w:rsidR="6E002AD2" w:rsidRPr="006D4348" w:rsidRDefault="6E002AD2">
            <w:pPr>
              <w:spacing w:after="0" w:line="360" w:lineRule="auto"/>
              <w:jc w:val="center"/>
              <w:rPr>
                <w:rFonts w:ascii="Times New Roman" w:hAnsi="Times New Roman" w:cs="Times New Roman"/>
                <w:b/>
                <w:bCs/>
              </w:rPr>
            </w:pPr>
            <w:r w:rsidRPr="006D4348">
              <w:rPr>
                <w:rFonts w:ascii="Times New Roman" w:eastAsia="Times New Roman" w:hAnsi="Times New Roman" w:cs="Times New Roman"/>
                <w:b/>
                <w:bCs/>
                <w:sz w:val="26"/>
                <w:szCs w:val="26"/>
              </w:rPr>
              <w:t>Mục tiêu/Tần suất đo</w:t>
            </w:r>
          </w:p>
        </w:tc>
        <w:tc>
          <w:tcPr>
            <w:tcW w:w="38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0857125" w14:textId="21FD252E" w:rsidR="6E002AD2" w:rsidRPr="006D4348" w:rsidRDefault="6E002AD2">
            <w:pPr>
              <w:spacing w:after="0" w:line="360" w:lineRule="auto"/>
              <w:jc w:val="center"/>
              <w:rPr>
                <w:rFonts w:ascii="Times New Roman" w:hAnsi="Times New Roman" w:cs="Times New Roman"/>
                <w:b/>
                <w:bCs/>
              </w:rPr>
            </w:pPr>
            <w:r w:rsidRPr="006D4348">
              <w:rPr>
                <w:rFonts w:ascii="Times New Roman" w:eastAsia="Times New Roman" w:hAnsi="Times New Roman" w:cs="Times New Roman"/>
                <w:b/>
                <w:bCs/>
                <w:sz w:val="26"/>
                <w:szCs w:val="26"/>
              </w:rPr>
              <w:t>Ý nghĩa và Số liệu thực tế (nếu có)</w:t>
            </w:r>
          </w:p>
        </w:tc>
      </w:tr>
      <w:tr w:rsidR="006E7830" w:rsidRPr="006D4348" w14:paraId="1D99C3C0" w14:textId="77777777" w:rsidTr="001168E1">
        <w:trPr>
          <w:trHeight w:val="300"/>
        </w:trPr>
        <w:tc>
          <w:tcPr>
            <w:tcW w:w="201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805A7F3" w14:textId="36A9D3F3" w:rsidR="6E002AD2" w:rsidRPr="006D4348" w:rsidRDefault="6E002AD2">
            <w:pPr>
              <w:spacing w:after="0" w:line="360" w:lineRule="auto"/>
              <w:ind w:left="125" w:right="166"/>
              <w:rPr>
                <w:rFonts w:ascii="Times New Roman" w:hAnsi="Times New Roman" w:cs="Times New Roman"/>
              </w:rPr>
            </w:pPr>
            <w:r w:rsidRPr="006D4348">
              <w:rPr>
                <w:rFonts w:ascii="Times New Roman" w:eastAsia="Times New Roman" w:hAnsi="Times New Roman" w:cs="Times New Roman"/>
                <w:b/>
                <w:bCs/>
                <w:sz w:val="26"/>
                <w:szCs w:val="26"/>
              </w:rPr>
              <w:t>Traffic (Lượng truy cập)</w:t>
            </w:r>
          </w:p>
        </w:tc>
        <w:tc>
          <w:tcPr>
            <w:tcW w:w="2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5734979" w14:textId="5C2A4B45" w:rsidR="6E002AD2" w:rsidRPr="006D4348" w:rsidRDefault="6E002AD2">
            <w:pPr>
              <w:spacing w:after="0" w:line="360" w:lineRule="auto"/>
              <w:ind w:left="85" w:right="267"/>
              <w:rPr>
                <w:rFonts w:ascii="Times New Roman" w:hAnsi="Times New Roman" w:cs="Times New Roman"/>
              </w:rPr>
            </w:pPr>
            <w:r w:rsidRPr="006D4348">
              <w:rPr>
                <w:rFonts w:ascii="Times New Roman" w:eastAsia="Times New Roman" w:hAnsi="Times New Roman" w:cs="Times New Roman"/>
                <w:sz w:val="26"/>
                <w:szCs w:val="26"/>
              </w:rPr>
              <w:t>Tổng số lượt khách truy cập vào website/nền tảng số.</w:t>
            </w: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A5BE331" w14:textId="3BCF1D53"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Hàng ngày/tuần</w:t>
            </w:r>
          </w:p>
        </w:tc>
        <w:tc>
          <w:tcPr>
            <w:tcW w:w="38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ABB52DC" w14:textId="2E3AD53D"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Đo lường khả năng thu hút sự chú ý của chiến dịch.</w:t>
            </w:r>
          </w:p>
        </w:tc>
      </w:tr>
      <w:tr w:rsidR="006E7830" w:rsidRPr="006D4348" w14:paraId="2060BA41" w14:textId="77777777" w:rsidTr="001168E1">
        <w:trPr>
          <w:trHeight w:val="300"/>
        </w:trPr>
        <w:tc>
          <w:tcPr>
            <w:tcW w:w="201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8BE05D0" w14:textId="5B2D7328" w:rsidR="6E002AD2" w:rsidRPr="006D4348" w:rsidRDefault="6E002AD2">
            <w:pPr>
              <w:spacing w:after="0" w:line="360" w:lineRule="auto"/>
              <w:ind w:left="125" w:right="166"/>
              <w:rPr>
                <w:rFonts w:ascii="Times New Roman" w:hAnsi="Times New Roman" w:cs="Times New Roman"/>
              </w:rPr>
            </w:pPr>
            <w:r w:rsidRPr="006D4348">
              <w:rPr>
                <w:rFonts w:ascii="Times New Roman" w:eastAsia="Times New Roman" w:hAnsi="Times New Roman" w:cs="Times New Roman"/>
                <w:b/>
                <w:bCs/>
                <w:sz w:val="26"/>
                <w:szCs w:val="26"/>
              </w:rPr>
              <w:t>Cost per Click (CPC)</w:t>
            </w:r>
          </w:p>
        </w:tc>
        <w:tc>
          <w:tcPr>
            <w:tcW w:w="2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AED4676" w14:textId="25D32CA9" w:rsidR="6E002AD2" w:rsidRPr="006D4348" w:rsidRDefault="6E002AD2">
            <w:pPr>
              <w:spacing w:after="0" w:line="360" w:lineRule="auto"/>
              <w:ind w:left="85" w:right="267"/>
              <w:rPr>
                <w:rFonts w:ascii="Times New Roman" w:hAnsi="Times New Roman" w:cs="Times New Roman"/>
              </w:rPr>
            </w:pPr>
            <w:r w:rsidRPr="006D4348">
              <w:rPr>
                <w:rFonts w:ascii="Times New Roman" w:eastAsia="Times New Roman" w:hAnsi="Times New Roman" w:cs="Times New Roman"/>
                <w:sz w:val="26"/>
                <w:szCs w:val="26"/>
              </w:rPr>
              <w:t>Tổng chi phí quảng cáo / Tổng số lượt nhấp.</w:t>
            </w: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601A764" w14:textId="06FD1108"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Hàng ngày/tuần</w:t>
            </w:r>
          </w:p>
        </w:tc>
        <w:tc>
          <w:tcPr>
            <w:tcW w:w="38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BFDA2ED" w14:textId="0CE7DAEC"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Đánh giá hiệu quả chi phí của quảng cáo trả tiền.</w:t>
            </w:r>
          </w:p>
        </w:tc>
      </w:tr>
      <w:tr w:rsidR="006E7830" w:rsidRPr="006D4348" w14:paraId="025F4380" w14:textId="77777777" w:rsidTr="001168E1">
        <w:trPr>
          <w:trHeight w:val="300"/>
        </w:trPr>
        <w:tc>
          <w:tcPr>
            <w:tcW w:w="201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AF9BF58" w14:textId="0E102093" w:rsidR="6E002AD2" w:rsidRPr="006D4348" w:rsidRDefault="6E002AD2">
            <w:pPr>
              <w:spacing w:after="0" w:line="360" w:lineRule="auto"/>
              <w:ind w:left="125" w:right="166"/>
              <w:rPr>
                <w:rFonts w:ascii="Times New Roman" w:hAnsi="Times New Roman" w:cs="Times New Roman"/>
              </w:rPr>
            </w:pPr>
            <w:r w:rsidRPr="006D4348">
              <w:rPr>
                <w:rFonts w:ascii="Times New Roman" w:eastAsia="Times New Roman" w:hAnsi="Times New Roman" w:cs="Times New Roman"/>
                <w:b/>
                <w:bCs/>
                <w:sz w:val="26"/>
                <w:szCs w:val="26"/>
              </w:rPr>
              <w:t>Cost per Action (CPA)</w:t>
            </w:r>
          </w:p>
        </w:tc>
        <w:tc>
          <w:tcPr>
            <w:tcW w:w="2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1F4CAC5" w14:textId="13C71D7E" w:rsidR="6E002AD2" w:rsidRPr="006D4348" w:rsidRDefault="6E002AD2">
            <w:pPr>
              <w:spacing w:after="0" w:line="360" w:lineRule="auto"/>
              <w:ind w:left="85" w:right="267"/>
              <w:rPr>
                <w:rFonts w:ascii="Times New Roman" w:hAnsi="Times New Roman" w:cs="Times New Roman"/>
              </w:rPr>
            </w:pPr>
            <w:r w:rsidRPr="006D4348">
              <w:rPr>
                <w:rFonts w:ascii="Times New Roman" w:eastAsia="Times New Roman" w:hAnsi="Times New Roman" w:cs="Times New Roman"/>
                <w:sz w:val="26"/>
                <w:szCs w:val="26"/>
              </w:rPr>
              <w:t xml:space="preserve">Tổng chi phí quảng cáo / Tổng số hành động </w:t>
            </w:r>
            <w:r w:rsidRPr="006D4348">
              <w:rPr>
                <w:rFonts w:ascii="Times New Roman" w:eastAsia="Times New Roman" w:hAnsi="Times New Roman" w:cs="Times New Roman"/>
                <w:sz w:val="26"/>
                <w:szCs w:val="26"/>
              </w:rPr>
              <w:lastRenderedPageBreak/>
              <w:t>mong muốn (mua hàng, đăng ký).</w:t>
            </w: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286F60B" w14:textId="399989DC"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lastRenderedPageBreak/>
              <w:t>Hàng tuần/tháng</w:t>
            </w:r>
          </w:p>
        </w:tc>
        <w:tc>
          <w:tcPr>
            <w:tcW w:w="38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1100318" w14:textId="3DF14945"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 xml:space="preserve">Đo lường chi phí để đạt được một chuyển đổi cụ thể (ví dụ: CPS - </w:t>
            </w:r>
            <w:r w:rsidRPr="006D4348">
              <w:rPr>
                <w:rFonts w:ascii="Times New Roman" w:eastAsia="Times New Roman" w:hAnsi="Times New Roman" w:cs="Times New Roman"/>
                <w:sz w:val="26"/>
                <w:szCs w:val="26"/>
              </w:rPr>
              <w:lastRenderedPageBreak/>
              <w:t>Cost per Sale, CPL - Cost per Lead).</w:t>
            </w:r>
          </w:p>
        </w:tc>
      </w:tr>
      <w:tr w:rsidR="006E7830" w:rsidRPr="006D4348" w14:paraId="56AB1AE9" w14:textId="77777777" w:rsidTr="001168E1">
        <w:trPr>
          <w:trHeight w:val="300"/>
        </w:trPr>
        <w:tc>
          <w:tcPr>
            <w:tcW w:w="201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0A9E2D0" w14:textId="6D96C26D" w:rsidR="6E002AD2" w:rsidRPr="006D4348" w:rsidRDefault="6E002AD2">
            <w:pPr>
              <w:spacing w:after="0" w:line="360" w:lineRule="auto"/>
              <w:ind w:left="125" w:right="166"/>
              <w:rPr>
                <w:rFonts w:ascii="Times New Roman" w:hAnsi="Times New Roman" w:cs="Times New Roman"/>
              </w:rPr>
            </w:pPr>
            <w:r w:rsidRPr="006D4348">
              <w:rPr>
                <w:rFonts w:ascii="Times New Roman" w:eastAsia="Times New Roman" w:hAnsi="Times New Roman" w:cs="Times New Roman"/>
                <w:b/>
                <w:bCs/>
                <w:sz w:val="26"/>
                <w:szCs w:val="26"/>
              </w:rPr>
              <w:lastRenderedPageBreak/>
              <w:t>Click-Through Rate (CTR)</w:t>
            </w:r>
          </w:p>
        </w:tc>
        <w:tc>
          <w:tcPr>
            <w:tcW w:w="2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0E9A83" w14:textId="54E4BE13" w:rsidR="6E002AD2" w:rsidRPr="006D4348" w:rsidRDefault="6E002AD2">
            <w:pPr>
              <w:spacing w:after="0" w:line="360" w:lineRule="auto"/>
              <w:ind w:left="85" w:right="267"/>
              <w:rPr>
                <w:rFonts w:ascii="Times New Roman" w:hAnsi="Times New Roman" w:cs="Times New Roman"/>
              </w:rPr>
            </w:pPr>
            <w:r w:rsidRPr="006D4348">
              <w:rPr>
                <w:rFonts w:ascii="Times New Roman" w:eastAsia="Times New Roman" w:hAnsi="Times New Roman" w:cs="Times New Roman"/>
                <w:sz w:val="26"/>
                <w:szCs w:val="26"/>
              </w:rPr>
              <w:t>(Số lượt nhấp / Tổng số lượt hiển thị) * 100%.</w:t>
            </w: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BF798C" w14:textId="33C90661"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Hàng ngày/tuần</w:t>
            </w:r>
          </w:p>
        </w:tc>
        <w:tc>
          <w:tcPr>
            <w:tcW w:w="38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97B92A7" w14:textId="7410C491"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Đánh giá mức độ hấp dẫn của quảng cáo/nội dung.</w:t>
            </w:r>
          </w:p>
        </w:tc>
      </w:tr>
      <w:tr w:rsidR="006E7830" w:rsidRPr="006D4348" w14:paraId="593CB81B" w14:textId="77777777" w:rsidTr="001168E1">
        <w:trPr>
          <w:trHeight w:val="300"/>
        </w:trPr>
        <w:tc>
          <w:tcPr>
            <w:tcW w:w="201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E87AAA" w14:textId="09ED8758" w:rsidR="6E002AD2" w:rsidRPr="006D4348" w:rsidRDefault="6E002AD2">
            <w:pPr>
              <w:spacing w:after="0" w:line="360" w:lineRule="auto"/>
              <w:ind w:left="125" w:right="166"/>
              <w:rPr>
                <w:rFonts w:ascii="Times New Roman" w:hAnsi="Times New Roman" w:cs="Times New Roman"/>
              </w:rPr>
            </w:pPr>
            <w:r w:rsidRPr="006D4348">
              <w:rPr>
                <w:rFonts w:ascii="Times New Roman" w:eastAsia="Times New Roman" w:hAnsi="Times New Roman" w:cs="Times New Roman"/>
                <w:b/>
                <w:bCs/>
                <w:sz w:val="26"/>
                <w:szCs w:val="26"/>
              </w:rPr>
              <w:t>Conversions (Chuyển đổi)</w:t>
            </w:r>
          </w:p>
        </w:tc>
        <w:tc>
          <w:tcPr>
            <w:tcW w:w="2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89EE6BD" w14:textId="378246C1" w:rsidR="6E002AD2" w:rsidRPr="006D4348" w:rsidRDefault="6E002AD2">
            <w:pPr>
              <w:spacing w:after="0" w:line="360" w:lineRule="auto"/>
              <w:ind w:left="85" w:right="267"/>
              <w:rPr>
                <w:rFonts w:ascii="Times New Roman" w:hAnsi="Times New Roman" w:cs="Times New Roman"/>
              </w:rPr>
            </w:pPr>
            <w:r w:rsidRPr="006D4348">
              <w:rPr>
                <w:rFonts w:ascii="Times New Roman" w:eastAsia="Times New Roman" w:hAnsi="Times New Roman" w:cs="Times New Roman"/>
                <w:sz w:val="26"/>
                <w:szCs w:val="26"/>
              </w:rPr>
              <w:t>Số lượng khách hàng thực hiện hành động mong muốn (mua hàng, đăng ký).</w:t>
            </w: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2859460" w14:textId="5B2F78B7"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Hàng ngày/tuần</w:t>
            </w:r>
          </w:p>
        </w:tc>
        <w:tc>
          <w:tcPr>
            <w:tcW w:w="38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F1AB1D2" w14:textId="098C66B2"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Đo lường hiệu quả cuối cùng của chiến dịch. Tỷ lệ add-to-cart trong ngành điện tử Việt Nam là 6.5-7.0% (2024).</w:t>
            </w:r>
          </w:p>
        </w:tc>
      </w:tr>
      <w:tr w:rsidR="006E7830" w:rsidRPr="006D4348" w14:paraId="68DDE0CE" w14:textId="77777777" w:rsidTr="001168E1">
        <w:trPr>
          <w:trHeight w:val="300"/>
        </w:trPr>
        <w:tc>
          <w:tcPr>
            <w:tcW w:w="201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571B19E" w14:textId="40E70AF1" w:rsidR="6E002AD2" w:rsidRPr="006D4348" w:rsidRDefault="6E002AD2">
            <w:pPr>
              <w:spacing w:after="0" w:line="360" w:lineRule="auto"/>
              <w:ind w:left="125" w:right="166"/>
              <w:rPr>
                <w:rFonts w:ascii="Times New Roman" w:hAnsi="Times New Roman" w:cs="Times New Roman"/>
              </w:rPr>
            </w:pPr>
            <w:r w:rsidRPr="006D4348">
              <w:rPr>
                <w:rFonts w:ascii="Times New Roman" w:eastAsia="Times New Roman" w:hAnsi="Times New Roman" w:cs="Times New Roman"/>
                <w:b/>
                <w:bCs/>
                <w:sz w:val="26"/>
                <w:szCs w:val="26"/>
              </w:rPr>
              <w:t>Return On Advertising Spend (ROAS)</w:t>
            </w:r>
          </w:p>
        </w:tc>
        <w:tc>
          <w:tcPr>
            <w:tcW w:w="2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5C44B55" w14:textId="4AE95B68" w:rsidR="6E002AD2" w:rsidRPr="006D4348" w:rsidRDefault="6E002AD2">
            <w:pPr>
              <w:spacing w:after="0" w:line="360" w:lineRule="auto"/>
              <w:ind w:left="85" w:right="267"/>
              <w:rPr>
                <w:rFonts w:ascii="Times New Roman" w:hAnsi="Times New Roman" w:cs="Times New Roman"/>
              </w:rPr>
            </w:pPr>
            <w:r w:rsidRPr="006D4348">
              <w:rPr>
                <w:rFonts w:ascii="Times New Roman" w:eastAsia="Times New Roman" w:hAnsi="Times New Roman" w:cs="Times New Roman"/>
                <w:sz w:val="26"/>
                <w:szCs w:val="26"/>
              </w:rPr>
              <w:t>(Doanh thu từ quảng cáo / Chi phí quảng cáo) * 100%.</w:t>
            </w: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476EB2" w14:textId="3995750A"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Hàng tháng/quý</w:t>
            </w:r>
          </w:p>
        </w:tc>
        <w:tc>
          <w:tcPr>
            <w:tcW w:w="38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FE923BB" w14:textId="594535BB"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Đo lường lợi nhuận trực tiếp từ chi tiêu quảng cáo.</w:t>
            </w:r>
          </w:p>
        </w:tc>
      </w:tr>
      <w:tr w:rsidR="006E7830" w:rsidRPr="006D4348" w14:paraId="51657DC1" w14:textId="77777777" w:rsidTr="001168E1">
        <w:trPr>
          <w:trHeight w:val="300"/>
        </w:trPr>
        <w:tc>
          <w:tcPr>
            <w:tcW w:w="201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29E49F" w14:textId="271CC1D3" w:rsidR="6E002AD2" w:rsidRPr="006D4348" w:rsidRDefault="6E002AD2">
            <w:pPr>
              <w:spacing w:after="0" w:line="360" w:lineRule="auto"/>
              <w:ind w:left="125" w:right="166"/>
              <w:rPr>
                <w:rFonts w:ascii="Times New Roman" w:hAnsi="Times New Roman" w:cs="Times New Roman"/>
              </w:rPr>
            </w:pPr>
            <w:r w:rsidRPr="006D4348">
              <w:rPr>
                <w:rFonts w:ascii="Times New Roman" w:eastAsia="Times New Roman" w:hAnsi="Times New Roman" w:cs="Times New Roman"/>
                <w:b/>
                <w:bCs/>
                <w:sz w:val="26"/>
                <w:szCs w:val="26"/>
              </w:rPr>
              <w:t>Bounce Rate (Tỷ lệ thoát)</w:t>
            </w:r>
          </w:p>
        </w:tc>
        <w:tc>
          <w:tcPr>
            <w:tcW w:w="2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7C64566" w14:textId="2C00CEEF" w:rsidR="6E002AD2" w:rsidRPr="006D4348" w:rsidRDefault="6E002AD2">
            <w:pPr>
              <w:spacing w:after="0" w:line="360" w:lineRule="auto"/>
              <w:ind w:left="85" w:right="267"/>
              <w:rPr>
                <w:rFonts w:ascii="Times New Roman" w:hAnsi="Times New Roman" w:cs="Times New Roman"/>
              </w:rPr>
            </w:pPr>
            <w:r w:rsidRPr="006D4348">
              <w:rPr>
                <w:rFonts w:ascii="Times New Roman" w:eastAsia="Times New Roman" w:hAnsi="Times New Roman" w:cs="Times New Roman"/>
                <w:sz w:val="26"/>
                <w:szCs w:val="26"/>
              </w:rPr>
              <w:t>Tỷ lệ phần trăm khách truy cập rời khỏi trang web sau khi xem một trang duy nhất.</w:t>
            </w: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11F3913" w14:textId="789DCFA3"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Hàng tuần/tháng</w:t>
            </w:r>
          </w:p>
        </w:tc>
        <w:tc>
          <w:tcPr>
            <w:tcW w:w="38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DA974C2" w14:textId="00498975"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Đánh giá mức độ liên quan của nội dung và trải nghiệm trang đích.</w:t>
            </w:r>
          </w:p>
        </w:tc>
      </w:tr>
      <w:tr w:rsidR="006E7830" w:rsidRPr="006D4348" w14:paraId="79568781" w14:textId="77777777" w:rsidTr="001168E1">
        <w:trPr>
          <w:trHeight w:val="300"/>
        </w:trPr>
        <w:tc>
          <w:tcPr>
            <w:tcW w:w="201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43AEE72" w14:textId="53415B75" w:rsidR="6E002AD2" w:rsidRPr="006D4348" w:rsidRDefault="6E002AD2">
            <w:pPr>
              <w:spacing w:after="0" w:line="360" w:lineRule="auto"/>
              <w:ind w:left="125" w:right="166"/>
              <w:rPr>
                <w:rFonts w:ascii="Times New Roman" w:hAnsi="Times New Roman" w:cs="Times New Roman"/>
              </w:rPr>
            </w:pPr>
            <w:r w:rsidRPr="006D4348">
              <w:rPr>
                <w:rFonts w:ascii="Times New Roman" w:eastAsia="Times New Roman" w:hAnsi="Times New Roman" w:cs="Times New Roman"/>
                <w:b/>
                <w:bCs/>
                <w:sz w:val="26"/>
                <w:szCs w:val="26"/>
              </w:rPr>
              <w:t>Revenue (Doanh thu)</w:t>
            </w:r>
          </w:p>
        </w:tc>
        <w:tc>
          <w:tcPr>
            <w:tcW w:w="2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7E0C96F" w14:textId="03925B8B" w:rsidR="6E002AD2" w:rsidRPr="006D4348" w:rsidRDefault="6E002AD2">
            <w:pPr>
              <w:spacing w:after="0" w:line="360" w:lineRule="auto"/>
              <w:ind w:left="85" w:right="267"/>
              <w:rPr>
                <w:rFonts w:ascii="Times New Roman" w:hAnsi="Times New Roman" w:cs="Times New Roman"/>
              </w:rPr>
            </w:pPr>
            <w:r w:rsidRPr="006D4348">
              <w:rPr>
                <w:rFonts w:ascii="Times New Roman" w:eastAsia="Times New Roman" w:hAnsi="Times New Roman" w:cs="Times New Roman"/>
                <w:sz w:val="26"/>
                <w:szCs w:val="26"/>
              </w:rPr>
              <w:t>Tổng doanh thu tạo ra từ chiến dịch.</w:t>
            </w: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04BE4E3" w14:textId="6C6E4A4D"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Hàng tháng/quý</w:t>
            </w:r>
          </w:p>
        </w:tc>
        <w:tc>
          <w:tcPr>
            <w:tcW w:w="38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905D503" w14:textId="531EA3FD"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Đo lường đóng góp trực tiếp của marketing vào doanh thu của Phong Vũ.</w:t>
            </w:r>
          </w:p>
        </w:tc>
      </w:tr>
      <w:tr w:rsidR="006E7830" w:rsidRPr="006D4348" w14:paraId="412A54D2" w14:textId="77777777" w:rsidTr="001168E1">
        <w:trPr>
          <w:trHeight w:val="300"/>
        </w:trPr>
        <w:tc>
          <w:tcPr>
            <w:tcW w:w="201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B09B718" w14:textId="2AF56A41" w:rsidR="6E002AD2" w:rsidRPr="006D4348" w:rsidRDefault="6E002AD2">
            <w:pPr>
              <w:spacing w:after="0" w:line="360" w:lineRule="auto"/>
              <w:ind w:left="125" w:right="166"/>
              <w:rPr>
                <w:rFonts w:ascii="Times New Roman" w:hAnsi="Times New Roman" w:cs="Times New Roman"/>
              </w:rPr>
            </w:pPr>
            <w:r w:rsidRPr="006D4348">
              <w:rPr>
                <w:rFonts w:ascii="Times New Roman" w:eastAsia="Times New Roman" w:hAnsi="Times New Roman" w:cs="Times New Roman"/>
                <w:b/>
                <w:bCs/>
                <w:sz w:val="26"/>
                <w:szCs w:val="26"/>
              </w:rPr>
              <w:t>Sales per Square Meter (SPSM)</w:t>
            </w:r>
          </w:p>
        </w:tc>
        <w:tc>
          <w:tcPr>
            <w:tcW w:w="2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FCA89F2" w14:textId="6E15693E" w:rsidR="6E002AD2" w:rsidRPr="006D4348" w:rsidRDefault="6E002AD2">
            <w:pPr>
              <w:spacing w:after="0" w:line="360" w:lineRule="auto"/>
              <w:ind w:left="85" w:right="267"/>
              <w:rPr>
                <w:rFonts w:ascii="Times New Roman" w:hAnsi="Times New Roman" w:cs="Times New Roman"/>
              </w:rPr>
            </w:pPr>
            <w:r w:rsidRPr="006D4348">
              <w:rPr>
                <w:rFonts w:ascii="Times New Roman" w:eastAsia="Times New Roman" w:hAnsi="Times New Roman" w:cs="Times New Roman"/>
                <w:sz w:val="26"/>
                <w:szCs w:val="26"/>
              </w:rPr>
              <w:t>Tổng doanh thu (VNĐ) / Tổng diện tích (m2).</w:t>
            </w: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279FC48" w14:textId="642C212A"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Hàng tháng</w:t>
            </w:r>
          </w:p>
        </w:tc>
        <w:tc>
          <w:tcPr>
            <w:tcW w:w="38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D44393" w14:textId="2921FEAE"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Đánh giá hiệu quả sử dụng không gian bán lẻ, bị ảnh hưởng bởi các chiến dịch marketing tại cửa hàng.</w:t>
            </w:r>
          </w:p>
        </w:tc>
      </w:tr>
      <w:tr w:rsidR="006E7830" w:rsidRPr="006D4348" w14:paraId="1A7AE644" w14:textId="77777777" w:rsidTr="001168E1">
        <w:trPr>
          <w:trHeight w:val="300"/>
        </w:trPr>
        <w:tc>
          <w:tcPr>
            <w:tcW w:w="201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74F1793" w14:textId="3CB1C75B" w:rsidR="6E002AD2" w:rsidRPr="006D4348" w:rsidRDefault="6E002AD2">
            <w:pPr>
              <w:spacing w:after="0" w:line="360" w:lineRule="auto"/>
              <w:ind w:left="125" w:right="166"/>
              <w:rPr>
                <w:rFonts w:ascii="Times New Roman" w:hAnsi="Times New Roman" w:cs="Times New Roman"/>
              </w:rPr>
            </w:pPr>
            <w:r w:rsidRPr="006D4348">
              <w:rPr>
                <w:rFonts w:ascii="Times New Roman" w:eastAsia="Times New Roman" w:hAnsi="Times New Roman" w:cs="Times New Roman"/>
                <w:b/>
                <w:bCs/>
                <w:sz w:val="26"/>
                <w:szCs w:val="26"/>
              </w:rPr>
              <w:lastRenderedPageBreak/>
              <w:t>Average Order Value (AOV)</w:t>
            </w:r>
          </w:p>
        </w:tc>
        <w:tc>
          <w:tcPr>
            <w:tcW w:w="2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B806DD9" w14:textId="296AEE8E" w:rsidR="6E002AD2" w:rsidRPr="006D4348" w:rsidRDefault="6E002AD2">
            <w:pPr>
              <w:spacing w:after="0" w:line="360" w:lineRule="auto"/>
              <w:ind w:left="85" w:right="267"/>
              <w:rPr>
                <w:rFonts w:ascii="Times New Roman" w:hAnsi="Times New Roman" w:cs="Times New Roman"/>
              </w:rPr>
            </w:pPr>
            <w:r w:rsidRPr="006D4348">
              <w:rPr>
                <w:rFonts w:ascii="Times New Roman" w:eastAsia="Times New Roman" w:hAnsi="Times New Roman" w:cs="Times New Roman"/>
                <w:sz w:val="26"/>
                <w:szCs w:val="26"/>
              </w:rPr>
              <w:t>Tổng doanh thu / Tổng số đơn hàng.</w:t>
            </w: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3E74BFC" w14:textId="41B5063C"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Hàng tháng/quý</w:t>
            </w:r>
          </w:p>
        </w:tc>
        <w:tc>
          <w:tcPr>
            <w:tcW w:w="38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D2B538C" w14:textId="03D874E8"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Đánh giá giá trị trung bình mỗi giao dịch, bị ảnh hưởng bởi các chiến dịch khuyến mãi.</w:t>
            </w:r>
          </w:p>
        </w:tc>
      </w:tr>
      <w:tr w:rsidR="006E7830" w:rsidRPr="006D4348" w14:paraId="68E2DE67" w14:textId="77777777" w:rsidTr="001168E1">
        <w:trPr>
          <w:trHeight w:val="300"/>
        </w:trPr>
        <w:tc>
          <w:tcPr>
            <w:tcW w:w="201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19AE6E5" w14:textId="0CA03081" w:rsidR="6E002AD2" w:rsidRPr="006D4348" w:rsidRDefault="6E002AD2">
            <w:pPr>
              <w:spacing w:after="0" w:line="360" w:lineRule="auto"/>
              <w:ind w:left="125" w:right="166"/>
              <w:rPr>
                <w:rFonts w:ascii="Times New Roman" w:hAnsi="Times New Roman" w:cs="Times New Roman"/>
              </w:rPr>
            </w:pPr>
            <w:r w:rsidRPr="006D4348">
              <w:rPr>
                <w:rFonts w:ascii="Times New Roman" w:eastAsia="Times New Roman" w:hAnsi="Times New Roman" w:cs="Times New Roman"/>
                <w:b/>
                <w:bCs/>
                <w:sz w:val="26"/>
                <w:szCs w:val="26"/>
              </w:rPr>
              <w:t>Cart Abandonment Rate (Tỷ lệ bỏ giỏ hàng)</w:t>
            </w:r>
          </w:p>
        </w:tc>
        <w:tc>
          <w:tcPr>
            <w:tcW w:w="2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2A115B2" w14:textId="38198096" w:rsidR="6E002AD2" w:rsidRPr="006D4348" w:rsidRDefault="6E002AD2">
            <w:pPr>
              <w:spacing w:after="0" w:line="360" w:lineRule="auto"/>
              <w:ind w:left="85" w:right="267"/>
              <w:rPr>
                <w:rFonts w:ascii="Times New Roman" w:hAnsi="Times New Roman" w:cs="Times New Roman"/>
              </w:rPr>
            </w:pPr>
            <w:r w:rsidRPr="006D4348">
              <w:rPr>
                <w:rFonts w:ascii="Times New Roman" w:eastAsia="Times New Roman" w:hAnsi="Times New Roman" w:cs="Times New Roman"/>
                <w:sz w:val="26"/>
                <w:szCs w:val="26"/>
              </w:rPr>
              <w:t>(Số giỏ hàng bị bỏ / Tổng số giỏ hàng được tạo) * 100%.</w:t>
            </w: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2BCC311" w14:textId="36DF9C09"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Hàng tháng/quý</w:t>
            </w:r>
          </w:p>
        </w:tc>
        <w:tc>
          <w:tcPr>
            <w:tcW w:w="38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AF105BE" w14:textId="0EB51043"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Chỉ ra các vấn đề trong quá trình thanh toán hoặc quyết định mua hàng. Tỷ lệ này là 76.0-76.5% trong ngành điện tử Việt Nam (2024).</w:t>
            </w:r>
          </w:p>
        </w:tc>
      </w:tr>
      <w:tr w:rsidR="006E7830" w:rsidRPr="006D4348" w14:paraId="377FCF8C" w14:textId="77777777" w:rsidTr="001168E1">
        <w:trPr>
          <w:trHeight w:val="300"/>
        </w:trPr>
        <w:tc>
          <w:tcPr>
            <w:tcW w:w="201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641500E" w14:textId="71372739" w:rsidR="6E002AD2" w:rsidRPr="006D4348" w:rsidRDefault="6E002AD2">
            <w:pPr>
              <w:spacing w:after="0" w:line="360" w:lineRule="auto"/>
              <w:ind w:left="125" w:right="166"/>
              <w:rPr>
                <w:rFonts w:ascii="Times New Roman" w:hAnsi="Times New Roman" w:cs="Times New Roman"/>
              </w:rPr>
            </w:pPr>
            <w:r w:rsidRPr="006D4348">
              <w:rPr>
                <w:rFonts w:ascii="Times New Roman" w:eastAsia="Times New Roman" w:hAnsi="Times New Roman" w:cs="Times New Roman"/>
                <w:b/>
                <w:bCs/>
                <w:sz w:val="26"/>
                <w:szCs w:val="26"/>
              </w:rPr>
              <w:t>Average Visit Duration (Thời lượng truy cập trung bình)</w:t>
            </w:r>
          </w:p>
        </w:tc>
        <w:tc>
          <w:tcPr>
            <w:tcW w:w="2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DE54933" w14:textId="5650FDFA" w:rsidR="6E002AD2" w:rsidRPr="006D4348" w:rsidRDefault="6E002AD2">
            <w:pPr>
              <w:spacing w:after="0" w:line="360" w:lineRule="auto"/>
              <w:ind w:left="85" w:right="267"/>
              <w:rPr>
                <w:rFonts w:ascii="Times New Roman" w:hAnsi="Times New Roman" w:cs="Times New Roman"/>
              </w:rPr>
            </w:pPr>
            <w:r w:rsidRPr="006D4348">
              <w:rPr>
                <w:rFonts w:ascii="Times New Roman" w:eastAsia="Times New Roman" w:hAnsi="Times New Roman" w:cs="Times New Roman"/>
                <w:sz w:val="26"/>
                <w:szCs w:val="26"/>
              </w:rPr>
              <w:t>Thời gian trung bình người dùng ở lại trên trang web.</w:t>
            </w: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AAFBD3A" w14:textId="7C8B383B"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Hàng ngày/tuần</w:t>
            </w:r>
          </w:p>
        </w:tc>
        <w:tc>
          <w:tcPr>
            <w:tcW w:w="38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1CC85D6" w14:textId="7522D354"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Đánh giá hiệu quả của thông tin và nội dung trên website.</w:t>
            </w:r>
          </w:p>
        </w:tc>
      </w:tr>
      <w:tr w:rsidR="006E7830" w:rsidRPr="006D4348" w14:paraId="1D21A386" w14:textId="77777777" w:rsidTr="001168E1">
        <w:trPr>
          <w:trHeight w:val="300"/>
        </w:trPr>
        <w:tc>
          <w:tcPr>
            <w:tcW w:w="201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DD14EF4" w14:textId="2A013451" w:rsidR="6E002AD2" w:rsidRPr="006D4348" w:rsidRDefault="6E002AD2">
            <w:pPr>
              <w:spacing w:after="0" w:line="360" w:lineRule="auto"/>
              <w:ind w:left="125" w:right="166"/>
              <w:rPr>
                <w:rFonts w:ascii="Times New Roman" w:hAnsi="Times New Roman" w:cs="Times New Roman"/>
              </w:rPr>
            </w:pPr>
            <w:r w:rsidRPr="006D4348">
              <w:rPr>
                <w:rFonts w:ascii="Times New Roman" w:eastAsia="Times New Roman" w:hAnsi="Times New Roman" w:cs="Times New Roman"/>
                <w:b/>
                <w:bCs/>
                <w:sz w:val="26"/>
                <w:szCs w:val="26"/>
              </w:rPr>
              <w:t>Customer Satisfaction (CSAT)</w:t>
            </w:r>
          </w:p>
        </w:tc>
        <w:tc>
          <w:tcPr>
            <w:tcW w:w="237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D322101" w14:textId="331F4CC4" w:rsidR="6E002AD2" w:rsidRPr="006D4348" w:rsidRDefault="6E002AD2">
            <w:pPr>
              <w:spacing w:after="0" w:line="360" w:lineRule="auto"/>
              <w:ind w:left="85" w:right="267"/>
              <w:rPr>
                <w:rFonts w:ascii="Times New Roman" w:hAnsi="Times New Roman" w:cs="Times New Roman"/>
              </w:rPr>
            </w:pPr>
            <w:r w:rsidRPr="006D4348">
              <w:rPr>
                <w:rFonts w:ascii="Times New Roman" w:eastAsia="Times New Roman" w:hAnsi="Times New Roman" w:cs="Times New Roman"/>
                <w:sz w:val="26"/>
                <w:szCs w:val="26"/>
              </w:rPr>
              <w:t>(Tổng điểm hài lòng / Tổng số lượt đánh giá) * 100%.</w:t>
            </w:r>
          </w:p>
        </w:tc>
        <w:tc>
          <w:tcPr>
            <w:tcW w:w="155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81FAEE1" w14:textId="0BE3BC04"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Hàng tuần/tháng</w:t>
            </w:r>
          </w:p>
        </w:tc>
        <w:tc>
          <w:tcPr>
            <w:tcW w:w="382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D63DA5" w14:textId="1A0E76BC" w:rsidR="6E002AD2" w:rsidRPr="006D4348" w:rsidRDefault="6E002AD2">
            <w:pPr>
              <w:spacing w:after="0" w:line="360" w:lineRule="auto"/>
              <w:ind w:left="85" w:right="267"/>
              <w:jc w:val="both"/>
              <w:rPr>
                <w:rFonts w:ascii="Times New Roman" w:hAnsi="Times New Roman" w:cs="Times New Roman"/>
              </w:rPr>
            </w:pPr>
            <w:r w:rsidRPr="006D4348">
              <w:rPr>
                <w:rFonts w:ascii="Times New Roman" w:eastAsia="Times New Roman" w:hAnsi="Times New Roman" w:cs="Times New Roman"/>
                <w:sz w:val="26"/>
                <w:szCs w:val="26"/>
              </w:rPr>
              <w:t>Đo lường mức độ hài lòng của khách hàng với trải nghiệm tổng thể, bao gồm cả tác động của marketing.</w:t>
            </w:r>
          </w:p>
        </w:tc>
      </w:tr>
    </w:tbl>
    <w:p w14:paraId="098FF305" w14:textId="71913C00" w:rsidR="434CCC37" w:rsidRPr="006D4348" w:rsidRDefault="434CCC37">
      <w:pPr>
        <w:spacing w:after="0" w:line="360" w:lineRule="auto"/>
        <w:jc w:val="both"/>
        <w:rPr>
          <w:rFonts w:ascii="Times New Roman" w:hAnsi="Times New Roman" w:cs="Times New Roman"/>
        </w:rPr>
      </w:pPr>
      <w:r w:rsidRPr="006D4348">
        <w:rPr>
          <w:rFonts w:ascii="Times New Roman" w:eastAsia="Times New Roman" w:hAnsi="Times New Roman" w:cs="Times New Roman"/>
          <w:b/>
          <w:bCs/>
          <w:sz w:val="26"/>
          <w:szCs w:val="26"/>
        </w:rPr>
        <w:t xml:space="preserve"> </w:t>
      </w:r>
    </w:p>
    <w:p w14:paraId="7D5AD0A3" w14:textId="5DBD5272" w:rsidR="797107D0" w:rsidRPr="006D4348" w:rsidRDefault="797107D0" w:rsidP="001168E1">
      <w:pPr>
        <w:pStyle w:val="Heading3"/>
        <w:spacing w:before="0" w:after="0" w:line="360" w:lineRule="auto"/>
        <w:rPr>
          <w:rFonts w:ascii="Times New Roman" w:eastAsia="Times New Roman" w:hAnsi="Times New Roman" w:cs="Times New Roman"/>
          <w:b/>
          <w:bCs/>
          <w:color w:val="auto"/>
          <w:sz w:val="26"/>
          <w:szCs w:val="26"/>
        </w:rPr>
      </w:pPr>
      <w:bookmarkStart w:id="1164" w:name="_Toc205108416"/>
      <w:r w:rsidRPr="006D4348">
        <w:rPr>
          <w:rFonts w:ascii="Times New Roman" w:eastAsia="Times New Roman" w:hAnsi="Times New Roman" w:cs="Times New Roman"/>
          <w:b/>
          <w:bCs/>
          <w:color w:val="auto"/>
          <w:sz w:val="26"/>
          <w:szCs w:val="26"/>
        </w:rPr>
        <w:t>3.</w:t>
      </w:r>
      <w:r w:rsidR="00350B19" w:rsidRPr="006D4348">
        <w:rPr>
          <w:rFonts w:ascii="Times New Roman" w:eastAsia="Times New Roman" w:hAnsi="Times New Roman" w:cs="Times New Roman"/>
          <w:b/>
          <w:bCs/>
          <w:color w:val="auto"/>
          <w:sz w:val="26"/>
          <w:szCs w:val="26"/>
        </w:rPr>
        <w:t>3</w:t>
      </w:r>
      <w:r w:rsidRPr="006D4348">
        <w:rPr>
          <w:rFonts w:ascii="Times New Roman" w:eastAsia="Times New Roman" w:hAnsi="Times New Roman" w:cs="Times New Roman"/>
          <w:b/>
          <w:bCs/>
          <w:color w:val="auto"/>
          <w:sz w:val="26"/>
          <w:szCs w:val="26"/>
        </w:rPr>
        <w:t>.</w:t>
      </w:r>
      <w:ins w:id="1165" w:author="Bùi Anh Quốc" w:date="2025-08-02T20:32:00Z">
        <w:r w:rsidR="00DB286B">
          <w:rPr>
            <w:rFonts w:ascii="Times New Roman" w:eastAsia="Times New Roman" w:hAnsi="Times New Roman" w:cs="Times New Roman"/>
            <w:b/>
            <w:bCs/>
            <w:color w:val="auto"/>
            <w:sz w:val="26"/>
            <w:szCs w:val="26"/>
          </w:rPr>
          <w:t>6</w:t>
        </w:r>
      </w:ins>
      <w:del w:id="1166" w:author="Bùi Anh Quốc" w:date="2025-08-02T20:32:00Z">
        <w:r w:rsidRPr="006D4348" w:rsidDel="00DB286B">
          <w:rPr>
            <w:rFonts w:ascii="Times New Roman" w:eastAsia="Times New Roman" w:hAnsi="Times New Roman" w:cs="Times New Roman"/>
            <w:b/>
            <w:bCs/>
            <w:color w:val="auto"/>
            <w:sz w:val="26"/>
            <w:szCs w:val="26"/>
          </w:rPr>
          <w:delText>5</w:delText>
        </w:r>
      </w:del>
      <w:r w:rsidR="434CCC37" w:rsidRPr="006D4348">
        <w:rPr>
          <w:rFonts w:ascii="Times New Roman" w:eastAsia="Times New Roman" w:hAnsi="Times New Roman" w:cs="Times New Roman"/>
          <w:b/>
          <w:bCs/>
          <w:color w:val="auto"/>
          <w:sz w:val="26"/>
          <w:szCs w:val="26"/>
        </w:rPr>
        <w:t>. Đề xuất cải tiến và Tối ưu hóa quy trình</w:t>
      </w:r>
      <w:bookmarkEnd w:id="1164"/>
    </w:p>
    <w:p w14:paraId="1030F450" w14:textId="730E1DC5" w:rsidR="434CCC37" w:rsidRPr="006D4348" w:rsidRDefault="0083083C">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434CCC37" w:rsidRPr="006D4348">
        <w:rPr>
          <w:rFonts w:ascii="Times New Roman" w:eastAsia="Times New Roman" w:hAnsi="Times New Roman" w:cs="Times New Roman"/>
          <w:sz w:val="26"/>
          <w:szCs w:val="26"/>
        </w:rPr>
        <w:t>Từ các phân tích chi tiết về quy trình Quản lý Chiến dịch Marketing của Phong Vũ, một số điểm mạnh, hạn chế và lãng phí đã được nhận diện rõ ràng, làm cơ sở cho các đề xuất cải tiến tổng thể.</w:t>
      </w:r>
    </w:p>
    <w:p w14:paraId="4CB29217" w14:textId="4310BA01" w:rsidR="434CCC37" w:rsidRPr="006D4348" w:rsidRDefault="009310E7" w:rsidP="001168E1">
      <w:pPr>
        <w:pStyle w:val="Heading4"/>
        <w:rPr>
          <w:rFonts w:ascii="Times New Roman" w:hAnsi="Times New Roman" w:cs="Times New Roman"/>
          <w:b/>
          <w:bCs/>
          <w:color w:val="auto"/>
          <w:sz w:val="26"/>
          <w:szCs w:val="26"/>
          <w:rPrChange w:id="1167" w:author="Bùi Anh Quốc" w:date="2025-08-02T15:45:00Z">
            <w:rPr>
              <w:rFonts w:ascii="Times New Roman" w:hAnsi="Times New Roman" w:cs="Times New Roman"/>
              <w:b/>
              <w:bCs/>
              <w:sz w:val="26"/>
              <w:szCs w:val="26"/>
            </w:rPr>
          </w:rPrChange>
        </w:rPr>
      </w:pPr>
      <w:r w:rsidRPr="006D4348">
        <w:rPr>
          <w:rFonts w:ascii="Times New Roman" w:eastAsia="Times New Roman" w:hAnsi="Times New Roman" w:cs="Times New Roman"/>
          <w:b/>
          <w:bCs/>
          <w:i w:val="0"/>
          <w:iCs w:val="0"/>
          <w:color w:val="auto"/>
          <w:sz w:val="26"/>
          <w:szCs w:val="26"/>
        </w:rPr>
        <w:t>3.3.</w:t>
      </w:r>
      <w:ins w:id="1168" w:author="Bùi Anh Quốc" w:date="2025-08-02T20:32:00Z">
        <w:r w:rsidR="00DB286B">
          <w:rPr>
            <w:rFonts w:ascii="Times New Roman" w:eastAsia="Times New Roman" w:hAnsi="Times New Roman" w:cs="Times New Roman"/>
            <w:b/>
            <w:bCs/>
            <w:i w:val="0"/>
            <w:iCs w:val="0"/>
            <w:color w:val="auto"/>
            <w:sz w:val="26"/>
            <w:szCs w:val="26"/>
          </w:rPr>
          <w:t>6</w:t>
        </w:r>
      </w:ins>
      <w:del w:id="1169" w:author="Bùi Anh Quốc" w:date="2025-08-02T20:32:00Z">
        <w:r w:rsidRPr="006D4348" w:rsidDel="00DB286B">
          <w:rPr>
            <w:rFonts w:ascii="Times New Roman" w:eastAsia="Times New Roman" w:hAnsi="Times New Roman" w:cs="Times New Roman"/>
            <w:b/>
            <w:bCs/>
            <w:i w:val="0"/>
            <w:iCs w:val="0"/>
            <w:color w:val="auto"/>
            <w:sz w:val="26"/>
            <w:szCs w:val="26"/>
          </w:rPr>
          <w:delText>5</w:delText>
        </w:r>
      </w:del>
      <w:r w:rsidRPr="006D4348">
        <w:rPr>
          <w:rFonts w:ascii="Times New Roman" w:eastAsia="Times New Roman" w:hAnsi="Times New Roman" w:cs="Times New Roman"/>
          <w:b/>
          <w:bCs/>
          <w:i w:val="0"/>
          <w:iCs w:val="0"/>
          <w:color w:val="auto"/>
          <w:sz w:val="26"/>
          <w:szCs w:val="26"/>
        </w:rPr>
        <w:t xml:space="preserve">.1 </w:t>
      </w:r>
      <w:r w:rsidR="434CCC37" w:rsidRPr="006D4348">
        <w:rPr>
          <w:rFonts w:ascii="Times New Roman" w:eastAsia="Times New Roman" w:hAnsi="Times New Roman" w:cs="Times New Roman"/>
          <w:b/>
          <w:bCs/>
          <w:i w:val="0"/>
          <w:iCs w:val="0"/>
          <w:color w:val="auto"/>
          <w:sz w:val="26"/>
          <w:szCs w:val="26"/>
        </w:rPr>
        <w:t>Tổng hợp các điểm mạnh, hạn chế và lãng phí từ phân tích:</w:t>
      </w:r>
    </w:p>
    <w:p w14:paraId="3DB8C05B" w14:textId="0B5EC4B7" w:rsidR="434CCC37" w:rsidRPr="006D4348" w:rsidRDefault="434CCC37">
      <w:pPr>
        <w:pStyle w:val="ListParagraph"/>
        <w:numPr>
          <w:ilvl w:val="0"/>
          <w:numId w:val="20"/>
        </w:num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Điểm mạnh:</w:t>
      </w:r>
    </w:p>
    <w:p w14:paraId="3A4481BD" w14:textId="115D3CCD"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Thương hiệu và quy mô:</w:t>
      </w:r>
      <w:r w:rsidRPr="006D4348">
        <w:rPr>
          <w:rFonts w:ascii="Times New Roman" w:eastAsia="Times New Roman" w:hAnsi="Times New Roman" w:cs="Times New Roman"/>
          <w:sz w:val="26"/>
          <w:szCs w:val="26"/>
        </w:rPr>
        <w:t xml:space="preserve"> Phong Vũ là một thương hiệu lâu đời, có uy tín và mạng lưới 36 cửa hàng rộng khắp.</w:t>
      </w:r>
    </w:p>
    <w:p w14:paraId="37F214E2" w14:textId="074EA949"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lastRenderedPageBreak/>
        <w:t>Chuyển đổi số:</w:t>
      </w:r>
      <w:r w:rsidRPr="006D4348">
        <w:rPr>
          <w:rFonts w:ascii="Times New Roman" w:eastAsia="Times New Roman" w:hAnsi="Times New Roman" w:cs="Times New Roman"/>
          <w:sz w:val="26"/>
          <w:szCs w:val="26"/>
        </w:rPr>
        <w:t xml:space="preserve"> Có sự hiện diện và đầu tư vào kênh thương mại điện tử (Phongvu.vn) , TikTok (</w:t>
      </w:r>
      <w:r w:rsidR="006E7830" w:rsidRPr="006D4348">
        <w:rPr>
          <w:rFonts w:ascii="Times New Roman" w:hAnsi="Times New Roman" w:cs="Times New Roman"/>
          <w:rPrChange w:id="1170" w:author="Bùi Anh Quốc" w:date="2025-08-02T15:45:00Z">
            <w:rPr/>
          </w:rPrChange>
        </w:rPr>
        <w:fldChar w:fldCharType="begin"/>
      </w:r>
      <w:r w:rsidR="006E7830" w:rsidRPr="006D4348">
        <w:rPr>
          <w:rFonts w:ascii="Times New Roman" w:hAnsi="Times New Roman" w:cs="Times New Roman"/>
          <w:rPrChange w:id="1171" w:author="Bùi Anh Quốc" w:date="2025-08-02T15:45:00Z">
            <w:rPr/>
          </w:rPrChange>
        </w:rPr>
        <w:instrText xml:space="preserve"> HYPERLINK "mailto:@phongvu.official" \h </w:instrText>
      </w:r>
      <w:r w:rsidR="006E7830" w:rsidRPr="006D4348">
        <w:rPr>
          <w:rPrChange w:id="1172" w:author="Bùi Anh Quốc" w:date="2025-08-02T15:45:00Z">
            <w:rPr>
              <w:rStyle w:val="Hyperlink"/>
              <w:rFonts w:ascii="Times New Roman" w:eastAsia="Times New Roman" w:hAnsi="Times New Roman" w:cs="Times New Roman"/>
              <w:color w:val="auto"/>
              <w:sz w:val="26"/>
              <w:szCs w:val="26"/>
            </w:rPr>
          </w:rPrChange>
        </w:rPr>
        <w:fldChar w:fldCharType="separate"/>
      </w:r>
      <w:r w:rsidRPr="006D4348">
        <w:rPr>
          <w:rStyle w:val="Hyperlink"/>
          <w:rFonts w:ascii="Times New Roman" w:eastAsia="Times New Roman" w:hAnsi="Times New Roman" w:cs="Times New Roman"/>
          <w:color w:val="auto"/>
          <w:sz w:val="26"/>
          <w:szCs w:val="26"/>
        </w:rPr>
        <w:t>@phongvu.official</w:t>
      </w:r>
      <w:r w:rsidR="006E7830" w:rsidRPr="006D4348">
        <w:rPr>
          <w:rStyle w:val="Hyperlink"/>
          <w:rFonts w:ascii="Times New Roman" w:eastAsia="Times New Roman" w:hAnsi="Times New Roman" w:cs="Times New Roman"/>
          <w:color w:val="auto"/>
          <w:sz w:val="26"/>
          <w:szCs w:val="26"/>
          <w:rPrChange w:id="1173" w:author="Bùi Anh Quốc" w:date="2025-08-02T15:45:00Z">
            <w:rPr>
              <w:rStyle w:val="Hyperlink"/>
              <w:rFonts w:ascii="Times New Roman" w:eastAsia="Times New Roman" w:hAnsi="Times New Roman" w:cs="Times New Roman"/>
              <w:color w:val="auto"/>
              <w:sz w:val="26"/>
              <w:szCs w:val="26"/>
            </w:rPr>
          </w:rPrChange>
        </w:rPr>
        <w:fldChar w:fldCharType="end"/>
      </w:r>
      <w:r w:rsidRPr="006D4348">
        <w:rPr>
          <w:rFonts w:ascii="Times New Roman" w:eastAsia="Times New Roman" w:hAnsi="Times New Roman" w:cs="Times New Roman"/>
          <w:sz w:val="26"/>
          <w:szCs w:val="26"/>
        </w:rPr>
        <w:t>) , và được Teko hỗ trợ các nền tảng công nghệ tiên tiến như Cloud, Big Data, AI để phát triển hệ sinh thái E-commerce và OmniChannel Seller &amp; Customer Services. Điều này tạo nền tảng vững chắc cho các chiến dịch marketing số.</w:t>
      </w:r>
    </w:p>
    <w:p w14:paraId="0BDA5940" w14:textId="06AF5D2C"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Đa dạng kênh tiếp cận:</w:t>
      </w:r>
      <w:r w:rsidRPr="006D4348">
        <w:rPr>
          <w:rFonts w:ascii="Times New Roman" w:eastAsia="Times New Roman" w:hAnsi="Times New Roman" w:cs="Times New Roman"/>
          <w:sz w:val="26"/>
          <w:szCs w:val="26"/>
        </w:rPr>
        <w:t xml:space="preserve"> Sử dụng nhiều kênh từ website, mạng xã hội đến các sàn thương mại điện tử, cho phép tiếp cận đa dạng đối tượng khách hàng.</w:t>
      </w:r>
    </w:p>
    <w:p w14:paraId="05686C37" w14:textId="0367DD43" w:rsidR="434CCC37" w:rsidRPr="006D4348" w:rsidRDefault="434CCC37">
      <w:pPr>
        <w:pStyle w:val="ListParagraph"/>
        <w:numPr>
          <w:ilvl w:val="0"/>
          <w:numId w:val="20"/>
        </w:num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Hạn chế và lãng phí:</w:t>
      </w:r>
    </w:p>
    <w:p w14:paraId="2C4CEBF6" w14:textId="6BF36FFB"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Hiệu quả tài chính chưa tối ưu:</w:t>
      </w:r>
      <w:r w:rsidRPr="006D4348">
        <w:rPr>
          <w:rFonts w:ascii="Times New Roman" w:eastAsia="Times New Roman" w:hAnsi="Times New Roman" w:cs="Times New Roman"/>
          <w:sz w:val="26"/>
          <w:szCs w:val="26"/>
        </w:rPr>
        <w:t xml:space="preserve"> Mặc dù doanh thu lớn, lợi nhuận sau thuế của Phong Vũ còn thấp và biến động, thậm chí âm vào năm 2020. Điều này cho thấy có tiềm năng lớn để tối ưu hóa chi phí marketing và nâng cao hiệu suất hoạt động để chuyển hóa doanh thu thành lợi nhuận hiệu quả hơn.</w:t>
      </w:r>
    </w:p>
    <w:p w14:paraId="3827AB7C" w14:textId="0590E0C1"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Thủ công hóa và xử lý thừa:</w:t>
      </w:r>
      <w:r w:rsidRPr="006D4348">
        <w:rPr>
          <w:rFonts w:ascii="Times New Roman" w:eastAsia="Times New Roman" w:hAnsi="Times New Roman" w:cs="Times New Roman"/>
          <w:sz w:val="26"/>
          <w:szCs w:val="26"/>
        </w:rPr>
        <w:t xml:space="preserve"> Nhiều bước trong quy trình vẫn còn phụ thuộc vào các tác vụ thủ công (ví dụ: thu thập dữ liệu báo cáo thủ công, quản lý lịch trình nội dung trên bảng tính). Điều này dẫn đến lãng phí thời gian (Waiting, Over Processing) và lãng phí tiềm năng con người (Human Potential), khi nhân viên phải thực hiện các công việc lặp lại thay vì tập trung vào các hoạt động có giá trị cao hơn.</w:t>
      </w:r>
    </w:p>
    <w:p w14:paraId="0A9C0674" w14:textId="4F508805"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Thời gian chờ đợi kéo dài:</w:t>
      </w:r>
      <w:r w:rsidRPr="006D4348">
        <w:rPr>
          <w:rFonts w:ascii="Times New Roman" w:eastAsia="Times New Roman" w:hAnsi="Times New Roman" w:cs="Times New Roman"/>
          <w:sz w:val="26"/>
          <w:szCs w:val="26"/>
        </w:rPr>
        <w:t xml:space="preserve"> Chờ phê duyệt nội dung/ngân sách từ Ban lãnh đạo hoặc các bên liên quan có thể làm chậm trễ việc triển khai chiến dịch.</w:t>
      </w:r>
    </w:p>
    <w:p w14:paraId="002BD57A" w14:textId="71FDCFEF"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Di chuyển thông tin không hiệu quả:</w:t>
      </w:r>
      <w:r w:rsidRPr="006D4348">
        <w:rPr>
          <w:rFonts w:ascii="Times New Roman" w:eastAsia="Times New Roman" w:hAnsi="Times New Roman" w:cs="Times New Roman"/>
          <w:sz w:val="26"/>
          <w:szCs w:val="26"/>
        </w:rPr>
        <w:t xml:space="preserve"> Việc chuyển giao tài liệu/file thiết kế giữa các phòng ban mà không qua hệ thống tập trung gây mất thời gian và rủi ro thất lạc.</w:t>
      </w:r>
    </w:p>
    <w:p w14:paraId="39E8A6A4" w14:textId="64A2EB4E"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Lỗi và không đạt mục tiêu:</w:t>
      </w:r>
      <w:r w:rsidRPr="006D4348">
        <w:rPr>
          <w:rFonts w:ascii="Times New Roman" w:eastAsia="Times New Roman" w:hAnsi="Times New Roman" w:cs="Times New Roman"/>
          <w:sz w:val="26"/>
          <w:szCs w:val="26"/>
        </w:rPr>
        <w:t xml:space="preserve"> Các lỗi trong thông điệp quảng cáo hoặc việc phân tích sai đối tượng có thể dẫn đến chiến dịch kém hiệu quả, lãng phí ngân sách.</w:t>
      </w:r>
    </w:p>
    <w:p w14:paraId="2E30C71C" w14:textId="2F927A83" w:rsidR="0073094E" w:rsidRPr="006D4348" w:rsidRDefault="434CCC37">
      <w:pPr>
        <w:pStyle w:val="ListParagraph"/>
        <w:numPr>
          <w:ilvl w:val="0"/>
          <w:numId w:val="20"/>
        </w:num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Đề xuất các phương án cải tiến tổng thể:</w:t>
      </w:r>
    </w:p>
    <w:p w14:paraId="5BBC18C3" w14:textId="204A9248" w:rsidR="434CCC37" w:rsidRPr="006D4348" w:rsidRDefault="434CCC37">
      <w:pPr>
        <w:pStyle w:val="ListParagraph"/>
        <w:numPr>
          <w:ilvl w:val="0"/>
          <w:numId w:val="52"/>
        </w:num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lastRenderedPageBreak/>
        <w:t>Để nâng cao hiệu quả hoạt động và cải thiện lợi nhuận, Phong Vũ có thể tập trung vào các phương án cải tiến sau:</w:t>
      </w:r>
    </w:p>
    <w:p w14:paraId="53440A6C" w14:textId="2172C976" w:rsidR="0073094E" w:rsidRPr="006D4348" w:rsidRDefault="434CCC37">
      <w:pPr>
        <w:pStyle w:val="ListParagraph"/>
        <w:numPr>
          <w:ilvl w:val="1"/>
          <w:numId w:val="50"/>
        </w:num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Tăng cường tự động hóa và tích hợp hệ thống Marketing:</w:t>
      </w:r>
    </w:p>
    <w:p w14:paraId="31F6971C" w14:textId="2CA517D5"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Hệ thống quản lý chiến dịch (Campaign Management System):</w:t>
      </w:r>
      <w:r w:rsidRPr="006D4348">
        <w:rPr>
          <w:rFonts w:ascii="Times New Roman" w:eastAsia="Times New Roman" w:hAnsi="Times New Roman" w:cs="Times New Roman"/>
          <w:sz w:val="26"/>
          <w:szCs w:val="26"/>
        </w:rPr>
        <w:t xml:space="preserve"> Triển khai một nền tảng tập trung để quản lý toàn bộ vòng đời chiến dịch, từ lập kế hoạch, phê duyệt, triển khai đến đo lường. Hệ thống này có thể tích hợp với các công cụ quảng cáo (Google Ads, Facebook Ads) và nền tảng phân tích dữ liệu.</w:t>
      </w:r>
    </w:p>
    <w:p w14:paraId="2A2C1659" w14:textId="17D7CA85"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Tự động hóa báo cáo:</w:t>
      </w:r>
      <w:r w:rsidRPr="006D4348">
        <w:rPr>
          <w:rFonts w:ascii="Times New Roman" w:eastAsia="Times New Roman" w:hAnsi="Times New Roman" w:cs="Times New Roman"/>
          <w:sz w:val="26"/>
          <w:szCs w:val="26"/>
        </w:rPr>
        <w:t xml:space="preserve"> Sử dụng các công cụ phân tích dữ liệu (ví dụ: Google Analytics, Power BI) để tự động hóa việc thu thập và báo cáo KPIs, giảm thiểu công sức thủ công và cung cấp dữ liệu theo thời gian thực.</w:t>
      </w:r>
    </w:p>
    <w:p w14:paraId="21BFEDBF" w14:textId="017A69AB"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Quản lý tài sản số (Digital Asset Management - DAM):</w:t>
      </w:r>
      <w:r w:rsidRPr="006D4348">
        <w:rPr>
          <w:rFonts w:ascii="Times New Roman" w:eastAsia="Times New Roman" w:hAnsi="Times New Roman" w:cs="Times New Roman"/>
          <w:sz w:val="26"/>
          <w:szCs w:val="26"/>
        </w:rPr>
        <w:t xml:space="preserve"> Triển khai hệ thống DAM để lưu trữ và quản lý tập trung các tài liệu, hình ảnh, video, và nội dung marketing. Điều này giúp dễ dàng tìm kiếm, chia sẻ và đảm bảo tính nhất quán của thương hiệu.</w:t>
      </w:r>
    </w:p>
    <w:p w14:paraId="4264CB02" w14:textId="67468F56" w:rsidR="434CCC37" w:rsidRPr="006D4348" w:rsidRDefault="434CCC37">
      <w:pPr>
        <w:pStyle w:val="ListParagraph"/>
        <w:numPr>
          <w:ilvl w:val="1"/>
          <w:numId w:val="50"/>
        </w:num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Tinh gọn quy trình và loại bỏ lãng phí:</w:t>
      </w:r>
    </w:p>
    <w:p w14:paraId="3F4BD2C2" w14:textId="409221D1"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Chuẩn hóa quy trình phê duyệt:</w:t>
      </w:r>
      <w:r w:rsidRPr="006D4348">
        <w:rPr>
          <w:rFonts w:ascii="Times New Roman" w:eastAsia="Times New Roman" w:hAnsi="Times New Roman" w:cs="Times New Roman"/>
          <w:sz w:val="26"/>
          <w:szCs w:val="26"/>
        </w:rPr>
        <w:t xml:space="preserve"> Thiết lập quy trình phê duyệt nội dung và ngân sách rõ ràng, với các SLA (Service Level Agreement) cụ thể để giảm thời gian chờ đợi. Có thể sử dụng các công cụ quản lý dự án với tính năng phê duyệt tích hợp.</w:t>
      </w:r>
    </w:p>
    <w:p w14:paraId="75B22F01" w14:textId="78D43288"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Tối ưu hóa quy trình sản xuất nội dung:</w:t>
      </w:r>
      <w:r w:rsidRPr="006D4348">
        <w:rPr>
          <w:rFonts w:ascii="Times New Roman" w:eastAsia="Times New Roman" w:hAnsi="Times New Roman" w:cs="Times New Roman"/>
          <w:sz w:val="26"/>
          <w:szCs w:val="26"/>
        </w:rPr>
        <w:t xml:space="preserve"> Áp dụng các quy trình làm việc tinh gọn (lean workflow) cho việc tạo nội dung, giảm thiểu các vòng lặp sửa đổi không cần thiết và đảm bảo thông tin đầu vào rõ ràng ngay từ đầu.</w:t>
      </w:r>
    </w:p>
    <w:p w14:paraId="254267FE" w14:textId="5141000A"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Đào tạo và nâng cao năng lực nhân sự:</w:t>
      </w:r>
      <w:r w:rsidRPr="006D4348">
        <w:rPr>
          <w:rFonts w:ascii="Times New Roman" w:eastAsia="Times New Roman" w:hAnsi="Times New Roman" w:cs="Times New Roman"/>
          <w:sz w:val="26"/>
          <w:szCs w:val="26"/>
        </w:rPr>
        <w:t xml:space="preserve"> Đào tạo đội ngũ marketing về các công cụ tự động hóa, phân tích dữ liệu và các phương pháp marketing hiệu suất cao. Khuyến khích nhân viên tập trung vào các hoạt động chiến lược và sáng tạo thay vì các tác vụ hành chính.</w:t>
      </w:r>
    </w:p>
    <w:p w14:paraId="73360DAB" w14:textId="56F0D272" w:rsidR="434CCC37" w:rsidRPr="006D4348" w:rsidRDefault="434CCC37">
      <w:pPr>
        <w:pStyle w:val="ListParagraph"/>
        <w:numPr>
          <w:ilvl w:val="1"/>
          <w:numId w:val="50"/>
        </w:numPr>
        <w:spacing w:after="0" w:line="360" w:lineRule="auto"/>
        <w:jc w:val="both"/>
        <w:rPr>
          <w:rFonts w:ascii="Times New Roman" w:eastAsia="Times New Roman" w:hAnsi="Times New Roman" w:cs="Times New Roman"/>
          <w:b/>
          <w:bCs/>
          <w:sz w:val="26"/>
          <w:szCs w:val="26"/>
        </w:rPr>
      </w:pPr>
      <w:r w:rsidRPr="006D4348">
        <w:rPr>
          <w:rFonts w:ascii="Times New Roman" w:eastAsia="Times New Roman" w:hAnsi="Times New Roman" w:cs="Times New Roman"/>
          <w:b/>
          <w:bCs/>
          <w:sz w:val="26"/>
          <w:szCs w:val="26"/>
        </w:rPr>
        <w:t>Tối ưu hóa chiến lược dựa trên dữ liệu:</w:t>
      </w:r>
    </w:p>
    <w:p w14:paraId="463357F8" w14:textId="14A94124"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lastRenderedPageBreak/>
        <w:t>Phân tích hành vi khách hàng sâu hơn:</w:t>
      </w:r>
      <w:r w:rsidRPr="006D4348">
        <w:rPr>
          <w:rFonts w:ascii="Times New Roman" w:eastAsia="Times New Roman" w:hAnsi="Times New Roman" w:cs="Times New Roman"/>
          <w:sz w:val="26"/>
          <w:szCs w:val="26"/>
        </w:rPr>
        <w:t xml:space="preserve"> Sử dụng dữ liệu từ các nền tảng e-commerce (ví dụ: tỷ lệ bỏ giỏ hàng 76.0-76.5% trong ngành điện tử ) để hiểu rõ hơn về các điểm nghẽn trong hành trình mua sắm và điều chỉnh chiến lược marketing để giải quyết chúng.</w:t>
      </w:r>
    </w:p>
    <w:p w14:paraId="0B1DAADF" w14:textId="4219D36E"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Thử nghiệm A/B liên tục:</w:t>
      </w:r>
      <w:r w:rsidRPr="006D4348">
        <w:rPr>
          <w:rFonts w:ascii="Times New Roman" w:eastAsia="Times New Roman" w:hAnsi="Times New Roman" w:cs="Times New Roman"/>
          <w:sz w:val="26"/>
          <w:szCs w:val="26"/>
        </w:rPr>
        <w:t xml:space="preserve"> Thường xuyên thử nghiệm các biến thể của quảng cáo, nội dung, và trang đích để tìm ra phương án hiệu quả nhất, từ đó tối ưu hóa ROAS và các KPI khác.</w:t>
      </w:r>
    </w:p>
    <w:p w14:paraId="56825880" w14:textId="7261BA2B" w:rsidR="434CCC37" w:rsidRPr="006D4348" w:rsidRDefault="434CCC37">
      <w:pPr>
        <w:pStyle w:val="ListParagraph"/>
        <w:numPr>
          <w:ilvl w:val="1"/>
          <w:numId w:val="20"/>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b/>
          <w:bCs/>
          <w:sz w:val="26"/>
          <w:szCs w:val="26"/>
        </w:rPr>
        <w:t>Cá nhân hóa trải nghiệm:</w:t>
      </w:r>
      <w:r w:rsidRPr="006D4348">
        <w:rPr>
          <w:rFonts w:ascii="Times New Roman" w:eastAsia="Times New Roman" w:hAnsi="Times New Roman" w:cs="Times New Roman"/>
          <w:sz w:val="26"/>
          <w:szCs w:val="26"/>
        </w:rPr>
        <w:t xml:space="preserve"> Sử dụng dữ liệu khách hàng để cá nhân hóa thông điệp và ưu đãi marketing, tăng cường mức độ tương tác và tỷ lệ chuyển đổi.</w:t>
      </w:r>
    </w:p>
    <w:p w14:paraId="4D3A5C39" w14:textId="125FF2D2" w:rsidR="00464814" w:rsidRPr="006D4348" w:rsidRDefault="0073094E">
      <w:pPr>
        <w:spacing w:after="0" w:line="360" w:lineRule="auto"/>
        <w:jc w:val="both"/>
        <w:rPr>
          <w:ins w:id="1174" w:author="Bùi Anh Quốc" w:date="2025-08-02T14:47:00Z"/>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ab/>
      </w:r>
      <w:r w:rsidR="65E39A65" w:rsidRPr="006D4348">
        <w:rPr>
          <w:rFonts w:ascii="Times New Roman" w:eastAsia="Times New Roman" w:hAnsi="Times New Roman" w:cs="Times New Roman"/>
          <w:sz w:val="26"/>
          <w:szCs w:val="26"/>
        </w:rPr>
        <w:t>Việc tối ưu hóa quy trình quản lý chiến dịch marketing không chỉ đơn thuần là giảm chi phí mà còn là xây dựng lợi thế cạnh tranh bền vững cho Phong Vũ. Trong bối cảnh thị trường bán lẻ công nghệ đang chuyển dịch mạnh mẽ sang kỹ thuật số và đòi hỏi cao về trải nghiệm khách hàng, sự cải thiện hiệu suất vận hành có thể trực tiếp chuyển hóa thành lợi nhuận cao hơn và thị phần lớn hơn. Đặc biệt, khi so sánh với các đối thủ có hiệu quả lợi nhuận tốt hơn như CellphoneS, việc nâng cao hiệu suất vận hành là một bước đi chiến lược để Phong Vũ củng cố vị thế và đảm bảo sự phát triển thịnh vượng trong tương lai.</w:t>
      </w:r>
    </w:p>
    <w:p w14:paraId="5A5D28F3" w14:textId="7ECE1610" w:rsidR="00DC1634" w:rsidRPr="006D4348" w:rsidRDefault="00DC1634">
      <w:pPr>
        <w:pStyle w:val="Heading2"/>
        <w:rPr>
          <w:ins w:id="1175" w:author="Bùi Anh Quốc" w:date="2025-08-02T14:47:00Z"/>
          <w:rFonts w:ascii="Times New Roman" w:hAnsi="Times New Roman" w:cs="Times New Roman"/>
          <w:b/>
          <w:bCs/>
          <w:color w:val="auto"/>
          <w:rPrChange w:id="1176" w:author="Bùi Anh Quốc" w:date="2025-08-02T15:45:00Z">
            <w:rPr>
              <w:ins w:id="1177" w:author="Bùi Anh Quốc" w:date="2025-08-02T14:47:00Z"/>
            </w:rPr>
          </w:rPrChange>
        </w:rPr>
      </w:pPr>
      <w:bookmarkStart w:id="1178" w:name="_Toc205108417"/>
      <w:ins w:id="1179" w:author="Bùi Anh Quốc" w:date="2025-08-02T14:47:00Z">
        <w:r w:rsidRPr="006D4348">
          <w:rPr>
            <w:rFonts w:ascii="Times New Roman" w:hAnsi="Times New Roman" w:cs="Times New Roman"/>
            <w:b/>
            <w:bCs/>
            <w:color w:val="auto"/>
            <w:rPrChange w:id="1180" w:author="Bùi Anh Quốc" w:date="2025-08-02T15:45:00Z">
              <w:rPr>
                <w:rFonts w:ascii="Segoe UI Emoji" w:hAnsi="Segoe UI Emoji" w:cs="Segoe UI Emoji"/>
              </w:rPr>
            </w:rPrChange>
          </w:rPr>
          <w:t>3.4</w:t>
        </w:r>
        <w:r w:rsidRPr="006D4348">
          <w:rPr>
            <w:rFonts w:ascii="Times New Roman" w:hAnsi="Times New Roman" w:cs="Times New Roman"/>
            <w:b/>
            <w:bCs/>
            <w:color w:val="auto"/>
            <w:rPrChange w:id="1181" w:author="Bùi Anh Quốc" w:date="2025-08-02T15:45:00Z">
              <w:rPr/>
            </w:rPrChange>
          </w:rPr>
          <w:t xml:space="preserve"> Quy trình Lập Kế Hoạch Bán Hàng</w:t>
        </w:r>
        <w:bookmarkEnd w:id="1178"/>
      </w:ins>
    </w:p>
    <w:p w14:paraId="42F8E238" w14:textId="13917938" w:rsidR="00DC1634" w:rsidRPr="006D4348" w:rsidRDefault="00DC1634" w:rsidP="00DC1634">
      <w:pPr>
        <w:pStyle w:val="Heading3"/>
        <w:rPr>
          <w:ins w:id="1182" w:author="Bùi Anh Quốc" w:date="2025-08-02T14:47:00Z"/>
          <w:rFonts w:ascii="Times New Roman" w:hAnsi="Times New Roman" w:cs="Times New Roman"/>
          <w:b/>
          <w:bCs/>
          <w:color w:val="auto"/>
          <w:sz w:val="26"/>
          <w:szCs w:val="26"/>
          <w:rPrChange w:id="1183" w:author="Bùi Anh Quốc" w:date="2025-08-02T15:45:00Z">
            <w:rPr>
              <w:ins w:id="1184" w:author="Bùi Anh Quốc" w:date="2025-08-02T14:47:00Z"/>
            </w:rPr>
          </w:rPrChange>
        </w:rPr>
      </w:pPr>
      <w:bookmarkStart w:id="1185" w:name="_Toc205108418"/>
      <w:ins w:id="1186" w:author="Bùi Anh Quốc" w:date="2025-08-02T14:47:00Z">
        <w:r w:rsidRPr="006D4348">
          <w:rPr>
            <w:rFonts w:ascii="Times New Roman" w:hAnsi="Times New Roman" w:cs="Times New Roman"/>
            <w:b/>
            <w:bCs/>
            <w:color w:val="auto"/>
            <w:sz w:val="26"/>
            <w:szCs w:val="26"/>
            <w:rPrChange w:id="1187" w:author="Bùi Anh Quốc" w:date="2025-08-02T15:45:00Z">
              <w:rPr/>
            </w:rPrChange>
          </w:rPr>
          <w:t>3.</w:t>
        </w:r>
      </w:ins>
      <w:ins w:id="1188" w:author="Bùi Anh Quốc" w:date="2025-08-02T14:48:00Z">
        <w:r w:rsidRPr="006D4348">
          <w:rPr>
            <w:rFonts w:ascii="Times New Roman" w:hAnsi="Times New Roman" w:cs="Times New Roman"/>
            <w:b/>
            <w:bCs/>
            <w:color w:val="auto"/>
            <w:sz w:val="26"/>
            <w:szCs w:val="26"/>
            <w:rPrChange w:id="1189" w:author="Bùi Anh Quốc" w:date="2025-08-02T15:45:00Z">
              <w:rPr/>
            </w:rPrChange>
          </w:rPr>
          <w:t>4</w:t>
        </w:r>
      </w:ins>
      <w:ins w:id="1190" w:author="Bùi Anh Quốc" w:date="2025-08-02T14:47:00Z">
        <w:r w:rsidRPr="006D4348">
          <w:rPr>
            <w:rFonts w:ascii="Times New Roman" w:hAnsi="Times New Roman" w:cs="Times New Roman"/>
            <w:b/>
            <w:bCs/>
            <w:color w:val="auto"/>
            <w:sz w:val="26"/>
            <w:szCs w:val="26"/>
            <w:rPrChange w:id="1191" w:author="Bùi Anh Quốc" w:date="2025-08-02T15:45:00Z">
              <w:rPr/>
            </w:rPrChange>
          </w:rPr>
          <w:t>.1 Mô tả quy trình</w:t>
        </w:r>
        <w:bookmarkEnd w:id="1185"/>
      </w:ins>
    </w:p>
    <w:p w14:paraId="610B666B" w14:textId="46D5BA04" w:rsidR="00DC1634" w:rsidRPr="006D4348" w:rsidRDefault="00DC1634" w:rsidP="00DC1634">
      <w:pPr>
        <w:pStyle w:val="Heading4"/>
        <w:rPr>
          <w:ins w:id="1192" w:author="Bùi Anh Quốc" w:date="2025-08-02T14:47:00Z"/>
          <w:rFonts w:ascii="Times New Roman" w:hAnsi="Times New Roman" w:cs="Times New Roman"/>
          <w:b/>
          <w:bCs/>
          <w:i w:val="0"/>
          <w:iCs w:val="0"/>
          <w:color w:val="auto"/>
          <w:sz w:val="26"/>
          <w:szCs w:val="26"/>
          <w:rPrChange w:id="1193" w:author="Bùi Anh Quốc" w:date="2025-08-02T15:45:00Z">
            <w:rPr>
              <w:ins w:id="1194" w:author="Bùi Anh Quốc" w:date="2025-08-02T14:47:00Z"/>
            </w:rPr>
          </w:rPrChange>
        </w:rPr>
      </w:pPr>
      <w:ins w:id="1195" w:author="Bùi Anh Quốc" w:date="2025-08-02T14:47:00Z">
        <w:r w:rsidRPr="006D4348">
          <w:rPr>
            <w:rFonts w:ascii="Times New Roman" w:hAnsi="Times New Roman" w:cs="Times New Roman"/>
            <w:b/>
            <w:bCs/>
            <w:i w:val="0"/>
            <w:iCs w:val="0"/>
            <w:color w:val="auto"/>
            <w:sz w:val="26"/>
            <w:szCs w:val="26"/>
            <w:rPrChange w:id="1196" w:author="Bùi Anh Quốc" w:date="2025-08-02T15:45:00Z">
              <w:rPr/>
            </w:rPrChange>
          </w:rPr>
          <w:t>3.</w:t>
        </w:r>
      </w:ins>
      <w:ins w:id="1197" w:author="Bùi Anh Quốc" w:date="2025-08-02T14:50:00Z">
        <w:r w:rsidRPr="006D4348">
          <w:rPr>
            <w:rFonts w:ascii="Times New Roman" w:hAnsi="Times New Roman" w:cs="Times New Roman"/>
            <w:b/>
            <w:bCs/>
            <w:i w:val="0"/>
            <w:iCs w:val="0"/>
            <w:color w:val="auto"/>
            <w:sz w:val="26"/>
            <w:szCs w:val="26"/>
            <w:rPrChange w:id="1198" w:author="Bùi Anh Quốc" w:date="2025-08-02T15:45:00Z">
              <w:rPr>
                <w:rFonts w:ascii="Times New Roman" w:hAnsi="Times New Roman" w:cs="Times New Roman"/>
                <w:i w:val="0"/>
                <w:iCs w:val="0"/>
                <w:color w:val="auto"/>
                <w:sz w:val="26"/>
                <w:szCs w:val="26"/>
              </w:rPr>
            </w:rPrChange>
          </w:rPr>
          <w:t>4</w:t>
        </w:r>
      </w:ins>
      <w:ins w:id="1199" w:author="Bùi Anh Quốc" w:date="2025-08-02T14:47:00Z">
        <w:r w:rsidRPr="006D4348">
          <w:rPr>
            <w:rFonts w:ascii="Times New Roman" w:hAnsi="Times New Roman" w:cs="Times New Roman"/>
            <w:b/>
            <w:bCs/>
            <w:i w:val="0"/>
            <w:iCs w:val="0"/>
            <w:color w:val="auto"/>
            <w:sz w:val="26"/>
            <w:szCs w:val="26"/>
            <w:rPrChange w:id="1200" w:author="Bùi Anh Quốc" w:date="2025-08-02T15:45:00Z">
              <w:rPr/>
            </w:rPrChange>
          </w:rPr>
          <w:t>.1.1 Mục tiêu</w:t>
        </w:r>
      </w:ins>
    </w:p>
    <w:p w14:paraId="0D64FC2D" w14:textId="77777777" w:rsidR="00DC1634" w:rsidRPr="006D4348" w:rsidRDefault="00DC1634" w:rsidP="00DC1634">
      <w:pPr>
        <w:rPr>
          <w:ins w:id="1201" w:author="Bùi Anh Quốc" w:date="2025-08-02T14:47:00Z"/>
          <w:rFonts w:ascii="Times New Roman" w:hAnsi="Times New Roman" w:cs="Times New Roman"/>
          <w:sz w:val="26"/>
          <w:szCs w:val="26"/>
          <w:rPrChange w:id="1202" w:author="Bùi Anh Quốc" w:date="2025-08-02T15:45:00Z">
            <w:rPr>
              <w:ins w:id="1203" w:author="Bùi Anh Quốc" w:date="2025-08-02T14:47:00Z"/>
            </w:rPr>
          </w:rPrChange>
        </w:rPr>
      </w:pPr>
      <w:ins w:id="1204" w:author="Bùi Anh Quốc" w:date="2025-08-02T14:47:00Z">
        <w:r w:rsidRPr="006D4348">
          <w:rPr>
            <w:rFonts w:ascii="Times New Roman" w:hAnsi="Times New Roman" w:cs="Times New Roman"/>
            <w:sz w:val="26"/>
            <w:szCs w:val="26"/>
            <w:rPrChange w:id="1205" w:author="Bùi Anh Quốc" w:date="2025-08-02T15:45:00Z">
              <w:rPr/>
            </w:rPrChange>
          </w:rPr>
          <w:t>Quy trình nhằm thiết lập kế hoạch doanh số, sản lượng bán hàng và các chiến dịch khuyến mãi định kỳ (tháng/quý). Quy trình dựa trên tổng hợp dữ liệu bán hàng lịch sử, xu hướng thị trường, năng lực cung ứng và ý kiến từ các bộ phận liên quan để phân rã chỉ tiêu bán hàng và phân bổ kế hoạch theo danh mục/kênh bán/vùng miền.</w:t>
        </w:r>
      </w:ins>
    </w:p>
    <w:p w14:paraId="762B1400" w14:textId="77777777" w:rsidR="00DC1634" w:rsidRPr="006D4348" w:rsidRDefault="00DC1634" w:rsidP="00DC1634">
      <w:pPr>
        <w:rPr>
          <w:ins w:id="1206" w:author="Bùi Anh Quốc" w:date="2025-08-02T14:47:00Z"/>
          <w:rFonts w:ascii="Times New Roman" w:hAnsi="Times New Roman" w:cs="Times New Roman"/>
          <w:sz w:val="26"/>
          <w:szCs w:val="26"/>
          <w:rPrChange w:id="1207" w:author="Bùi Anh Quốc" w:date="2025-08-02T15:45:00Z">
            <w:rPr>
              <w:ins w:id="1208" w:author="Bùi Anh Quốc" w:date="2025-08-02T14:47:00Z"/>
            </w:rPr>
          </w:rPrChange>
        </w:rPr>
      </w:pPr>
      <w:ins w:id="1209" w:author="Bùi Anh Quốc" w:date="2025-08-02T14:47:00Z">
        <w:r w:rsidRPr="006D4348">
          <w:rPr>
            <w:rFonts w:ascii="Times New Roman" w:hAnsi="Times New Roman" w:cs="Times New Roman"/>
            <w:sz w:val="26"/>
            <w:szCs w:val="26"/>
            <w:rPrChange w:id="1210" w:author="Bùi Anh Quốc" w:date="2025-08-02T15:45:00Z">
              <w:rPr/>
            </w:rPrChange>
          </w:rPr>
          <w:t>Xây dựng kế hoạch bán hàng chi tiết theo từng tháng/quý/năm nhằm:</w:t>
        </w:r>
      </w:ins>
    </w:p>
    <w:p w14:paraId="6DAB330B" w14:textId="77777777" w:rsidR="00DC1634" w:rsidRPr="006D4348" w:rsidRDefault="00DC1634" w:rsidP="00DC1634">
      <w:pPr>
        <w:pStyle w:val="ListParagraph"/>
        <w:numPr>
          <w:ilvl w:val="0"/>
          <w:numId w:val="99"/>
        </w:numPr>
        <w:rPr>
          <w:ins w:id="1211" w:author="Bùi Anh Quốc" w:date="2025-08-02T14:47:00Z"/>
          <w:rFonts w:ascii="Times New Roman" w:hAnsi="Times New Roman" w:cs="Times New Roman"/>
          <w:sz w:val="26"/>
          <w:szCs w:val="26"/>
          <w:rPrChange w:id="1212" w:author="Bùi Anh Quốc" w:date="2025-08-02T15:45:00Z">
            <w:rPr>
              <w:ins w:id="1213" w:author="Bùi Anh Quốc" w:date="2025-08-02T14:47:00Z"/>
            </w:rPr>
          </w:rPrChange>
        </w:rPr>
      </w:pPr>
      <w:ins w:id="1214" w:author="Bùi Anh Quốc" w:date="2025-08-02T14:47:00Z">
        <w:r w:rsidRPr="006D4348">
          <w:rPr>
            <w:rFonts w:ascii="Times New Roman" w:hAnsi="Times New Roman" w:cs="Times New Roman"/>
            <w:sz w:val="26"/>
            <w:szCs w:val="26"/>
            <w:rPrChange w:id="1215" w:author="Bùi Anh Quốc" w:date="2025-08-02T15:45:00Z">
              <w:rPr/>
            </w:rPrChange>
          </w:rPr>
          <w:t>Đảm bảo mục tiêu doanh thu và tăng trưởng</w:t>
        </w:r>
      </w:ins>
    </w:p>
    <w:p w14:paraId="5BD20E54" w14:textId="77777777" w:rsidR="00DC1634" w:rsidRPr="006D4348" w:rsidRDefault="00DC1634" w:rsidP="00DC1634">
      <w:pPr>
        <w:pStyle w:val="ListParagraph"/>
        <w:numPr>
          <w:ilvl w:val="0"/>
          <w:numId w:val="99"/>
        </w:numPr>
        <w:rPr>
          <w:ins w:id="1216" w:author="Bùi Anh Quốc" w:date="2025-08-02T14:47:00Z"/>
          <w:rFonts w:ascii="Times New Roman" w:hAnsi="Times New Roman" w:cs="Times New Roman"/>
          <w:sz w:val="26"/>
          <w:szCs w:val="26"/>
          <w:rPrChange w:id="1217" w:author="Bùi Anh Quốc" w:date="2025-08-02T15:45:00Z">
            <w:rPr>
              <w:ins w:id="1218" w:author="Bùi Anh Quốc" w:date="2025-08-02T14:47:00Z"/>
            </w:rPr>
          </w:rPrChange>
        </w:rPr>
      </w:pPr>
      <w:ins w:id="1219" w:author="Bùi Anh Quốc" w:date="2025-08-02T14:47:00Z">
        <w:r w:rsidRPr="006D4348">
          <w:rPr>
            <w:rFonts w:ascii="Times New Roman" w:hAnsi="Times New Roman" w:cs="Times New Roman"/>
            <w:sz w:val="26"/>
            <w:szCs w:val="26"/>
            <w:rPrChange w:id="1220" w:author="Bùi Anh Quốc" w:date="2025-08-02T15:45:00Z">
              <w:rPr/>
            </w:rPrChange>
          </w:rPr>
          <w:t>Dự báo nhu cầu hàng hóa</w:t>
        </w:r>
      </w:ins>
    </w:p>
    <w:p w14:paraId="247C848F" w14:textId="77777777" w:rsidR="00DC1634" w:rsidRPr="006D4348" w:rsidRDefault="00DC1634" w:rsidP="00DC1634">
      <w:pPr>
        <w:pStyle w:val="ListParagraph"/>
        <w:numPr>
          <w:ilvl w:val="0"/>
          <w:numId w:val="99"/>
        </w:numPr>
        <w:rPr>
          <w:ins w:id="1221" w:author="Bùi Anh Quốc" w:date="2025-08-02T14:47:00Z"/>
          <w:rFonts w:ascii="Times New Roman" w:hAnsi="Times New Roman" w:cs="Times New Roman"/>
          <w:sz w:val="26"/>
          <w:szCs w:val="26"/>
          <w:rPrChange w:id="1222" w:author="Bùi Anh Quốc" w:date="2025-08-02T15:45:00Z">
            <w:rPr>
              <w:ins w:id="1223" w:author="Bùi Anh Quốc" w:date="2025-08-02T14:47:00Z"/>
            </w:rPr>
          </w:rPrChange>
        </w:rPr>
      </w:pPr>
      <w:ins w:id="1224" w:author="Bùi Anh Quốc" w:date="2025-08-02T14:47:00Z">
        <w:r w:rsidRPr="006D4348">
          <w:rPr>
            <w:rFonts w:ascii="Times New Roman" w:hAnsi="Times New Roman" w:cs="Times New Roman"/>
            <w:sz w:val="26"/>
            <w:szCs w:val="26"/>
            <w:rPrChange w:id="1225" w:author="Bùi Anh Quốc" w:date="2025-08-02T15:45:00Z">
              <w:rPr/>
            </w:rPrChange>
          </w:rPr>
          <w:t>Điều phối hoạt động marketing, nhập hàng, phân phối hợp lý</w:t>
        </w:r>
      </w:ins>
    </w:p>
    <w:p w14:paraId="57F625D5" w14:textId="1D9AEF7F" w:rsidR="00DC1634" w:rsidRPr="006D4348" w:rsidRDefault="00DC1634" w:rsidP="00DC1634">
      <w:pPr>
        <w:pStyle w:val="Heading4"/>
        <w:rPr>
          <w:ins w:id="1226" w:author="Bùi Anh Quốc" w:date="2025-08-02T14:47:00Z"/>
          <w:rFonts w:ascii="Times New Roman" w:hAnsi="Times New Roman" w:cs="Times New Roman"/>
          <w:b/>
          <w:bCs/>
          <w:i w:val="0"/>
          <w:iCs w:val="0"/>
          <w:color w:val="auto"/>
          <w:sz w:val="26"/>
          <w:szCs w:val="26"/>
          <w:rPrChange w:id="1227" w:author="Bùi Anh Quốc" w:date="2025-08-02T15:45:00Z">
            <w:rPr>
              <w:ins w:id="1228" w:author="Bùi Anh Quốc" w:date="2025-08-02T14:47:00Z"/>
            </w:rPr>
          </w:rPrChange>
        </w:rPr>
      </w:pPr>
      <w:ins w:id="1229" w:author="Bùi Anh Quốc" w:date="2025-08-02T14:47:00Z">
        <w:r w:rsidRPr="006D4348">
          <w:rPr>
            <w:rFonts w:ascii="Times New Roman" w:hAnsi="Times New Roman" w:cs="Times New Roman"/>
            <w:b/>
            <w:bCs/>
            <w:i w:val="0"/>
            <w:iCs w:val="0"/>
            <w:color w:val="auto"/>
            <w:sz w:val="26"/>
            <w:szCs w:val="26"/>
            <w:rPrChange w:id="1230" w:author="Bùi Anh Quốc" w:date="2025-08-02T15:45:00Z">
              <w:rPr/>
            </w:rPrChange>
          </w:rPr>
          <w:lastRenderedPageBreak/>
          <w:t>3.</w:t>
        </w:r>
      </w:ins>
      <w:ins w:id="1231" w:author="Bùi Anh Quốc" w:date="2025-08-02T14:50:00Z">
        <w:r w:rsidRPr="006D4348">
          <w:rPr>
            <w:rFonts w:ascii="Times New Roman" w:hAnsi="Times New Roman" w:cs="Times New Roman"/>
            <w:b/>
            <w:bCs/>
            <w:i w:val="0"/>
            <w:iCs w:val="0"/>
            <w:color w:val="auto"/>
            <w:sz w:val="26"/>
            <w:szCs w:val="26"/>
            <w:rPrChange w:id="1232" w:author="Bùi Anh Quốc" w:date="2025-08-02T15:45:00Z">
              <w:rPr>
                <w:rFonts w:ascii="Times New Roman" w:hAnsi="Times New Roman" w:cs="Times New Roman"/>
                <w:i w:val="0"/>
                <w:iCs w:val="0"/>
                <w:color w:val="auto"/>
                <w:sz w:val="26"/>
                <w:szCs w:val="26"/>
              </w:rPr>
            </w:rPrChange>
          </w:rPr>
          <w:t>4</w:t>
        </w:r>
      </w:ins>
      <w:ins w:id="1233" w:author="Bùi Anh Quốc" w:date="2025-08-02T14:47:00Z">
        <w:r w:rsidRPr="006D4348">
          <w:rPr>
            <w:rFonts w:ascii="Times New Roman" w:hAnsi="Times New Roman" w:cs="Times New Roman"/>
            <w:b/>
            <w:bCs/>
            <w:i w:val="0"/>
            <w:iCs w:val="0"/>
            <w:color w:val="auto"/>
            <w:sz w:val="26"/>
            <w:szCs w:val="26"/>
            <w:rPrChange w:id="1234" w:author="Bùi Anh Quốc" w:date="2025-08-02T15:45:00Z">
              <w:rPr/>
            </w:rPrChange>
          </w:rPr>
          <w:t>.1.2 Các bước thực hiện</w:t>
        </w:r>
      </w:ins>
    </w:p>
    <w:p w14:paraId="19164BF3" w14:textId="77777777" w:rsidR="00DC1634" w:rsidRPr="006D4348" w:rsidRDefault="00DC1634" w:rsidP="00DC1634">
      <w:pPr>
        <w:ind w:firstLine="720"/>
        <w:rPr>
          <w:ins w:id="1235" w:author="Bùi Anh Quốc" w:date="2025-08-02T14:47:00Z"/>
          <w:rFonts w:ascii="Times New Roman" w:hAnsi="Times New Roman" w:cs="Times New Roman"/>
          <w:sz w:val="26"/>
          <w:szCs w:val="26"/>
          <w:rPrChange w:id="1236" w:author="Bùi Anh Quốc" w:date="2025-08-02T15:45:00Z">
            <w:rPr>
              <w:ins w:id="1237" w:author="Bùi Anh Quốc" w:date="2025-08-02T14:47:00Z"/>
            </w:rPr>
          </w:rPrChange>
        </w:rPr>
      </w:pPr>
      <w:ins w:id="1238" w:author="Bùi Anh Quốc" w:date="2025-08-02T14:47:00Z">
        <w:r w:rsidRPr="006D4348">
          <w:rPr>
            <w:rFonts w:ascii="Times New Roman" w:hAnsi="Times New Roman" w:cs="Times New Roman"/>
            <w:sz w:val="26"/>
            <w:szCs w:val="26"/>
            <w:rPrChange w:id="1239" w:author="Bùi Anh Quốc" w:date="2025-08-02T15:45:00Z">
              <w:rPr/>
            </w:rPrChange>
          </w:rPr>
          <w:t>B1 - Tổng hợp dữ liệu đầu vào</w:t>
        </w:r>
      </w:ins>
    </w:p>
    <w:p w14:paraId="076C6E84" w14:textId="77777777" w:rsidR="00DC1634" w:rsidRPr="006D4348" w:rsidRDefault="00DC1634" w:rsidP="00DC1634">
      <w:pPr>
        <w:pStyle w:val="ListParagraph"/>
        <w:numPr>
          <w:ilvl w:val="0"/>
          <w:numId w:val="96"/>
        </w:numPr>
        <w:rPr>
          <w:ins w:id="1240" w:author="Bùi Anh Quốc" w:date="2025-08-02T14:47:00Z"/>
          <w:rFonts w:ascii="Times New Roman" w:hAnsi="Times New Roman" w:cs="Times New Roman"/>
          <w:sz w:val="26"/>
          <w:szCs w:val="26"/>
          <w:rPrChange w:id="1241" w:author="Bùi Anh Quốc" w:date="2025-08-02T15:45:00Z">
            <w:rPr>
              <w:ins w:id="1242" w:author="Bùi Anh Quốc" w:date="2025-08-02T14:47:00Z"/>
            </w:rPr>
          </w:rPrChange>
        </w:rPr>
      </w:pPr>
      <w:ins w:id="1243" w:author="Bùi Anh Quốc" w:date="2025-08-02T14:47:00Z">
        <w:r w:rsidRPr="006D4348">
          <w:rPr>
            <w:rFonts w:ascii="Times New Roman" w:hAnsi="Times New Roman" w:cs="Times New Roman"/>
            <w:sz w:val="26"/>
            <w:szCs w:val="26"/>
            <w:rPrChange w:id="1244" w:author="Bùi Anh Quốc" w:date="2025-08-02T15:45:00Z">
              <w:rPr/>
            </w:rPrChange>
          </w:rPr>
          <w:t>Bao gồm: doanh thu lịch sử, chiến dịch cũ, báo cáo tồn kho</w:t>
        </w:r>
      </w:ins>
    </w:p>
    <w:p w14:paraId="65D86B22" w14:textId="77777777" w:rsidR="00DC1634" w:rsidRPr="006D4348" w:rsidRDefault="00DC1634" w:rsidP="00DC1634">
      <w:pPr>
        <w:pStyle w:val="ListParagraph"/>
        <w:numPr>
          <w:ilvl w:val="0"/>
          <w:numId w:val="96"/>
        </w:numPr>
        <w:rPr>
          <w:ins w:id="1245" w:author="Bùi Anh Quốc" w:date="2025-08-02T14:47:00Z"/>
          <w:rFonts w:ascii="Times New Roman" w:hAnsi="Times New Roman" w:cs="Times New Roman"/>
          <w:sz w:val="26"/>
          <w:szCs w:val="26"/>
          <w:rPrChange w:id="1246" w:author="Bùi Anh Quốc" w:date="2025-08-02T15:45:00Z">
            <w:rPr>
              <w:ins w:id="1247" w:author="Bùi Anh Quốc" w:date="2025-08-02T14:47:00Z"/>
            </w:rPr>
          </w:rPrChange>
        </w:rPr>
      </w:pPr>
      <w:ins w:id="1248" w:author="Bùi Anh Quốc" w:date="2025-08-02T14:47:00Z">
        <w:r w:rsidRPr="006D4348">
          <w:rPr>
            <w:rFonts w:ascii="Times New Roman" w:hAnsi="Times New Roman" w:cs="Times New Roman"/>
            <w:sz w:val="26"/>
            <w:szCs w:val="26"/>
            <w:rPrChange w:id="1249" w:author="Bùi Anh Quốc" w:date="2025-08-02T15:45:00Z">
              <w:rPr/>
            </w:rPrChange>
          </w:rPr>
          <w:t>Nếu dữ liệu không đủ → yêu cầu bộ phận liên quan cung cấp bổ sung</w:t>
        </w:r>
      </w:ins>
    </w:p>
    <w:p w14:paraId="3A92E57F" w14:textId="77777777" w:rsidR="00DC1634" w:rsidRPr="006D4348" w:rsidRDefault="00DC1634" w:rsidP="00DC1634">
      <w:pPr>
        <w:ind w:firstLine="720"/>
        <w:rPr>
          <w:ins w:id="1250" w:author="Bùi Anh Quốc" w:date="2025-08-02T14:47:00Z"/>
          <w:rFonts w:ascii="Times New Roman" w:hAnsi="Times New Roman" w:cs="Times New Roman"/>
          <w:sz w:val="26"/>
          <w:szCs w:val="26"/>
          <w:rPrChange w:id="1251" w:author="Bùi Anh Quốc" w:date="2025-08-02T15:45:00Z">
            <w:rPr>
              <w:ins w:id="1252" w:author="Bùi Anh Quốc" w:date="2025-08-02T14:47:00Z"/>
            </w:rPr>
          </w:rPrChange>
        </w:rPr>
      </w:pPr>
      <w:ins w:id="1253" w:author="Bùi Anh Quốc" w:date="2025-08-02T14:47:00Z">
        <w:r w:rsidRPr="006D4348">
          <w:rPr>
            <w:rFonts w:ascii="Times New Roman" w:hAnsi="Times New Roman" w:cs="Times New Roman"/>
            <w:sz w:val="26"/>
            <w:szCs w:val="26"/>
            <w:rPrChange w:id="1254" w:author="Bùi Anh Quốc" w:date="2025-08-02T15:45:00Z">
              <w:rPr/>
            </w:rPrChange>
          </w:rPr>
          <w:t>B2 - Phân tích xu hướng &amp; dự báo doanh số</w:t>
        </w:r>
      </w:ins>
    </w:p>
    <w:p w14:paraId="307B136D" w14:textId="77777777" w:rsidR="00DC1634" w:rsidRPr="006D4348" w:rsidRDefault="00DC1634" w:rsidP="00DC1634">
      <w:pPr>
        <w:pStyle w:val="ListParagraph"/>
        <w:numPr>
          <w:ilvl w:val="0"/>
          <w:numId w:val="95"/>
        </w:numPr>
        <w:rPr>
          <w:ins w:id="1255" w:author="Bùi Anh Quốc" w:date="2025-08-02T14:47:00Z"/>
          <w:rFonts w:ascii="Times New Roman" w:hAnsi="Times New Roman" w:cs="Times New Roman"/>
          <w:sz w:val="26"/>
          <w:szCs w:val="26"/>
          <w:rPrChange w:id="1256" w:author="Bùi Anh Quốc" w:date="2025-08-02T15:45:00Z">
            <w:rPr>
              <w:ins w:id="1257" w:author="Bùi Anh Quốc" w:date="2025-08-02T14:47:00Z"/>
            </w:rPr>
          </w:rPrChange>
        </w:rPr>
      </w:pPr>
      <w:ins w:id="1258" w:author="Bùi Anh Quốc" w:date="2025-08-02T14:47:00Z">
        <w:r w:rsidRPr="006D4348">
          <w:rPr>
            <w:rFonts w:ascii="Times New Roman" w:hAnsi="Times New Roman" w:cs="Times New Roman"/>
            <w:sz w:val="26"/>
            <w:szCs w:val="26"/>
            <w:rPrChange w:id="1259" w:author="Bùi Anh Quốc" w:date="2025-08-02T15:45:00Z">
              <w:rPr/>
            </w:rPrChange>
          </w:rPr>
          <w:t>Xử lý bằng mô hình forecast hoặc ước lượng từ bộ phận sản phẩm</w:t>
        </w:r>
      </w:ins>
    </w:p>
    <w:p w14:paraId="7CA511B6" w14:textId="77777777" w:rsidR="00DC1634" w:rsidRPr="006D4348" w:rsidRDefault="00DC1634" w:rsidP="00DC1634">
      <w:pPr>
        <w:pStyle w:val="ListParagraph"/>
        <w:numPr>
          <w:ilvl w:val="0"/>
          <w:numId w:val="95"/>
        </w:numPr>
        <w:rPr>
          <w:ins w:id="1260" w:author="Bùi Anh Quốc" w:date="2025-08-02T14:47:00Z"/>
          <w:rFonts w:ascii="Times New Roman" w:hAnsi="Times New Roman" w:cs="Times New Roman"/>
          <w:sz w:val="26"/>
          <w:szCs w:val="26"/>
          <w:rPrChange w:id="1261" w:author="Bùi Anh Quốc" w:date="2025-08-02T15:45:00Z">
            <w:rPr>
              <w:ins w:id="1262" w:author="Bùi Anh Quốc" w:date="2025-08-02T14:47:00Z"/>
            </w:rPr>
          </w:rPrChange>
        </w:rPr>
      </w:pPr>
      <w:ins w:id="1263" w:author="Bùi Anh Quốc" w:date="2025-08-02T14:47:00Z">
        <w:r w:rsidRPr="006D4348">
          <w:rPr>
            <w:rFonts w:ascii="Times New Roman" w:hAnsi="Times New Roman" w:cs="Times New Roman"/>
            <w:sz w:val="26"/>
            <w:szCs w:val="26"/>
            <w:rPrChange w:id="1264" w:author="Bùi Anh Quốc" w:date="2025-08-02T15:45:00Z">
              <w:rPr/>
            </w:rPrChange>
          </w:rPr>
          <w:t>Nếu dự báo sai lệch lớn so với kỳ trước → tổ chức họp điều chỉnh</w:t>
        </w:r>
      </w:ins>
    </w:p>
    <w:p w14:paraId="63A58081" w14:textId="77777777" w:rsidR="00DC1634" w:rsidRPr="006D4348" w:rsidRDefault="00DC1634" w:rsidP="00DC1634">
      <w:pPr>
        <w:ind w:left="720"/>
        <w:rPr>
          <w:ins w:id="1265" w:author="Bùi Anh Quốc" w:date="2025-08-02T14:47:00Z"/>
          <w:rFonts w:ascii="Times New Roman" w:hAnsi="Times New Roman" w:cs="Times New Roman"/>
          <w:sz w:val="26"/>
          <w:szCs w:val="26"/>
          <w:rPrChange w:id="1266" w:author="Bùi Anh Quốc" w:date="2025-08-02T15:45:00Z">
            <w:rPr>
              <w:ins w:id="1267" w:author="Bùi Anh Quốc" w:date="2025-08-02T14:47:00Z"/>
            </w:rPr>
          </w:rPrChange>
        </w:rPr>
      </w:pPr>
      <w:ins w:id="1268" w:author="Bùi Anh Quốc" w:date="2025-08-02T14:47:00Z">
        <w:r w:rsidRPr="006D4348">
          <w:rPr>
            <w:rFonts w:ascii="Times New Roman" w:hAnsi="Times New Roman" w:cs="Times New Roman"/>
            <w:sz w:val="26"/>
            <w:szCs w:val="26"/>
            <w:rPrChange w:id="1269" w:author="Bùi Anh Quốc" w:date="2025-08-02T15:45:00Z">
              <w:rPr/>
            </w:rPrChange>
          </w:rPr>
          <w:t>B3 - Phân rã mục tiêu doanh thu</w:t>
        </w:r>
      </w:ins>
    </w:p>
    <w:p w14:paraId="5F3FCBC6" w14:textId="77777777" w:rsidR="00DC1634" w:rsidRPr="006D4348" w:rsidRDefault="00DC1634" w:rsidP="00DC1634">
      <w:pPr>
        <w:pStyle w:val="ListParagraph"/>
        <w:numPr>
          <w:ilvl w:val="0"/>
          <w:numId w:val="97"/>
        </w:numPr>
        <w:rPr>
          <w:ins w:id="1270" w:author="Bùi Anh Quốc" w:date="2025-08-02T14:47:00Z"/>
          <w:rFonts w:ascii="Times New Roman" w:hAnsi="Times New Roman" w:cs="Times New Roman"/>
          <w:sz w:val="26"/>
          <w:szCs w:val="26"/>
          <w:rPrChange w:id="1271" w:author="Bùi Anh Quốc" w:date="2025-08-02T15:45:00Z">
            <w:rPr>
              <w:ins w:id="1272" w:author="Bùi Anh Quốc" w:date="2025-08-02T14:47:00Z"/>
            </w:rPr>
          </w:rPrChange>
        </w:rPr>
      </w:pPr>
      <w:ins w:id="1273" w:author="Bùi Anh Quốc" w:date="2025-08-02T14:47:00Z">
        <w:r w:rsidRPr="006D4348">
          <w:rPr>
            <w:rFonts w:ascii="Times New Roman" w:hAnsi="Times New Roman" w:cs="Times New Roman"/>
            <w:sz w:val="26"/>
            <w:szCs w:val="26"/>
            <w:rPrChange w:id="1274" w:author="Bùi Anh Quốc" w:date="2025-08-02T15:45:00Z">
              <w:rPr/>
            </w:rPrChange>
          </w:rPr>
          <w:t>Theo: sản phẩm, danh mục, vùng, kênh bán (online/offline)</w:t>
        </w:r>
      </w:ins>
    </w:p>
    <w:p w14:paraId="2D794EE3" w14:textId="77777777" w:rsidR="00DC1634" w:rsidRPr="006D4348" w:rsidRDefault="00DC1634" w:rsidP="00DC1634">
      <w:pPr>
        <w:ind w:left="720"/>
        <w:rPr>
          <w:ins w:id="1275" w:author="Bùi Anh Quốc" w:date="2025-08-02T14:47:00Z"/>
          <w:rFonts w:ascii="Times New Roman" w:hAnsi="Times New Roman" w:cs="Times New Roman"/>
          <w:sz w:val="26"/>
          <w:szCs w:val="26"/>
          <w:rPrChange w:id="1276" w:author="Bùi Anh Quốc" w:date="2025-08-02T15:45:00Z">
            <w:rPr>
              <w:ins w:id="1277" w:author="Bùi Anh Quốc" w:date="2025-08-02T14:47:00Z"/>
            </w:rPr>
          </w:rPrChange>
        </w:rPr>
      </w:pPr>
      <w:ins w:id="1278" w:author="Bùi Anh Quốc" w:date="2025-08-02T14:47:00Z">
        <w:r w:rsidRPr="006D4348">
          <w:rPr>
            <w:rFonts w:ascii="Times New Roman" w:hAnsi="Times New Roman" w:cs="Times New Roman"/>
            <w:sz w:val="26"/>
            <w:szCs w:val="26"/>
            <w:rPrChange w:id="1279" w:author="Bùi Anh Quốc" w:date="2025-08-02T15:45:00Z">
              <w:rPr/>
            </w:rPrChange>
          </w:rPr>
          <w:t>B4 - Thảo luận &amp; điều chỉnh với các bộ phận</w:t>
        </w:r>
      </w:ins>
    </w:p>
    <w:p w14:paraId="21D419C8" w14:textId="77777777" w:rsidR="00DC1634" w:rsidRPr="006D4348" w:rsidRDefault="00DC1634" w:rsidP="00DC1634">
      <w:pPr>
        <w:pStyle w:val="ListParagraph"/>
        <w:numPr>
          <w:ilvl w:val="0"/>
          <w:numId w:val="97"/>
        </w:numPr>
        <w:rPr>
          <w:ins w:id="1280" w:author="Bùi Anh Quốc" w:date="2025-08-02T14:47:00Z"/>
          <w:rFonts w:ascii="Times New Roman" w:hAnsi="Times New Roman" w:cs="Times New Roman"/>
          <w:sz w:val="26"/>
          <w:szCs w:val="26"/>
          <w:rPrChange w:id="1281" w:author="Bùi Anh Quốc" w:date="2025-08-02T15:45:00Z">
            <w:rPr>
              <w:ins w:id="1282" w:author="Bùi Anh Quốc" w:date="2025-08-02T14:47:00Z"/>
            </w:rPr>
          </w:rPrChange>
        </w:rPr>
      </w:pPr>
      <w:ins w:id="1283" w:author="Bùi Anh Quốc" w:date="2025-08-02T14:47:00Z">
        <w:r w:rsidRPr="006D4348">
          <w:rPr>
            <w:rFonts w:ascii="Times New Roman" w:hAnsi="Times New Roman" w:cs="Times New Roman"/>
            <w:sz w:val="26"/>
            <w:szCs w:val="26"/>
            <w:rPrChange w:id="1284" w:author="Bùi Anh Quốc" w:date="2025-08-02T15:45:00Z">
              <w:rPr/>
            </w:rPrChange>
          </w:rPr>
          <w:t>Category: kiểm tra khả năng push sản phẩm</w:t>
        </w:r>
      </w:ins>
    </w:p>
    <w:p w14:paraId="60EDD3CA" w14:textId="77777777" w:rsidR="00DC1634" w:rsidRPr="006D4348" w:rsidRDefault="00DC1634" w:rsidP="00DC1634">
      <w:pPr>
        <w:pStyle w:val="ListParagraph"/>
        <w:numPr>
          <w:ilvl w:val="0"/>
          <w:numId w:val="97"/>
        </w:numPr>
        <w:rPr>
          <w:ins w:id="1285" w:author="Bùi Anh Quốc" w:date="2025-08-02T14:47:00Z"/>
          <w:rFonts w:ascii="Times New Roman" w:hAnsi="Times New Roman" w:cs="Times New Roman"/>
          <w:sz w:val="26"/>
          <w:szCs w:val="26"/>
          <w:rPrChange w:id="1286" w:author="Bùi Anh Quốc" w:date="2025-08-02T15:45:00Z">
            <w:rPr>
              <w:ins w:id="1287" w:author="Bùi Anh Quốc" w:date="2025-08-02T14:47:00Z"/>
            </w:rPr>
          </w:rPrChange>
        </w:rPr>
      </w:pPr>
      <w:ins w:id="1288" w:author="Bùi Anh Quốc" w:date="2025-08-02T14:47:00Z">
        <w:r w:rsidRPr="006D4348">
          <w:rPr>
            <w:rFonts w:ascii="Times New Roman" w:hAnsi="Times New Roman" w:cs="Times New Roman"/>
            <w:sz w:val="26"/>
            <w:szCs w:val="26"/>
            <w:rPrChange w:id="1289" w:author="Bùi Anh Quốc" w:date="2025-08-02T15:45:00Z">
              <w:rPr/>
            </w:rPrChange>
          </w:rPr>
          <w:t>Inventory: xác nhận khả năng cung ứng</w:t>
        </w:r>
      </w:ins>
    </w:p>
    <w:p w14:paraId="1EE2C6D3" w14:textId="77777777" w:rsidR="00DC1634" w:rsidRPr="006D4348" w:rsidRDefault="00DC1634" w:rsidP="00DC1634">
      <w:pPr>
        <w:pStyle w:val="ListParagraph"/>
        <w:numPr>
          <w:ilvl w:val="0"/>
          <w:numId w:val="97"/>
        </w:numPr>
        <w:rPr>
          <w:ins w:id="1290" w:author="Bùi Anh Quốc" w:date="2025-08-02T14:47:00Z"/>
          <w:rFonts w:ascii="Times New Roman" w:hAnsi="Times New Roman" w:cs="Times New Roman"/>
          <w:sz w:val="26"/>
          <w:szCs w:val="26"/>
          <w:rPrChange w:id="1291" w:author="Bùi Anh Quốc" w:date="2025-08-02T15:45:00Z">
            <w:rPr>
              <w:ins w:id="1292" w:author="Bùi Anh Quốc" w:date="2025-08-02T14:47:00Z"/>
            </w:rPr>
          </w:rPrChange>
        </w:rPr>
      </w:pPr>
      <w:ins w:id="1293" w:author="Bùi Anh Quốc" w:date="2025-08-02T14:47:00Z">
        <w:r w:rsidRPr="006D4348">
          <w:rPr>
            <w:rFonts w:ascii="Times New Roman" w:hAnsi="Times New Roman" w:cs="Times New Roman"/>
            <w:sz w:val="26"/>
            <w:szCs w:val="26"/>
            <w:rPrChange w:id="1294" w:author="Bùi Anh Quốc" w:date="2025-08-02T15:45:00Z">
              <w:rPr/>
            </w:rPrChange>
          </w:rPr>
          <w:t>Marketing: cam kết khuyến mãi hỗ trợ</w:t>
        </w:r>
      </w:ins>
    </w:p>
    <w:p w14:paraId="7CF24957" w14:textId="77777777" w:rsidR="00DC1634" w:rsidRPr="006D4348" w:rsidRDefault="00DC1634" w:rsidP="00DC1634">
      <w:pPr>
        <w:ind w:left="720"/>
        <w:rPr>
          <w:ins w:id="1295" w:author="Bùi Anh Quốc" w:date="2025-08-02T14:47:00Z"/>
          <w:rFonts w:ascii="Times New Roman" w:hAnsi="Times New Roman" w:cs="Times New Roman"/>
          <w:sz w:val="26"/>
          <w:szCs w:val="26"/>
          <w:rPrChange w:id="1296" w:author="Bùi Anh Quốc" w:date="2025-08-02T15:45:00Z">
            <w:rPr>
              <w:ins w:id="1297" w:author="Bùi Anh Quốc" w:date="2025-08-02T14:47:00Z"/>
            </w:rPr>
          </w:rPrChange>
        </w:rPr>
      </w:pPr>
      <w:ins w:id="1298" w:author="Bùi Anh Quốc" w:date="2025-08-02T14:47:00Z">
        <w:r w:rsidRPr="006D4348">
          <w:rPr>
            <w:rFonts w:ascii="Times New Roman" w:hAnsi="Times New Roman" w:cs="Times New Roman"/>
            <w:sz w:val="26"/>
            <w:szCs w:val="26"/>
            <w:rPrChange w:id="1299" w:author="Bùi Anh Quốc" w:date="2025-08-02T15:45:00Z">
              <w:rPr/>
            </w:rPrChange>
          </w:rPr>
          <w:t>B5 - Tổng hợp thành kế hoạch chính thức</w:t>
        </w:r>
      </w:ins>
    </w:p>
    <w:p w14:paraId="75F493C0" w14:textId="77777777" w:rsidR="00DC1634" w:rsidRPr="006D4348" w:rsidRDefault="00DC1634" w:rsidP="00DC1634">
      <w:pPr>
        <w:pStyle w:val="ListParagraph"/>
        <w:numPr>
          <w:ilvl w:val="0"/>
          <w:numId w:val="98"/>
        </w:numPr>
        <w:rPr>
          <w:ins w:id="1300" w:author="Bùi Anh Quốc" w:date="2025-08-02T14:47:00Z"/>
          <w:rFonts w:ascii="Times New Roman" w:hAnsi="Times New Roman" w:cs="Times New Roman"/>
          <w:sz w:val="26"/>
          <w:szCs w:val="26"/>
          <w:rPrChange w:id="1301" w:author="Bùi Anh Quốc" w:date="2025-08-02T15:45:00Z">
            <w:rPr>
              <w:ins w:id="1302" w:author="Bùi Anh Quốc" w:date="2025-08-02T14:47:00Z"/>
            </w:rPr>
          </w:rPrChange>
        </w:rPr>
      </w:pPr>
      <w:ins w:id="1303" w:author="Bùi Anh Quốc" w:date="2025-08-02T14:47:00Z">
        <w:r w:rsidRPr="006D4348">
          <w:rPr>
            <w:rFonts w:ascii="Times New Roman" w:hAnsi="Times New Roman" w:cs="Times New Roman"/>
            <w:sz w:val="26"/>
            <w:szCs w:val="26"/>
            <w:rPrChange w:id="1304" w:author="Bùi Anh Quốc" w:date="2025-08-02T15:45:00Z">
              <w:rPr/>
            </w:rPrChange>
          </w:rPr>
          <w:t>Gồm: chỉ tiêu doanh số, timeline khuyến mãi, lượng hàng cần nhập</w:t>
        </w:r>
      </w:ins>
    </w:p>
    <w:p w14:paraId="42D52469" w14:textId="77777777" w:rsidR="00DC1634" w:rsidRPr="006D4348" w:rsidRDefault="00DC1634" w:rsidP="00DC1634">
      <w:pPr>
        <w:ind w:left="720"/>
        <w:rPr>
          <w:ins w:id="1305" w:author="Bùi Anh Quốc" w:date="2025-08-02T14:47:00Z"/>
          <w:rFonts w:ascii="Times New Roman" w:hAnsi="Times New Roman" w:cs="Times New Roman"/>
          <w:sz w:val="26"/>
          <w:szCs w:val="26"/>
          <w:rPrChange w:id="1306" w:author="Bùi Anh Quốc" w:date="2025-08-02T15:45:00Z">
            <w:rPr>
              <w:ins w:id="1307" w:author="Bùi Anh Quốc" w:date="2025-08-02T14:47:00Z"/>
            </w:rPr>
          </w:rPrChange>
        </w:rPr>
      </w:pPr>
      <w:ins w:id="1308" w:author="Bùi Anh Quốc" w:date="2025-08-02T14:47:00Z">
        <w:r w:rsidRPr="006D4348">
          <w:rPr>
            <w:rFonts w:ascii="Times New Roman" w:hAnsi="Times New Roman" w:cs="Times New Roman"/>
            <w:sz w:val="26"/>
            <w:szCs w:val="26"/>
            <w:rPrChange w:id="1309" w:author="Bùi Anh Quốc" w:date="2025-08-02T15:45:00Z">
              <w:rPr/>
            </w:rPrChange>
          </w:rPr>
          <w:t>B6 - Phê duyệt cấp quản lý</w:t>
        </w:r>
      </w:ins>
    </w:p>
    <w:p w14:paraId="05E2AD22" w14:textId="77777777" w:rsidR="00DC1634" w:rsidRPr="006D4348" w:rsidRDefault="00DC1634" w:rsidP="00DC1634">
      <w:pPr>
        <w:pStyle w:val="ListParagraph"/>
        <w:numPr>
          <w:ilvl w:val="0"/>
          <w:numId w:val="98"/>
        </w:numPr>
        <w:rPr>
          <w:ins w:id="1310" w:author="Bùi Anh Quốc" w:date="2025-08-02T14:47:00Z"/>
          <w:rFonts w:ascii="Times New Roman" w:hAnsi="Times New Roman" w:cs="Times New Roman"/>
          <w:sz w:val="26"/>
          <w:szCs w:val="26"/>
          <w:rPrChange w:id="1311" w:author="Bùi Anh Quốc" w:date="2025-08-02T15:45:00Z">
            <w:rPr>
              <w:ins w:id="1312" w:author="Bùi Anh Quốc" w:date="2025-08-02T14:47:00Z"/>
            </w:rPr>
          </w:rPrChange>
        </w:rPr>
      </w:pPr>
      <w:ins w:id="1313" w:author="Bùi Anh Quốc" w:date="2025-08-02T14:47:00Z">
        <w:r w:rsidRPr="006D4348">
          <w:rPr>
            <w:rFonts w:ascii="Times New Roman" w:hAnsi="Times New Roman" w:cs="Times New Roman"/>
            <w:sz w:val="26"/>
            <w:szCs w:val="26"/>
            <w:rPrChange w:id="1314" w:author="Bùi Anh Quốc" w:date="2025-08-02T15:45:00Z">
              <w:rPr/>
            </w:rPrChange>
          </w:rPr>
          <w:t>Nếu không duyệt → quay lại bước điều chỉnh</w:t>
        </w:r>
      </w:ins>
    </w:p>
    <w:p w14:paraId="6418B4C9" w14:textId="77777777" w:rsidR="00DC1634" w:rsidRPr="006D4348" w:rsidRDefault="00DC1634" w:rsidP="00DC1634">
      <w:pPr>
        <w:ind w:left="720"/>
        <w:rPr>
          <w:ins w:id="1315" w:author="Bùi Anh Quốc" w:date="2025-08-02T14:47:00Z"/>
          <w:rFonts w:ascii="Times New Roman" w:hAnsi="Times New Roman" w:cs="Times New Roman"/>
          <w:sz w:val="26"/>
          <w:szCs w:val="26"/>
          <w:rPrChange w:id="1316" w:author="Bùi Anh Quốc" w:date="2025-08-02T15:45:00Z">
            <w:rPr>
              <w:ins w:id="1317" w:author="Bùi Anh Quốc" w:date="2025-08-02T14:47:00Z"/>
            </w:rPr>
          </w:rPrChange>
        </w:rPr>
      </w:pPr>
      <w:ins w:id="1318" w:author="Bùi Anh Quốc" w:date="2025-08-02T14:47:00Z">
        <w:r w:rsidRPr="006D4348">
          <w:rPr>
            <w:rFonts w:ascii="Times New Roman" w:hAnsi="Times New Roman" w:cs="Times New Roman"/>
            <w:sz w:val="26"/>
            <w:szCs w:val="26"/>
            <w:rPrChange w:id="1319" w:author="Bùi Anh Quốc" w:date="2025-08-02T15:45:00Z">
              <w:rPr/>
            </w:rPrChange>
          </w:rPr>
          <w:t>B7 - Cập nhật kế hoạch vào hệ thống</w:t>
        </w:r>
      </w:ins>
    </w:p>
    <w:p w14:paraId="22DC6F25" w14:textId="77777777" w:rsidR="00DC1634" w:rsidRPr="006D4348" w:rsidRDefault="00DC1634" w:rsidP="00DC1634">
      <w:pPr>
        <w:pStyle w:val="ListParagraph"/>
        <w:numPr>
          <w:ilvl w:val="0"/>
          <w:numId w:val="98"/>
        </w:numPr>
        <w:rPr>
          <w:ins w:id="1320" w:author="Bùi Anh Quốc" w:date="2025-08-02T14:47:00Z"/>
          <w:rFonts w:ascii="Times New Roman" w:hAnsi="Times New Roman" w:cs="Times New Roman"/>
          <w:sz w:val="26"/>
          <w:szCs w:val="26"/>
          <w:rPrChange w:id="1321" w:author="Bùi Anh Quốc" w:date="2025-08-02T15:45:00Z">
            <w:rPr>
              <w:ins w:id="1322" w:author="Bùi Anh Quốc" w:date="2025-08-02T14:47:00Z"/>
            </w:rPr>
          </w:rPrChange>
        </w:rPr>
      </w:pPr>
      <w:ins w:id="1323" w:author="Bùi Anh Quốc" w:date="2025-08-02T14:47:00Z">
        <w:r w:rsidRPr="006D4348">
          <w:rPr>
            <w:rFonts w:ascii="Times New Roman" w:hAnsi="Times New Roman" w:cs="Times New Roman"/>
            <w:sz w:val="26"/>
            <w:szCs w:val="26"/>
            <w:rPrChange w:id="1324" w:author="Bùi Anh Quốc" w:date="2025-08-02T15:45:00Z">
              <w:rPr/>
            </w:rPrChange>
          </w:rPr>
          <w:t>Hệ thống ERP / Planning tool</w:t>
        </w:r>
      </w:ins>
    </w:p>
    <w:p w14:paraId="7DA09609" w14:textId="77777777" w:rsidR="00DC1634" w:rsidRPr="006D4348" w:rsidRDefault="00DC1634" w:rsidP="00DC1634">
      <w:pPr>
        <w:ind w:left="720"/>
        <w:rPr>
          <w:ins w:id="1325" w:author="Bùi Anh Quốc" w:date="2025-08-02T14:47:00Z"/>
          <w:rFonts w:ascii="Times New Roman" w:hAnsi="Times New Roman" w:cs="Times New Roman"/>
          <w:sz w:val="26"/>
          <w:szCs w:val="26"/>
          <w:rPrChange w:id="1326" w:author="Bùi Anh Quốc" w:date="2025-08-02T15:45:00Z">
            <w:rPr>
              <w:ins w:id="1327" w:author="Bùi Anh Quốc" w:date="2025-08-02T14:47:00Z"/>
            </w:rPr>
          </w:rPrChange>
        </w:rPr>
      </w:pPr>
      <w:ins w:id="1328" w:author="Bùi Anh Quốc" w:date="2025-08-02T14:47:00Z">
        <w:r w:rsidRPr="006D4348">
          <w:rPr>
            <w:rFonts w:ascii="Times New Roman" w:hAnsi="Times New Roman" w:cs="Times New Roman"/>
            <w:sz w:val="26"/>
            <w:szCs w:val="26"/>
            <w:rPrChange w:id="1329" w:author="Bùi Anh Quốc" w:date="2025-08-02T15:45:00Z">
              <w:rPr/>
            </w:rPrChange>
          </w:rPr>
          <w:t>B8 - Theo dõi &amp; điều chỉnh định kỳ</w:t>
        </w:r>
      </w:ins>
    </w:p>
    <w:p w14:paraId="14A8CEEF" w14:textId="77777777" w:rsidR="00DC1634" w:rsidRPr="006D4348" w:rsidRDefault="00DC1634" w:rsidP="00DC1634">
      <w:pPr>
        <w:pStyle w:val="ListParagraph"/>
        <w:numPr>
          <w:ilvl w:val="0"/>
          <w:numId w:val="98"/>
        </w:numPr>
        <w:rPr>
          <w:ins w:id="1330" w:author="Bùi Anh Quốc" w:date="2025-08-02T14:47:00Z"/>
          <w:rFonts w:ascii="Times New Roman" w:hAnsi="Times New Roman" w:cs="Times New Roman"/>
          <w:sz w:val="26"/>
          <w:szCs w:val="26"/>
          <w:rPrChange w:id="1331" w:author="Bùi Anh Quốc" w:date="2025-08-02T15:45:00Z">
            <w:rPr>
              <w:ins w:id="1332" w:author="Bùi Anh Quốc" w:date="2025-08-02T14:47:00Z"/>
            </w:rPr>
          </w:rPrChange>
        </w:rPr>
      </w:pPr>
      <w:ins w:id="1333" w:author="Bùi Anh Quốc" w:date="2025-08-02T14:47:00Z">
        <w:r w:rsidRPr="006D4348">
          <w:rPr>
            <w:rFonts w:ascii="Times New Roman" w:hAnsi="Times New Roman" w:cs="Times New Roman"/>
            <w:sz w:val="26"/>
            <w:szCs w:val="26"/>
            <w:rPrChange w:id="1334" w:author="Bùi Anh Quốc" w:date="2025-08-02T15:45:00Z">
              <w:rPr/>
            </w:rPrChange>
          </w:rPr>
          <w:t>Hàng tuần: so sánh KPI thực tế vs kế hoạch</w:t>
        </w:r>
      </w:ins>
    </w:p>
    <w:p w14:paraId="2B175D73" w14:textId="77777777" w:rsidR="00DC1634" w:rsidRPr="006D4348" w:rsidRDefault="00DC1634" w:rsidP="00DC1634">
      <w:pPr>
        <w:rPr>
          <w:ins w:id="1335" w:author="Bùi Anh Quốc" w:date="2025-08-02T14:47:00Z"/>
          <w:rFonts w:ascii="Times New Roman" w:hAnsi="Times New Roman" w:cs="Times New Roman"/>
          <w:sz w:val="26"/>
          <w:szCs w:val="26"/>
          <w:rPrChange w:id="1336" w:author="Bùi Anh Quốc" w:date="2025-08-02T15:45:00Z">
            <w:rPr>
              <w:ins w:id="1337" w:author="Bùi Anh Quốc" w:date="2025-08-02T14:47:00Z"/>
            </w:rPr>
          </w:rPrChange>
        </w:rPr>
      </w:pPr>
    </w:p>
    <w:p w14:paraId="3A68C837" w14:textId="1F82B7D2" w:rsidR="00DC1634" w:rsidRPr="006D4348" w:rsidRDefault="00DC1634" w:rsidP="00DC1634">
      <w:pPr>
        <w:pStyle w:val="Heading4"/>
        <w:rPr>
          <w:ins w:id="1338" w:author="Bùi Anh Quốc" w:date="2025-08-02T14:47:00Z"/>
          <w:rFonts w:ascii="Times New Roman" w:hAnsi="Times New Roman" w:cs="Times New Roman"/>
          <w:b/>
          <w:bCs/>
          <w:i w:val="0"/>
          <w:iCs w:val="0"/>
          <w:color w:val="auto"/>
          <w:sz w:val="26"/>
          <w:szCs w:val="26"/>
          <w:rPrChange w:id="1339" w:author="Bùi Anh Quốc" w:date="2025-08-02T15:45:00Z">
            <w:rPr>
              <w:ins w:id="1340" w:author="Bùi Anh Quốc" w:date="2025-08-02T14:47:00Z"/>
            </w:rPr>
          </w:rPrChange>
        </w:rPr>
      </w:pPr>
      <w:ins w:id="1341" w:author="Bùi Anh Quốc" w:date="2025-08-02T14:47:00Z">
        <w:r w:rsidRPr="006D4348">
          <w:rPr>
            <w:rFonts w:ascii="Times New Roman" w:hAnsi="Times New Roman" w:cs="Times New Roman"/>
            <w:b/>
            <w:bCs/>
            <w:i w:val="0"/>
            <w:iCs w:val="0"/>
            <w:color w:val="auto"/>
            <w:sz w:val="26"/>
            <w:szCs w:val="26"/>
            <w:rPrChange w:id="1342" w:author="Bùi Anh Quốc" w:date="2025-08-02T15:45:00Z">
              <w:rPr/>
            </w:rPrChange>
          </w:rPr>
          <w:t>3.</w:t>
        </w:r>
      </w:ins>
      <w:ins w:id="1343" w:author="Bùi Anh Quốc" w:date="2025-08-02T14:50:00Z">
        <w:r w:rsidRPr="006D4348">
          <w:rPr>
            <w:rFonts w:ascii="Times New Roman" w:hAnsi="Times New Roman" w:cs="Times New Roman"/>
            <w:b/>
            <w:bCs/>
            <w:i w:val="0"/>
            <w:iCs w:val="0"/>
            <w:color w:val="auto"/>
            <w:sz w:val="26"/>
            <w:szCs w:val="26"/>
            <w:rPrChange w:id="1344" w:author="Bùi Anh Quốc" w:date="2025-08-02T15:45:00Z">
              <w:rPr>
                <w:rFonts w:ascii="Times New Roman" w:hAnsi="Times New Roman" w:cs="Times New Roman"/>
                <w:i w:val="0"/>
                <w:iCs w:val="0"/>
                <w:color w:val="auto"/>
                <w:sz w:val="26"/>
                <w:szCs w:val="26"/>
              </w:rPr>
            </w:rPrChange>
          </w:rPr>
          <w:t>4</w:t>
        </w:r>
      </w:ins>
      <w:ins w:id="1345" w:author="Bùi Anh Quốc" w:date="2025-08-02T14:47:00Z">
        <w:r w:rsidRPr="006D4348">
          <w:rPr>
            <w:rFonts w:ascii="Times New Roman" w:hAnsi="Times New Roman" w:cs="Times New Roman"/>
            <w:b/>
            <w:bCs/>
            <w:i w:val="0"/>
            <w:iCs w:val="0"/>
            <w:color w:val="auto"/>
            <w:sz w:val="26"/>
            <w:szCs w:val="26"/>
            <w:rPrChange w:id="1346" w:author="Bùi Anh Quốc" w:date="2025-08-02T15:45:00Z">
              <w:rPr/>
            </w:rPrChange>
          </w:rPr>
          <w:t>.1.3 Đầu vào / Đầu ra</w:t>
        </w:r>
      </w:ins>
    </w:p>
    <w:p w14:paraId="60D5ABBD" w14:textId="77777777" w:rsidR="00DC1634" w:rsidRPr="006D4348" w:rsidRDefault="00DC1634" w:rsidP="00DC1634">
      <w:pPr>
        <w:pStyle w:val="ListParagraph"/>
        <w:numPr>
          <w:ilvl w:val="0"/>
          <w:numId w:val="98"/>
        </w:numPr>
        <w:ind w:left="1080"/>
        <w:rPr>
          <w:ins w:id="1347" w:author="Bùi Anh Quốc" w:date="2025-08-02T14:47:00Z"/>
          <w:rFonts w:ascii="Times New Roman" w:hAnsi="Times New Roman" w:cs="Times New Roman"/>
          <w:sz w:val="26"/>
          <w:szCs w:val="26"/>
          <w:rPrChange w:id="1348" w:author="Bùi Anh Quốc" w:date="2025-08-02T15:45:00Z">
            <w:rPr>
              <w:ins w:id="1349" w:author="Bùi Anh Quốc" w:date="2025-08-02T14:47:00Z"/>
            </w:rPr>
          </w:rPrChange>
        </w:rPr>
      </w:pPr>
      <w:ins w:id="1350" w:author="Bùi Anh Quốc" w:date="2025-08-02T14:47:00Z">
        <w:r w:rsidRPr="006D4348">
          <w:rPr>
            <w:rFonts w:ascii="Times New Roman" w:hAnsi="Times New Roman" w:cs="Times New Roman"/>
            <w:b/>
            <w:bCs/>
            <w:sz w:val="26"/>
            <w:szCs w:val="26"/>
            <w:rPrChange w:id="1351" w:author="Bùi Anh Quốc" w:date="2025-08-02T15:45:00Z">
              <w:rPr>
                <w:b/>
                <w:bCs/>
              </w:rPr>
            </w:rPrChange>
          </w:rPr>
          <w:t>Đầu vào:</w:t>
        </w:r>
      </w:ins>
    </w:p>
    <w:p w14:paraId="002A4FA0" w14:textId="77777777" w:rsidR="00DC1634" w:rsidRPr="006D4348" w:rsidRDefault="00DC1634" w:rsidP="00DC1634">
      <w:pPr>
        <w:pStyle w:val="ListParagraph"/>
        <w:numPr>
          <w:ilvl w:val="1"/>
          <w:numId w:val="98"/>
        </w:numPr>
        <w:ind w:left="1800"/>
        <w:rPr>
          <w:ins w:id="1352" w:author="Bùi Anh Quốc" w:date="2025-08-02T14:47:00Z"/>
          <w:rFonts w:ascii="Times New Roman" w:hAnsi="Times New Roman" w:cs="Times New Roman"/>
          <w:sz w:val="26"/>
          <w:szCs w:val="26"/>
          <w:rPrChange w:id="1353" w:author="Bùi Anh Quốc" w:date="2025-08-02T15:45:00Z">
            <w:rPr>
              <w:ins w:id="1354" w:author="Bùi Anh Quốc" w:date="2025-08-02T14:47:00Z"/>
            </w:rPr>
          </w:rPrChange>
        </w:rPr>
      </w:pPr>
      <w:ins w:id="1355" w:author="Bùi Anh Quốc" w:date="2025-08-02T14:47:00Z">
        <w:r w:rsidRPr="006D4348">
          <w:rPr>
            <w:rFonts w:ascii="Times New Roman" w:hAnsi="Times New Roman" w:cs="Times New Roman"/>
            <w:sz w:val="26"/>
            <w:szCs w:val="26"/>
            <w:rPrChange w:id="1356" w:author="Bùi Anh Quốc" w:date="2025-08-02T15:45:00Z">
              <w:rPr/>
            </w:rPrChange>
          </w:rPr>
          <w:t>Dữ liệu lịch sử bán hàng</w:t>
        </w:r>
      </w:ins>
    </w:p>
    <w:p w14:paraId="723D580E" w14:textId="77777777" w:rsidR="00DC1634" w:rsidRPr="006D4348" w:rsidRDefault="00DC1634" w:rsidP="00DC1634">
      <w:pPr>
        <w:pStyle w:val="ListParagraph"/>
        <w:numPr>
          <w:ilvl w:val="1"/>
          <w:numId w:val="98"/>
        </w:numPr>
        <w:ind w:left="1800"/>
        <w:rPr>
          <w:ins w:id="1357" w:author="Bùi Anh Quốc" w:date="2025-08-02T14:47:00Z"/>
          <w:rFonts w:ascii="Times New Roman" w:hAnsi="Times New Roman" w:cs="Times New Roman"/>
          <w:sz w:val="26"/>
          <w:szCs w:val="26"/>
          <w:rPrChange w:id="1358" w:author="Bùi Anh Quốc" w:date="2025-08-02T15:45:00Z">
            <w:rPr>
              <w:ins w:id="1359" w:author="Bùi Anh Quốc" w:date="2025-08-02T14:47:00Z"/>
            </w:rPr>
          </w:rPrChange>
        </w:rPr>
      </w:pPr>
      <w:ins w:id="1360" w:author="Bùi Anh Quốc" w:date="2025-08-02T14:47:00Z">
        <w:r w:rsidRPr="006D4348">
          <w:rPr>
            <w:rFonts w:ascii="Times New Roman" w:hAnsi="Times New Roman" w:cs="Times New Roman"/>
            <w:sz w:val="26"/>
            <w:szCs w:val="26"/>
            <w:rPrChange w:id="1361" w:author="Bùi Anh Quốc" w:date="2025-08-02T15:45:00Z">
              <w:rPr/>
            </w:rPrChange>
          </w:rPr>
          <w:t>Xu hướng thị trường, mùa vụ</w:t>
        </w:r>
      </w:ins>
    </w:p>
    <w:p w14:paraId="3668145D" w14:textId="77777777" w:rsidR="00DC1634" w:rsidRPr="006D4348" w:rsidRDefault="00DC1634" w:rsidP="00DC1634">
      <w:pPr>
        <w:pStyle w:val="ListParagraph"/>
        <w:numPr>
          <w:ilvl w:val="1"/>
          <w:numId w:val="98"/>
        </w:numPr>
        <w:ind w:left="1800"/>
        <w:rPr>
          <w:ins w:id="1362" w:author="Bùi Anh Quốc" w:date="2025-08-02T14:47:00Z"/>
          <w:rFonts w:ascii="Times New Roman" w:hAnsi="Times New Roman" w:cs="Times New Roman"/>
          <w:sz w:val="26"/>
          <w:szCs w:val="26"/>
          <w:rPrChange w:id="1363" w:author="Bùi Anh Quốc" w:date="2025-08-02T15:45:00Z">
            <w:rPr>
              <w:ins w:id="1364" w:author="Bùi Anh Quốc" w:date="2025-08-02T14:47:00Z"/>
            </w:rPr>
          </w:rPrChange>
        </w:rPr>
      </w:pPr>
      <w:ins w:id="1365" w:author="Bùi Anh Quốc" w:date="2025-08-02T14:47:00Z">
        <w:r w:rsidRPr="006D4348">
          <w:rPr>
            <w:rFonts w:ascii="Times New Roman" w:hAnsi="Times New Roman" w:cs="Times New Roman"/>
            <w:sz w:val="26"/>
            <w:szCs w:val="26"/>
            <w:rPrChange w:id="1366" w:author="Bùi Anh Quốc" w:date="2025-08-02T15:45:00Z">
              <w:rPr/>
            </w:rPrChange>
          </w:rPr>
          <w:t>Dữ báo từ phòng Marketing, Category</w:t>
        </w:r>
      </w:ins>
    </w:p>
    <w:p w14:paraId="51E1FEA3" w14:textId="77777777" w:rsidR="00DC1634" w:rsidRPr="006D4348" w:rsidRDefault="00DC1634" w:rsidP="00DC1634">
      <w:pPr>
        <w:pStyle w:val="ListParagraph"/>
        <w:numPr>
          <w:ilvl w:val="1"/>
          <w:numId w:val="98"/>
        </w:numPr>
        <w:ind w:left="1800"/>
        <w:rPr>
          <w:ins w:id="1367" w:author="Bùi Anh Quốc" w:date="2025-08-02T14:47:00Z"/>
          <w:rFonts w:ascii="Times New Roman" w:hAnsi="Times New Roman" w:cs="Times New Roman"/>
          <w:sz w:val="26"/>
          <w:szCs w:val="26"/>
          <w:rPrChange w:id="1368" w:author="Bùi Anh Quốc" w:date="2025-08-02T15:45:00Z">
            <w:rPr>
              <w:ins w:id="1369" w:author="Bùi Anh Quốc" w:date="2025-08-02T14:47:00Z"/>
            </w:rPr>
          </w:rPrChange>
        </w:rPr>
      </w:pPr>
      <w:ins w:id="1370" w:author="Bùi Anh Quốc" w:date="2025-08-02T14:47:00Z">
        <w:r w:rsidRPr="006D4348">
          <w:rPr>
            <w:rFonts w:ascii="Times New Roman" w:hAnsi="Times New Roman" w:cs="Times New Roman"/>
            <w:sz w:val="26"/>
            <w:szCs w:val="26"/>
            <w:rPrChange w:id="1371" w:author="Bùi Anh Quốc" w:date="2025-08-02T15:45:00Z">
              <w:rPr/>
            </w:rPrChange>
          </w:rPr>
          <w:lastRenderedPageBreak/>
          <w:t>Hàng tồn kho &amp; khả năng cung ứng của nhà cung cấp</w:t>
        </w:r>
      </w:ins>
    </w:p>
    <w:p w14:paraId="65F29EA9" w14:textId="77777777" w:rsidR="00DC1634" w:rsidRPr="006D4348" w:rsidRDefault="00DC1634" w:rsidP="00DC1634">
      <w:pPr>
        <w:pStyle w:val="ListParagraph"/>
        <w:numPr>
          <w:ilvl w:val="0"/>
          <w:numId w:val="98"/>
        </w:numPr>
        <w:ind w:left="1080"/>
        <w:rPr>
          <w:ins w:id="1372" w:author="Bùi Anh Quốc" w:date="2025-08-02T14:47:00Z"/>
          <w:rFonts w:ascii="Times New Roman" w:hAnsi="Times New Roman" w:cs="Times New Roman"/>
          <w:sz w:val="26"/>
          <w:szCs w:val="26"/>
          <w:rPrChange w:id="1373" w:author="Bùi Anh Quốc" w:date="2025-08-02T15:45:00Z">
            <w:rPr>
              <w:ins w:id="1374" w:author="Bùi Anh Quốc" w:date="2025-08-02T14:47:00Z"/>
            </w:rPr>
          </w:rPrChange>
        </w:rPr>
      </w:pPr>
      <w:ins w:id="1375" w:author="Bùi Anh Quốc" w:date="2025-08-02T14:47:00Z">
        <w:r w:rsidRPr="006D4348">
          <w:rPr>
            <w:rFonts w:ascii="Times New Roman" w:hAnsi="Times New Roman" w:cs="Times New Roman"/>
            <w:b/>
            <w:bCs/>
            <w:sz w:val="26"/>
            <w:szCs w:val="26"/>
            <w:rPrChange w:id="1376" w:author="Bùi Anh Quốc" w:date="2025-08-02T15:45:00Z">
              <w:rPr>
                <w:b/>
                <w:bCs/>
              </w:rPr>
            </w:rPrChange>
          </w:rPr>
          <w:t>Đầu ra:</w:t>
        </w:r>
      </w:ins>
    </w:p>
    <w:p w14:paraId="27BDA55E" w14:textId="77777777" w:rsidR="00DC1634" w:rsidRPr="006D4348" w:rsidRDefault="00DC1634" w:rsidP="00DC1634">
      <w:pPr>
        <w:pStyle w:val="ListParagraph"/>
        <w:numPr>
          <w:ilvl w:val="1"/>
          <w:numId w:val="98"/>
        </w:numPr>
        <w:ind w:left="1800"/>
        <w:rPr>
          <w:ins w:id="1377" w:author="Bùi Anh Quốc" w:date="2025-08-02T14:47:00Z"/>
          <w:rFonts w:ascii="Times New Roman" w:hAnsi="Times New Roman" w:cs="Times New Roman"/>
          <w:sz w:val="26"/>
          <w:szCs w:val="26"/>
          <w:rPrChange w:id="1378" w:author="Bùi Anh Quốc" w:date="2025-08-02T15:45:00Z">
            <w:rPr>
              <w:ins w:id="1379" w:author="Bùi Anh Quốc" w:date="2025-08-02T14:47:00Z"/>
            </w:rPr>
          </w:rPrChange>
        </w:rPr>
      </w:pPr>
      <w:ins w:id="1380" w:author="Bùi Anh Quốc" w:date="2025-08-02T14:47:00Z">
        <w:r w:rsidRPr="006D4348">
          <w:rPr>
            <w:rFonts w:ascii="Times New Roman" w:hAnsi="Times New Roman" w:cs="Times New Roman"/>
            <w:sz w:val="26"/>
            <w:szCs w:val="26"/>
            <w:rPrChange w:id="1381" w:author="Bùi Anh Quốc" w:date="2025-08-02T15:45:00Z">
              <w:rPr/>
            </w:rPrChange>
          </w:rPr>
          <w:t>Kế hoạch doanh thu và sản lượng theo danh mục sản phẩm / khu vực / kênh bán</w:t>
        </w:r>
      </w:ins>
    </w:p>
    <w:p w14:paraId="317DD72C" w14:textId="77777777" w:rsidR="00DC1634" w:rsidRPr="006D4348" w:rsidRDefault="00DC1634" w:rsidP="00DC1634">
      <w:pPr>
        <w:pStyle w:val="ListParagraph"/>
        <w:numPr>
          <w:ilvl w:val="1"/>
          <w:numId w:val="98"/>
        </w:numPr>
        <w:ind w:left="1800"/>
        <w:rPr>
          <w:ins w:id="1382" w:author="Bùi Anh Quốc" w:date="2025-08-02T14:47:00Z"/>
          <w:rFonts w:ascii="Times New Roman" w:hAnsi="Times New Roman" w:cs="Times New Roman"/>
          <w:sz w:val="26"/>
          <w:szCs w:val="26"/>
          <w:rPrChange w:id="1383" w:author="Bùi Anh Quốc" w:date="2025-08-02T15:45:00Z">
            <w:rPr>
              <w:ins w:id="1384" w:author="Bùi Anh Quốc" w:date="2025-08-02T14:47:00Z"/>
            </w:rPr>
          </w:rPrChange>
        </w:rPr>
      </w:pPr>
      <w:ins w:id="1385" w:author="Bùi Anh Quốc" w:date="2025-08-02T14:47:00Z">
        <w:r w:rsidRPr="006D4348">
          <w:rPr>
            <w:rFonts w:ascii="Times New Roman" w:hAnsi="Times New Roman" w:cs="Times New Roman"/>
            <w:sz w:val="26"/>
            <w:szCs w:val="26"/>
            <w:rPrChange w:id="1386" w:author="Bùi Anh Quốc" w:date="2025-08-02T15:45:00Z">
              <w:rPr/>
            </w:rPrChange>
          </w:rPr>
          <w:t>Kế hoạch mua hàng &amp; tồn kho mục tiêu</w:t>
        </w:r>
      </w:ins>
    </w:p>
    <w:p w14:paraId="43B48C86" w14:textId="77777777" w:rsidR="00DC1634" w:rsidRPr="006D4348" w:rsidRDefault="00DC1634" w:rsidP="00DC1634">
      <w:pPr>
        <w:pStyle w:val="ListParagraph"/>
        <w:numPr>
          <w:ilvl w:val="1"/>
          <w:numId w:val="98"/>
        </w:numPr>
        <w:ind w:left="1800"/>
        <w:rPr>
          <w:ins w:id="1387" w:author="Bùi Anh Quốc" w:date="2025-08-02T14:47:00Z"/>
          <w:rFonts w:ascii="Times New Roman" w:hAnsi="Times New Roman" w:cs="Times New Roman"/>
          <w:sz w:val="26"/>
          <w:szCs w:val="26"/>
          <w:rPrChange w:id="1388" w:author="Bùi Anh Quốc" w:date="2025-08-02T15:45:00Z">
            <w:rPr>
              <w:ins w:id="1389" w:author="Bùi Anh Quốc" w:date="2025-08-02T14:47:00Z"/>
            </w:rPr>
          </w:rPrChange>
        </w:rPr>
      </w:pPr>
      <w:ins w:id="1390" w:author="Bùi Anh Quốc" w:date="2025-08-02T14:47:00Z">
        <w:r w:rsidRPr="006D4348">
          <w:rPr>
            <w:rFonts w:ascii="Times New Roman" w:hAnsi="Times New Roman" w:cs="Times New Roman"/>
            <w:sz w:val="26"/>
            <w:szCs w:val="26"/>
            <w:rPrChange w:id="1391" w:author="Bùi Anh Quốc" w:date="2025-08-02T15:45:00Z">
              <w:rPr/>
            </w:rPrChange>
          </w:rPr>
          <w:t>Lịch triển khai khuyến mãi, chiến dịch</w:t>
        </w:r>
      </w:ins>
    </w:p>
    <w:p w14:paraId="007FCCD8" w14:textId="0FB1F431" w:rsidR="00DC1634" w:rsidRDefault="00DC1634" w:rsidP="00DC1634">
      <w:pPr>
        <w:pStyle w:val="Heading4"/>
        <w:rPr>
          <w:ins w:id="1392" w:author="Bùi Anh Quốc" w:date="2025-08-02T20:39:00Z"/>
          <w:rFonts w:ascii="Times New Roman" w:hAnsi="Times New Roman" w:cs="Times New Roman"/>
          <w:b/>
          <w:bCs/>
          <w:i w:val="0"/>
          <w:iCs w:val="0"/>
          <w:color w:val="auto"/>
          <w:sz w:val="26"/>
          <w:szCs w:val="26"/>
        </w:rPr>
      </w:pPr>
      <w:ins w:id="1393" w:author="Bùi Anh Quốc" w:date="2025-08-02T14:47:00Z">
        <w:r w:rsidRPr="006D4348">
          <w:rPr>
            <w:rFonts w:ascii="Times New Roman" w:hAnsi="Times New Roman" w:cs="Times New Roman"/>
            <w:b/>
            <w:bCs/>
            <w:i w:val="0"/>
            <w:iCs w:val="0"/>
            <w:color w:val="auto"/>
            <w:sz w:val="26"/>
            <w:szCs w:val="26"/>
            <w:rPrChange w:id="1394" w:author="Bùi Anh Quốc" w:date="2025-08-02T15:45:00Z">
              <w:rPr/>
            </w:rPrChange>
          </w:rPr>
          <w:t>3.</w:t>
        </w:r>
      </w:ins>
      <w:ins w:id="1395" w:author="Bùi Anh Quốc" w:date="2025-08-02T14:50:00Z">
        <w:r w:rsidRPr="006D4348">
          <w:rPr>
            <w:rFonts w:ascii="Times New Roman" w:hAnsi="Times New Roman" w:cs="Times New Roman"/>
            <w:b/>
            <w:bCs/>
            <w:i w:val="0"/>
            <w:iCs w:val="0"/>
            <w:color w:val="auto"/>
            <w:sz w:val="26"/>
            <w:szCs w:val="26"/>
            <w:rPrChange w:id="1396" w:author="Bùi Anh Quốc" w:date="2025-08-02T15:45:00Z">
              <w:rPr>
                <w:rFonts w:ascii="Times New Roman" w:hAnsi="Times New Roman" w:cs="Times New Roman"/>
                <w:i w:val="0"/>
                <w:iCs w:val="0"/>
                <w:color w:val="auto"/>
                <w:sz w:val="26"/>
                <w:szCs w:val="26"/>
              </w:rPr>
            </w:rPrChange>
          </w:rPr>
          <w:t>4</w:t>
        </w:r>
      </w:ins>
      <w:ins w:id="1397" w:author="Bùi Anh Quốc" w:date="2025-08-02T14:47:00Z">
        <w:r w:rsidRPr="006D4348">
          <w:rPr>
            <w:rFonts w:ascii="Times New Roman" w:hAnsi="Times New Roman" w:cs="Times New Roman"/>
            <w:b/>
            <w:bCs/>
            <w:i w:val="0"/>
            <w:iCs w:val="0"/>
            <w:color w:val="auto"/>
            <w:sz w:val="26"/>
            <w:szCs w:val="26"/>
            <w:rPrChange w:id="1398" w:author="Bùi Anh Quốc" w:date="2025-08-02T15:45:00Z">
              <w:rPr/>
            </w:rPrChange>
          </w:rPr>
          <w:t>.1.4 Lược đồ quy trình BPM</w:t>
        </w:r>
        <w:r w:rsidRPr="006D4348">
          <w:rPr>
            <w:rFonts w:ascii="Times New Roman" w:hAnsi="Times New Roman" w:cs="Times New Roman"/>
            <w:i w:val="0"/>
            <w:iCs w:val="0"/>
            <w:noProof/>
            <w:color w:val="auto"/>
            <w:sz w:val="26"/>
            <w:szCs w:val="26"/>
            <w:rPrChange w:id="1399" w:author="Bùi Anh Quốc" w:date="2025-08-02T15:45:00Z">
              <w:rPr>
                <w:noProof/>
              </w:rPr>
            </w:rPrChange>
          </w:rPr>
          <w:drawing>
            <wp:inline distT="0" distB="0" distL="0" distR="0" wp14:anchorId="75857383" wp14:editId="1BAD5FBA">
              <wp:extent cx="5943600" cy="3912870"/>
              <wp:effectExtent l="0" t="0" r="0" b="0"/>
              <wp:docPr id="1597260097" name="Picture 1" descr="A white board with black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60097" name="Picture 1" descr="A white board with black lines and dots&#10;&#10;AI-generated content may be incorrect."/>
                      <pic:cNvPicPr/>
                    </pic:nvPicPr>
                    <pic:blipFill>
                      <a:blip r:embed="rId24"/>
                      <a:stretch>
                        <a:fillRect/>
                      </a:stretch>
                    </pic:blipFill>
                    <pic:spPr>
                      <a:xfrm>
                        <a:off x="0" y="0"/>
                        <a:ext cx="5943600" cy="3912870"/>
                      </a:xfrm>
                      <a:prstGeom prst="rect">
                        <a:avLst/>
                      </a:prstGeom>
                    </pic:spPr>
                  </pic:pic>
                </a:graphicData>
              </a:graphic>
            </wp:inline>
          </w:drawing>
        </w:r>
      </w:ins>
    </w:p>
    <w:p w14:paraId="38F1B559" w14:textId="591FD5BE" w:rsidR="004645E8" w:rsidRPr="004645E8" w:rsidRDefault="004645E8">
      <w:pPr>
        <w:jc w:val="center"/>
        <w:rPr>
          <w:ins w:id="1400" w:author="Bùi Anh Quốc" w:date="2025-08-02T14:47:00Z"/>
          <w:rFonts w:ascii="Times New Roman" w:hAnsi="Times New Roman" w:cs="Times New Roman"/>
          <w:rPrChange w:id="1401" w:author="Bùi Anh Quốc" w:date="2025-08-02T20:40:00Z">
            <w:rPr>
              <w:ins w:id="1402" w:author="Bùi Anh Quốc" w:date="2025-08-02T14:47:00Z"/>
            </w:rPr>
          </w:rPrChange>
        </w:rPr>
        <w:pPrChange w:id="1403" w:author="Bùi Anh Quốc" w:date="2025-08-02T20:40:00Z">
          <w:pPr>
            <w:pStyle w:val="Heading4"/>
          </w:pPr>
        </w:pPrChange>
      </w:pPr>
      <w:ins w:id="1404" w:author="Bùi Anh Quốc" w:date="2025-08-02T20:39:00Z">
        <w:r w:rsidRPr="004645E8">
          <w:rPr>
            <w:rFonts w:ascii="Times New Roman" w:hAnsi="Times New Roman" w:cs="Times New Roman"/>
            <w:rPrChange w:id="1405" w:author="Bùi Anh Quốc" w:date="2025-08-02T20:40:00Z">
              <w:rPr>
                <w:i w:val="0"/>
                <w:iCs w:val="0"/>
              </w:rPr>
            </w:rPrChange>
          </w:rPr>
          <w:t>Hình 3.8 Mô hình BPMN K</w:t>
        </w:r>
      </w:ins>
      <w:ins w:id="1406" w:author="Bùi Anh Quốc" w:date="2025-08-02T20:40:00Z">
        <w:r w:rsidRPr="004645E8">
          <w:rPr>
            <w:rFonts w:ascii="Times New Roman" w:hAnsi="Times New Roman" w:cs="Times New Roman"/>
            <w:rPrChange w:id="1407" w:author="Bùi Anh Quốc" w:date="2025-08-02T20:40:00Z">
              <w:rPr>
                <w:i w:val="0"/>
                <w:iCs w:val="0"/>
              </w:rPr>
            </w:rPrChange>
          </w:rPr>
          <w:t>ế hoạch bán hàng</w:t>
        </w:r>
      </w:ins>
    </w:p>
    <w:p w14:paraId="41E23DFB" w14:textId="3D62BF8B" w:rsidR="00DC1634" w:rsidRPr="006D4348" w:rsidRDefault="00DC1634" w:rsidP="00DC1634">
      <w:pPr>
        <w:pStyle w:val="Heading3"/>
        <w:rPr>
          <w:ins w:id="1408" w:author="Bùi Anh Quốc" w:date="2025-08-02T14:47:00Z"/>
          <w:rFonts w:ascii="Times New Roman" w:hAnsi="Times New Roman" w:cs="Times New Roman"/>
          <w:b/>
          <w:bCs/>
          <w:color w:val="auto"/>
          <w:sz w:val="26"/>
          <w:szCs w:val="26"/>
          <w:rPrChange w:id="1409" w:author="Bùi Anh Quốc" w:date="2025-08-02T15:45:00Z">
            <w:rPr>
              <w:ins w:id="1410" w:author="Bùi Anh Quốc" w:date="2025-08-02T14:47:00Z"/>
            </w:rPr>
          </w:rPrChange>
        </w:rPr>
      </w:pPr>
      <w:bookmarkStart w:id="1411" w:name="_Toc205108419"/>
      <w:ins w:id="1412" w:author="Bùi Anh Quốc" w:date="2025-08-02T14:47:00Z">
        <w:r w:rsidRPr="006D4348">
          <w:rPr>
            <w:rFonts w:ascii="Times New Roman" w:hAnsi="Times New Roman" w:cs="Times New Roman"/>
            <w:b/>
            <w:bCs/>
            <w:color w:val="auto"/>
            <w:sz w:val="26"/>
            <w:szCs w:val="26"/>
            <w:rPrChange w:id="1413" w:author="Bùi Anh Quốc" w:date="2025-08-02T15:45:00Z">
              <w:rPr/>
            </w:rPrChange>
          </w:rPr>
          <w:t>3.</w:t>
        </w:r>
      </w:ins>
      <w:ins w:id="1414" w:author="Bùi Anh Quốc" w:date="2025-08-02T14:51:00Z">
        <w:r w:rsidRPr="006D4348">
          <w:rPr>
            <w:rFonts w:ascii="Times New Roman" w:hAnsi="Times New Roman" w:cs="Times New Roman"/>
            <w:b/>
            <w:bCs/>
            <w:color w:val="auto"/>
            <w:sz w:val="26"/>
            <w:szCs w:val="26"/>
          </w:rPr>
          <w:t>4</w:t>
        </w:r>
      </w:ins>
      <w:ins w:id="1415" w:author="Bùi Anh Quốc" w:date="2025-08-02T14:47:00Z">
        <w:r w:rsidRPr="006D4348">
          <w:rPr>
            <w:rFonts w:ascii="Times New Roman" w:hAnsi="Times New Roman" w:cs="Times New Roman"/>
            <w:b/>
            <w:bCs/>
            <w:color w:val="auto"/>
            <w:sz w:val="26"/>
            <w:szCs w:val="26"/>
            <w:rPrChange w:id="1416" w:author="Bùi Anh Quốc" w:date="2025-08-02T15:45:00Z">
              <w:rPr/>
            </w:rPrChange>
          </w:rPr>
          <w:t>.2 Phương pháp Thực hiện</w:t>
        </w:r>
        <w:bookmarkEnd w:id="1411"/>
      </w:ins>
    </w:p>
    <w:p w14:paraId="1F7092EA" w14:textId="10B4E1EB" w:rsidR="00DC1634" w:rsidRPr="006D4348" w:rsidRDefault="00DC1634" w:rsidP="00DC1634">
      <w:pPr>
        <w:pStyle w:val="Heading4"/>
        <w:rPr>
          <w:ins w:id="1417" w:author="Bùi Anh Quốc" w:date="2025-08-02T14:47:00Z"/>
          <w:rFonts w:ascii="Times New Roman" w:hAnsi="Times New Roman" w:cs="Times New Roman"/>
          <w:b/>
          <w:bCs/>
          <w:i w:val="0"/>
          <w:iCs w:val="0"/>
          <w:color w:val="auto"/>
          <w:sz w:val="26"/>
          <w:szCs w:val="26"/>
          <w:rPrChange w:id="1418" w:author="Bùi Anh Quốc" w:date="2025-08-02T15:45:00Z">
            <w:rPr>
              <w:ins w:id="1419" w:author="Bùi Anh Quốc" w:date="2025-08-02T14:47:00Z"/>
            </w:rPr>
          </w:rPrChange>
        </w:rPr>
      </w:pPr>
      <w:ins w:id="1420" w:author="Bùi Anh Quốc" w:date="2025-08-02T14:47:00Z">
        <w:r w:rsidRPr="006D4348">
          <w:rPr>
            <w:rFonts w:ascii="Times New Roman" w:hAnsi="Times New Roman" w:cs="Times New Roman"/>
            <w:b/>
            <w:bCs/>
            <w:i w:val="0"/>
            <w:iCs w:val="0"/>
            <w:color w:val="auto"/>
            <w:sz w:val="26"/>
            <w:szCs w:val="26"/>
            <w:rPrChange w:id="1421" w:author="Bùi Anh Quốc" w:date="2025-08-02T15:45:00Z">
              <w:rPr/>
            </w:rPrChange>
          </w:rPr>
          <w:t>3.</w:t>
        </w:r>
      </w:ins>
      <w:ins w:id="1422" w:author="Bùi Anh Quốc" w:date="2025-08-02T14:51:00Z">
        <w:r w:rsidRPr="006D4348">
          <w:rPr>
            <w:rFonts w:ascii="Times New Roman" w:hAnsi="Times New Roman" w:cs="Times New Roman"/>
            <w:b/>
            <w:bCs/>
            <w:i w:val="0"/>
            <w:iCs w:val="0"/>
            <w:color w:val="auto"/>
            <w:sz w:val="26"/>
            <w:szCs w:val="26"/>
          </w:rPr>
          <w:t>4</w:t>
        </w:r>
      </w:ins>
      <w:ins w:id="1423" w:author="Bùi Anh Quốc" w:date="2025-08-02T14:47:00Z">
        <w:r w:rsidRPr="006D4348">
          <w:rPr>
            <w:rFonts w:ascii="Times New Roman" w:hAnsi="Times New Roman" w:cs="Times New Roman"/>
            <w:b/>
            <w:bCs/>
            <w:i w:val="0"/>
            <w:iCs w:val="0"/>
            <w:color w:val="auto"/>
            <w:sz w:val="26"/>
            <w:szCs w:val="26"/>
            <w:rPrChange w:id="1424" w:author="Bùi Anh Quốc" w:date="2025-08-02T15:45:00Z">
              <w:rPr/>
            </w:rPrChange>
          </w:rPr>
          <w:t>.2.1 Thuật ngữ</w:t>
        </w:r>
      </w:ins>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2610"/>
        <w:gridCol w:w="4410"/>
      </w:tblGrid>
      <w:tr w:rsidR="006E7830" w:rsidRPr="006D4348" w14:paraId="2012130C" w14:textId="77777777" w:rsidTr="00097D16">
        <w:trPr>
          <w:tblHeader/>
          <w:tblCellSpacing w:w="15" w:type="dxa"/>
          <w:ins w:id="1425" w:author="Bùi Anh Quốc" w:date="2025-08-02T14:47:00Z"/>
        </w:trPr>
        <w:tc>
          <w:tcPr>
            <w:tcW w:w="2200" w:type="dxa"/>
            <w:vAlign w:val="center"/>
            <w:hideMark/>
          </w:tcPr>
          <w:p w14:paraId="3CC0D9F3" w14:textId="77777777" w:rsidR="00DC1634" w:rsidRPr="006D4348" w:rsidRDefault="00DC1634" w:rsidP="00097D16">
            <w:pPr>
              <w:jc w:val="center"/>
              <w:rPr>
                <w:ins w:id="1426" w:author="Bùi Anh Quốc" w:date="2025-08-02T14:47:00Z"/>
                <w:rFonts w:ascii="Times New Roman" w:hAnsi="Times New Roman" w:cs="Times New Roman"/>
                <w:b/>
                <w:bCs/>
                <w:sz w:val="26"/>
                <w:szCs w:val="26"/>
                <w:rPrChange w:id="1427" w:author="Bùi Anh Quốc" w:date="2025-08-02T15:45:00Z">
                  <w:rPr>
                    <w:ins w:id="1428" w:author="Bùi Anh Quốc" w:date="2025-08-02T14:47:00Z"/>
                    <w:b/>
                    <w:bCs/>
                  </w:rPr>
                </w:rPrChange>
              </w:rPr>
            </w:pPr>
            <w:ins w:id="1429" w:author="Bùi Anh Quốc" w:date="2025-08-02T14:47:00Z">
              <w:r w:rsidRPr="006D4348">
                <w:rPr>
                  <w:rFonts w:ascii="Times New Roman" w:hAnsi="Times New Roman" w:cs="Times New Roman"/>
                  <w:b/>
                  <w:bCs/>
                  <w:sz w:val="26"/>
                  <w:szCs w:val="26"/>
                  <w:rPrChange w:id="1430" w:author="Bùi Anh Quốc" w:date="2025-08-02T15:45:00Z">
                    <w:rPr>
                      <w:b/>
                      <w:bCs/>
                    </w:rPr>
                  </w:rPrChange>
                </w:rPr>
                <w:t>Vai trò</w:t>
              </w:r>
            </w:ins>
          </w:p>
        </w:tc>
        <w:tc>
          <w:tcPr>
            <w:tcW w:w="2580" w:type="dxa"/>
            <w:vAlign w:val="center"/>
            <w:hideMark/>
          </w:tcPr>
          <w:p w14:paraId="4D7608EE" w14:textId="77777777" w:rsidR="00DC1634" w:rsidRPr="006D4348" w:rsidRDefault="00DC1634" w:rsidP="00097D16">
            <w:pPr>
              <w:jc w:val="center"/>
              <w:rPr>
                <w:ins w:id="1431" w:author="Bùi Anh Quốc" w:date="2025-08-02T14:47:00Z"/>
                <w:rFonts w:ascii="Times New Roman" w:hAnsi="Times New Roman" w:cs="Times New Roman"/>
                <w:b/>
                <w:bCs/>
                <w:sz w:val="26"/>
                <w:szCs w:val="26"/>
                <w:rPrChange w:id="1432" w:author="Bùi Anh Quốc" w:date="2025-08-02T15:45:00Z">
                  <w:rPr>
                    <w:ins w:id="1433" w:author="Bùi Anh Quốc" w:date="2025-08-02T14:47:00Z"/>
                    <w:b/>
                    <w:bCs/>
                  </w:rPr>
                </w:rPrChange>
              </w:rPr>
            </w:pPr>
            <w:ins w:id="1434" w:author="Bùi Anh Quốc" w:date="2025-08-02T14:47:00Z">
              <w:r w:rsidRPr="006D4348">
                <w:rPr>
                  <w:rFonts w:ascii="Times New Roman" w:hAnsi="Times New Roman" w:cs="Times New Roman"/>
                  <w:b/>
                  <w:bCs/>
                  <w:sz w:val="26"/>
                  <w:szCs w:val="26"/>
                  <w:rPrChange w:id="1435" w:author="Bùi Anh Quốc" w:date="2025-08-02T15:45:00Z">
                    <w:rPr>
                      <w:b/>
                      <w:bCs/>
                    </w:rPr>
                  </w:rPrChange>
                </w:rPr>
                <w:t>Bộ phận</w:t>
              </w:r>
            </w:ins>
          </w:p>
        </w:tc>
        <w:tc>
          <w:tcPr>
            <w:tcW w:w="4365" w:type="dxa"/>
            <w:vAlign w:val="center"/>
            <w:hideMark/>
          </w:tcPr>
          <w:p w14:paraId="44418181" w14:textId="77777777" w:rsidR="00DC1634" w:rsidRPr="006D4348" w:rsidRDefault="00DC1634" w:rsidP="00097D16">
            <w:pPr>
              <w:jc w:val="center"/>
              <w:rPr>
                <w:ins w:id="1436" w:author="Bùi Anh Quốc" w:date="2025-08-02T14:47:00Z"/>
                <w:rFonts w:ascii="Times New Roman" w:hAnsi="Times New Roman" w:cs="Times New Roman"/>
                <w:b/>
                <w:bCs/>
                <w:sz w:val="26"/>
                <w:szCs w:val="26"/>
                <w:rPrChange w:id="1437" w:author="Bùi Anh Quốc" w:date="2025-08-02T15:45:00Z">
                  <w:rPr>
                    <w:ins w:id="1438" w:author="Bùi Anh Quốc" w:date="2025-08-02T14:47:00Z"/>
                    <w:b/>
                    <w:bCs/>
                  </w:rPr>
                </w:rPrChange>
              </w:rPr>
            </w:pPr>
            <w:ins w:id="1439" w:author="Bùi Anh Quốc" w:date="2025-08-02T14:47:00Z">
              <w:r w:rsidRPr="006D4348">
                <w:rPr>
                  <w:rFonts w:ascii="Times New Roman" w:hAnsi="Times New Roman" w:cs="Times New Roman"/>
                  <w:b/>
                  <w:bCs/>
                  <w:sz w:val="26"/>
                  <w:szCs w:val="26"/>
                  <w:rPrChange w:id="1440" w:author="Bùi Anh Quốc" w:date="2025-08-02T15:45:00Z">
                    <w:rPr>
                      <w:b/>
                      <w:bCs/>
                    </w:rPr>
                  </w:rPrChange>
                </w:rPr>
                <w:t>Vai trò</w:t>
              </w:r>
            </w:ins>
          </w:p>
        </w:tc>
      </w:tr>
      <w:tr w:rsidR="006E7830" w:rsidRPr="006D4348" w14:paraId="4BDA9AAF" w14:textId="77777777" w:rsidTr="00097D16">
        <w:trPr>
          <w:tblCellSpacing w:w="15" w:type="dxa"/>
          <w:ins w:id="1441" w:author="Bùi Anh Quốc" w:date="2025-08-02T14:47:00Z"/>
        </w:trPr>
        <w:tc>
          <w:tcPr>
            <w:tcW w:w="2200" w:type="dxa"/>
            <w:vAlign w:val="center"/>
            <w:hideMark/>
          </w:tcPr>
          <w:p w14:paraId="70717D63" w14:textId="77777777" w:rsidR="00DC1634" w:rsidRPr="006D4348" w:rsidRDefault="00DC1634" w:rsidP="00097D16">
            <w:pPr>
              <w:rPr>
                <w:ins w:id="1442" w:author="Bùi Anh Quốc" w:date="2025-08-02T14:47:00Z"/>
                <w:rFonts w:ascii="Times New Roman" w:hAnsi="Times New Roman" w:cs="Times New Roman"/>
                <w:sz w:val="26"/>
                <w:szCs w:val="26"/>
                <w:rPrChange w:id="1443" w:author="Bùi Anh Quốc" w:date="2025-08-02T15:45:00Z">
                  <w:rPr>
                    <w:ins w:id="1444" w:author="Bùi Anh Quốc" w:date="2025-08-02T14:47:00Z"/>
                  </w:rPr>
                </w:rPrChange>
              </w:rPr>
            </w:pPr>
            <w:ins w:id="1445" w:author="Bùi Anh Quốc" w:date="2025-08-02T14:47:00Z">
              <w:r w:rsidRPr="006D4348">
                <w:rPr>
                  <w:rFonts w:ascii="Times New Roman" w:hAnsi="Times New Roman" w:cs="Times New Roman"/>
                  <w:sz w:val="26"/>
                  <w:szCs w:val="26"/>
                  <w:rPrChange w:id="1446" w:author="Bùi Anh Quốc" w:date="2025-08-02T15:45:00Z">
                    <w:rPr/>
                  </w:rPrChange>
                </w:rPr>
                <w:t>Sales Planner</w:t>
              </w:r>
            </w:ins>
          </w:p>
        </w:tc>
        <w:tc>
          <w:tcPr>
            <w:tcW w:w="2580" w:type="dxa"/>
            <w:vAlign w:val="center"/>
            <w:hideMark/>
          </w:tcPr>
          <w:p w14:paraId="4CE42A7D" w14:textId="77777777" w:rsidR="00DC1634" w:rsidRPr="006D4348" w:rsidRDefault="00DC1634" w:rsidP="00097D16">
            <w:pPr>
              <w:rPr>
                <w:ins w:id="1447" w:author="Bùi Anh Quốc" w:date="2025-08-02T14:47:00Z"/>
                <w:rFonts w:ascii="Times New Roman" w:hAnsi="Times New Roman" w:cs="Times New Roman"/>
                <w:sz w:val="26"/>
                <w:szCs w:val="26"/>
                <w:rPrChange w:id="1448" w:author="Bùi Anh Quốc" w:date="2025-08-02T15:45:00Z">
                  <w:rPr>
                    <w:ins w:id="1449" w:author="Bùi Anh Quốc" w:date="2025-08-02T14:47:00Z"/>
                  </w:rPr>
                </w:rPrChange>
              </w:rPr>
            </w:pPr>
            <w:ins w:id="1450" w:author="Bùi Anh Quốc" w:date="2025-08-02T14:47:00Z">
              <w:r w:rsidRPr="006D4348">
                <w:rPr>
                  <w:rFonts w:ascii="Times New Roman" w:hAnsi="Times New Roman" w:cs="Times New Roman"/>
                  <w:sz w:val="26"/>
                  <w:szCs w:val="26"/>
                  <w:rPrChange w:id="1451" w:author="Bùi Anh Quốc" w:date="2025-08-02T15:45:00Z">
                    <w:rPr/>
                  </w:rPrChange>
                </w:rPr>
                <w:t>Phòng Kinh doanh</w:t>
              </w:r>
            </w:ins>
          </w:p>
        </w:tc>
        <w:tc>
          <w:tcPr>
            <w:tcW w:w="4365" w:type="dxa"/>
            <w:vAlign w:val="center"/>
            <w:hideMark/>
          </w:tcPr>
          <w:p w14:paraId="683ECA0F" w14:textId="77777777" w:rsidR="00DC1634" w:rsidRPr="006D4348" w:rsidRDefault="00DC1634" w:rsidP="00097D16">
            <w:pPr>
              <w:rPr>
                <w:ins w:id="1452" w:author="Bùi Anh Quốc" w:date="2025-08-02T14:47:00Z"/>
                <w:rFonts w:ascii="Times New Roman" w:hAnsi="Times New Roman" w:cs="Times New Roman"/>
                <w:sz w:val="26"/>
                <w:szCs w:val="26"/>
                <w:rPrChange w:id="1453" w:author="Bùi Anh Quốc" w:date="2025-08-02T15:45:00Z">
                  <w:rPr>
                    <w:ins w:id="1454" w:author="Bùi Anh Quốc" w:date="2025-08-02T14:47:00Z"/>
                  </w:rPr>
                </w:rPrChange>
              </w:rPr>
            </w:pPr>
            <w:ins w:id="1455" w:author="Bùi Anh Quốc" w:date="2025-08-02T14:47:00Z">
              <w:r w:rsidRPr="006D4348">
                <w:rPr>
                  <w:rFonts w:ascii="Times New Roman" w:hAnsi="Times New Roman" w:cs="Times New Roman"/>
                  <w:sz w:val="26"/>
                  <w:szCs w:val="26"/>
                  <w:rPrChange w:id="1456" w:author="Bùi Anh Quốc" w:date="2025-08-02T15:45:00Z">
                    <w:rPr/>
                  </w:rPrChange>
                </w:rPr>
                <w:t>Chủ trì lập và điều phối kế hoạch</w:t>
              </w:r>
            </w:ins>
          </w:p>
        </w:tc>
      </w:tr>
      <w:tr w:rsidR="006E7830" w:rsidRPr="006D4348" w14:paraId="4CCE3BB8" w14:textId="77777777" w:rsidTr="00097D16">
        <w:trPr>
          <w:tblCellSpacing w:w="15" w:type="dxa"/>
          <w:ins w:id="1457" w:author="Bùi Anh Quốc" w:date="2025-08-02T14:47:00Z"/>
        </w:trPr>
        <w:tc>
          <w:tcPr>
            <w:tcW w:w="2200" w:type="dxa"/>
            <w:vAlign w:val="center"/>
            <w:hideMark/>
          </w:tcPr>
          <w:p w14:paraId="1C6D015F" w14:textId="77777777" w:rsidR="00DC1634" w:rsidRPr="006D4348" w:rsidRDefault="00DC1634" w:rsidP="00097D16">
            <w:pPr>
              <w:rPr>
                <w:ins w:id="1458" w:author="Bùi Anh Quốc" w:date="2025-08-02T14:47:00Z"/>
                <w:rFonts w:ascii="Times New Roman" w:hAnsi="Times New Roman" w:cs="Times New Roman"/>
                <w:sz w:val="26"/>
                <w:szCs w:val="26"/>
                <w:rPrChange w:id="1459" w:author="Bùi Anh Quốc" w:date="2025-08-02T15:45:00Z">
                  <w:rPr>
                    <w:ins w:id="1460" w:author="Bùi Anh Quốc" w:date="2025-08-02T14:47:00Z"/>
                  </w:rPr>
                </w:rPrChange>
              </w:rPr>
            </w:pPr>
            <w:ins w:id="1461" w:author="Bùi Anh Quốc" w:date="2025-08-02T14:47:00Z">
              <w:r w:rsidRPr="006D4348">
                <w:rPr>
                  <w:rFonts w:ascii="Times New Roman" w:hAnsi="Times New Roman" w:cs="Times New Roman"/>
                  <w:sz w:val="26"/>
                  <w:szCs w:val="26"/>
                  <w:rPrChange w:id="1462" w:author="Bùi Anh Quốc" w:date="2025-08-02T15:45:00Z">
                    <w:rPr/>
                  </w:rPrChange>
                </w:rPr>
                <w:t>Category Manager</w:t>
              </w:r>
            </w:ins>
          </w:p>
        </w:tc>
        <w:tc>
          <w:tcPr>
            <w:tcW w:w="2580" w:type="dxa"/>
            <w:vAlign w:val="center"/>
            <w:hideMark/>
          </w:tcPr>
          <w:p w14:paraId="1CDA4C2A" w14:textId="77777777" w:rsidR="00DC1634" w:rsidRPr="006D4348" w:rsidRDefault="00DC1634" w:rsidP="00097D16">
            <w:pPr>
              <w:rPr>
                <w:ins w:id="1463" w:author="Bùi Anh Quốc" w:date="2025-08-02T14:47:00Z"/>
                <w:rFonts w:ascii="Times New Roman" w:hAnsi="Times New Roman" w:cs="Times New Roman"/>
                <w:sz w:val="26"/>
                <w:szCs w:val="26"/>
                <w:rPrChange w:id="1464" w:author="Bùi Anh Quốc" w:date="2025-08-02T15:45:00Z">
                  <w:rPr>
                    <w:ins w:id="1465" w:author="Bùi Anh Quốc" w:date="2025-08-02T14:47:00Z"/>
                  </w:rPr>
                </w:rPrChange>
              </w:rPr>
            </w:pPr>
            <w:ins w:id="1466" w:author="Bùi Anh Quốc" w:date="2025-08-02T14:47:00Z">
              <w:r w:rsidRPr="006D4348">
                <w:rPr>
                  <w:rFonts w:ascii="Times New Roman" w:hAnsi="Times New Roman" w:cs="Times New Roman"/>
                  <w:sz w:val="26"/>
                  <w:szCs w:val="26"/>
                  <w:rPrChange w:id="1467" w:author="Bùi Anh Quốc" w:date="2025-08-02T15:45:00Z">
                    <w:rPr/>
                  </w:rPrChange>
                </w:rPr>
                <w:t>Phòng Sản phẩm</w:t>
              </w:r>
            </w:ins>
          </w:p>
        </w:tc>
        <w:tc>
          <w:tcPr>
            <w:tcW w:w="4365" w:type="dxa"/>
            <w:vAlign w:val="center"/>
            <w:hideMark/>
          </w:tcPr>
          <w:p w14:paraId="7DA8B900" w14:textId="77777777" w:rsidR="00DC1634" w:rsidRPr="006D4348" w:rsidRDefault="00DC1634" w:rsidP="00097D16">
            <w:pPr>
              <w:rPr>
                <w:ins w:id="1468" w:author="Bùi Anh Quốc" w:date="2025-08-02T14:47:00Z"/>
                <w:rFonts w:ascii="Times New Roman" w:hAnsi="Times New Roman" w:cs="Times New Roman"/>
                <w:sz w:val="26"/>
                <w:szCs w:val="26"/>
                <w:rPrChange w:id="1469" w:author="Bùi Anh Quốc" w:date="2025-08-02T15:45:00Z">
                  <w:rPr>
                    <w:ins w:id="1470" w:author="Bùi Anh Quốc" w:date="2025-08-02T14:47:00Z"/>
                  </w:rPr>
                </w:rPrChange>
              </w:rPr>
            </w:pPr>
            <w:ins w:id="1471" w:author="Bùi Anh Quốc" w:date="2025-08-02T14:47:00Z">
              <w:r w:rsidRPr="006D4348">
                <w:rPr>
                  <w:rFonts w:ascii="Times New Roman" w:hAnsi="Times New Roman" w:cs="Times New Roman"/>
                  <w:sz w:val="26"/>
                  <w:szCs w:val="26"/>
                  <w:rPrChange w:id="1472" w:author="Bùi Anh Quốc" w:date="2025-08-02T15:45:00Z">
                    <w:rPr/>
                  </w:rPrChange>
                </w:rPr>
                <w:t>Phân tích danh mục và xu hướng</w:t>
              </w:r>
            </w:ins>
          </w:p>
        </w:tc>
      </w:tr>
      <w:tr w:rsidR="006E7830" w:rsidRPr="006D4348" w14:paraId="33D77BA9" w14:textId="77777777" w:rsidTr="00097D16">
        <w:trPr>
          <w:tblCellSpacing w:w="15" w:type="dxa"/>
          <w:ins w:id="1473" w:author="Bùi Anh Quốc" w:date="2025-08-02T14:47:00Z"/>
        </w:trPr>
        <w:tc>
          <w:tcPr>
            <w:tcW w:w="2200" w:type="dxa"/>
            <w:vAlign w:val="center"/>
            <w:hideMark/>
          </w:tcPr>
          <w:p w14:paraId="1ED5F277" w14:textId="77777777" w:rsidR="00DC1634" w:rsidRPr="006D4348" w:rsidRDefault="00DC1634" w:rsidP="00097D16">
            <w:pPr>
              <w:rPr>
                <w:ins w:id="1474" w:author="Bùi Anh Quốc" w:date="2025-08-02T14:47:00Z"/>
                <w:rFonts w:ascii="Times New Roman" w:hAnsi="Times New Roman" w:cs="Times New Roman"/>
                <w:sz w:val="26"/>
                <w:szCs w:val="26"/>
                <w:rPrChange w:id="1475" w:author="Bùi Anh Quốc" w:date="2025-08-02T15:45:00Z">
                  <w:rPr>
                    <w:ins w:id="1476" w:author="Bùi Anh Quốc" w:date="2025-08-02T14:47:00Z"/>
                  </w:rPr>
                </w:rPrChange>
              </w:rPr>
            </w:pPr>
            <w:ins w:id="1477" w:author="Bùi Anh Quốc" w:date="2025-08-02T14:47:00Z">
              <w:r w:rsidRPr="006D4348">
                <w:rPr>
                  <w:rFonts w:ascii="Times New Roman" w:hAnsi="Times New Roman" w:cs="Times New Roman"/>
                  <w:sz w:val="26"/>
                  <w:szCs w:val="26"/>
                  <w:rPrChange w:id="1478" w:author="Bùi Anh Quốc" w:date="2025-08-02T15:45:00Z">
                    <w:rPr/>
                  </w:rPrChange>
                </w:rPr>
                <w:t>Inventory Planner</w:t>
              </w:r>
            </w:ins>
          </w:p>
        </w:tc>
        <w:tc>
          <w:tcPr>
            <w:tcW w:w="2580" w:type="dxa"/>
            <w:vAlign w:val="center"/>
            <w:hideMark/>
          </w:tcPr>
          <w:p w14:paraId="10C372EF" w14:textId="77777777" w:rsidR="00DC1634" w:rsidRPr="006D4348" w:rsidRDefault="00DC1634" w:rsidP="00097D16">
            <w:pPr>
              <w:rPr>
                <w:ins w:id="1479" w:author="Bùi Anh Quốc" w:date="2025-08-02T14:47:00Z"/>
                <w:rFonts w:ascii="Times New Roman" w:hAnsi="Times New Roman" w:cs="Times New Roman"/>
                <w:sz w:val="26"/>
                <w:szCs w:val="26"/>
                <w:rPrChange w:id="1480" w:author="Bùi Anh Quốc" w:date="2025-08-02T15:45:00Z">
                  <w:rPr>
                    <w:ins w:id="1481" w:author="Bùi Anh Quốc" w:date="2025-08-02T14:47:00Z"/>
                  </w:rPr>
                </w:rPrChange>
              </w:rPr>
            </w:pPr>
            <w:ins w:id="1482" w:author="Bùi Anh Quốc" w:date="2025-08-02T14:47:00Z">
              <w:r w:rsidRPr="006D4348">
                <w:rPr>
                  <w:rFonts w:ascii="Times New Roman" w:hAnsi="Times New Roman" w:cs="Times New Roman"/>
                  <w:sz w:val="26"/>
                  <w:szCs w:val="26"/>
                  <w:rPrChange w:id="1483" w:author="Bùi Anh Quốc" w:date="2025-08-02T15:45:00Z">
                    <w:rPr/>
                  </w:rPrChange>
                </w:rPr>
                <w:t>Phòng Cung ứng</w:t>
              </w:r>
            </w:ins>
          </w:p>
        </w:tc>
        <w:tc>
          <w:tcPr>
            <w:tcW w:w="4365" w:type="dxa"/>
            <w:vAlign w:val="center"/>
            <w:hideMark/>
          </w:tcPr>
          <w:p w14:paraId="351CFB0A" w14:textId="77777777" w:rsidR="00DC1634" w:rsidRPr="006D4348" w:rsidRDefault="00DC1634" w:rsidP="00097D16">
            <w:pPr>
              <w:rPr>
                <w:ins w:id="1484" w:author="Bùi Anh Quốc" w:date="2025-08-02T14:47:00Z"/>
                <w:rFonts w:ascii="Times New Roman" w:hAnsi="Times New Roman" w:cs="Times New Roman"/>
                <w:sz w:val="26"/>
                <w:szCs w:val="26"/>
                <w:rPrChange w:id="1485" w:author="Bùi Anh Quốc" w:date="2025-08-02T15:45:00Z">
                  <w:rPr>
                    <w:ins w:id="1486" w:author="Bùi Anh Quốc" w:date="2025-08-02T14:47:00Z"/>
                  </w:rPr>
                </w:rPrChange>
              </w:rPr>
            </w:pPr>
            <w:ins w:id="1487" w:author="Bùi Anh Quốc" w:date="2025-08-02T14:47:00Z">
              <w:r w:rsidRPr="006D4348">
                <w:rPr>
                  <w:rFonts w:ascii="Times New Roman" w:hAnsi="Times New Roman" w:cs="Times New Roman"/>
                  <w:sz w:val="26"/>
                  <w:szCs w:val="26"/>
                  <w:rPrChange w:id="1488" w:author="Bùi Anh Quốc" w:date="2025-08-02T15:45:00Z">
                    <w:rPr/>
                  </w:rPrChange>
                </w:rPr>
                <w:t>Cân đối hàng tồn, mua hàng</w:t>
              </w:r>
            </w:ins>
          </w:p>
        </w:tc>
      </w:tr>
      <w:tr w:rsidR="006E7830" w:rsidRPr="006D4348" w14:paraId="61694C20" w14:textId="77777777" w:rsidTr="00097D16">
        <w:trPr>
          <w:tblCellSpacing w:w="15" w:type="dxa"/>
          <w:ins w:id="1489" w:author="Bùi Anh Quốc" w:date="2025-08-02T14:47:00Z"/>
        </w:trPr>
        <w:tc>
          <w:tcPr>
            <w:tcW w:w="2200" w:type="dxa"/>
            <w:vAlign w:val="center"/>
            <w:hideMark/>
          </w:tcPr>
          <w:p w14:paraId="6CAFD1BE" w14:textId="77777777" w:rsidR="00DC1634" w:rsidRPr="006D4348" w:rsidRDefault="00DC1634" w:rsidP="00097D16">
            <w:pPr>
              <w:rPr>
                <w:ins w:id="1490" w:author="Bùi Anh Quốc" w:date="2025-08-02T14:47:00Z"/>
                <w:rFonts w:ascii="Times New Roman" w:hAnsi="Times New Roman" w:cs="Times New Roman"/>
                <w:sz w:val="26"/>
                <w:szCs w:val="26"/>
                <w:rPrChange w:id="1491" w:author="Bùi Anh Quốc" w:date="2025-08-02T15:45:00Z">
                  <w:rPr>
                    <w:ins w:id="1492" w:author="Bùi Anh Quốc" w:date="2025-08-02T14:47:00Z"/>
                  </w:rPr>
                </w:rPrChange>
              </w:rPr>
            </w:pPr>
            <w:ins w:id="1493" w:author="Bùi Anh Quốc" w:date="2025-08-02T14:47:00Z">
              <w:r w:rsidRPr="006D4348">
                <w:rPr>
                  <w:rFonts w:ascii="Times New Roman" w:hAnsi="Times New Roman" w:cs="Times New Roman"/>
                  <w:sz w:val="26"/>
                  <w:szCs w:val="26"/>
                  <w:rPrChange w:id="1494" w:author="Bùi Anh Quốc" w:date="2025-08-02T15:45:00Z">
                    <w:rPr/>
                  </w:rPrChange>
                </w:rPr>
                <w:lastRenderedPageBreak/>
                <w:t>Marketing</w:t>
              </w:r>
            </w:ins>
          </w:p>
        </w:tc>
        <w:tc>
          <w:tcPr>
            <w:tcW w:w="2580" w:type="dxa"/>
            <w:vAlign w:val="center"/>
            <w:hideMark/>
          </w:tcPr>
          <w:p w14:paraId="300E4D93" w14:textId="77777777" w:rsidR="00DC1634" w:rsidRPr="006D4348" w:rsidRDefault="00DC1634" w:rsidP="00097D16">
            <w:pPr>
              <w:rPr>
                <w:ins w:id="1495" w:author="Bùi Anh Quốc" w:date="2025-08-02T14:47:00Z"/>
                <w:rFonts w:ascii="Times New Roman" w:hAnsi="Times New Roman" w:cs="Times New Roman"/>
                <w:sz w:val="26"/>
                <w:szCs w:val="26"/>
                <w:rPrChange w:id="1496" w:author="Bùi Anh Quốc" w:date="2025-08-02T15:45:00Z">
                  <w:rPr>
                    <w:ins w:id="1497" w:author="Bùi Anh Quốc" w:date="2025-08-02T14:47:00Z"/>
                  </w:rPr>
                </w:rPrChange>
              </w:rPr>
            </w:pPr>
            <w:ins w:id="1498" w:author="Bùi Anh Quốc" w:date="2025-08-02T14:47:00Z">
              <w:r w:rsidRPr="006D4348">
                <w:rPr>
                  <w:rFonts w:ascii="Times New Roman" w:hAnsi="Times New Roman" w:cs="Times New Roman"/>
                  <w:sz w:val="26"/>
                  <w:szCs w:val="26"/>
                  <w:rPrChange w:id="1499" w:author="Bùi Anh Quốc" w:date="2025-08-02T15:45:00Z">
                    <w:rPr/>
                  </w:rPrChange>
                </w:rPr>
                <w:t>Marketing</w:t>
              </w:r>
            </w:ins>
          </w:p>
        </w:tc>
        <w:tc>
          <w:tcPr>
            <w:tcW w:w="4365" w:type="dxa"/>
            <w:vAlign w:val="center"/>
            <w:hideMark/>
          </w:tcPr>
          <w:p w14:paraId="2FC2DB71" w14:textId="77777777" w:rsidR="00DC1634" w:rsidRPr="006D4348" w:rsidRDefault="00DC1634" w:rsidP="00097D16">
            <w:pPr>
              <w:rPr>
                <w:ins w:id="1500" w:author="Bùi Anh Quốc" w:date="2025-08-02T14:47:00Z"/>
                <w:rFonts w:ascii="Times New Roman" w:hAnsi="Times New Roman" w:cs="Times New Roman"/>
                <w:sz w:val="26"/>
                <w:szCs w:val="26"/>
                <w:rPrChange w:id="1501" w:author="Bùi Anh Quốc" w:date="2025-08-02T15:45:00Z">
                  <w:rPr>
                    <w:ins w:id="1502" w:author="Bùi Anh Quốc" w:date="2025-08-02T14:47:00Z"/>
                  </w:rPr>
                </w:rPrChange>
              </w:rPr>
            </w:pPr>
            <w:ins w:id="1503" w:author="Bùi Anh Quốc" w:date="2025-08-02T14:47:00Z">
              <w:r w:rsidRPr="006D4348">
                <w:rPr>
                  <w:rFonts w:ascii="Times New Roman" w:hAnsi="Times New Roman" w:cs="Times New Roman"/>
                  <w:sz w:val="26"/>
                  <w:szCs w:val="26"/>
                  <w:rPrChange w:id="1504" w:author="Bùi Anh Quốc" w:date="2025-08-02T15:45:00Z">
                    <w:rPr/>
                  </w:rPrChange>
                </w:rPr>
                <w:t>Lên kế hoạch khuyến mãi tương ứng</w:t>
              </w:r>
            </w:ins>
          </w:p>
        </w:tc>
      </w:tr>
      <w:tr w:rsidR="006E7830" w:rsidRPr="006D4348" w14:paraId="478DB6FB" w14:textId="77777777" w:rsidTr="00097D16">
        <w:trPr>
          <w:tblCellSpacing w:w="15" w:type="dxa"/>
          <w:ins w:id="1505" w:author="Bùi Anh Quốc" w:date="2025-08-02T14:47:00Z"/>
        </w:trPr>
        <w:tc>
          <w:tcPr>
            <w:tcW w:w="2200" w:type="dxa"/>
            <w:vAlign w:val="center"/>
            <w:hideMark/>
          </w:tcPr>
          <w:p w14:paraId="1F9A4BCE" w14:textId="77777777" w:rsidR="00DC1634" w:rsidRPr="006D4348" w:rsidRDefault="00DC1634" w:rsidP="00097D16">
            <w:pPr>
              <w:rPr>
                <w:ins w:id="1506" w:author="Bùi Anh Quốc" w:date="2025-08-02T14:47:00Z"/>
                <w:rFonts w:ascii="Times New Roman" w:hAnsi="Times New Roman" w:cs="Times New Roman"/>
                <w:sz w:val="26"/>
                <w:szCs w:val="26"/>
                <w:rPrChange w:id="1507" w:author="Bùi Anh Quốc" w:date="2025-08-02T15:45:00Z">
                  <w:rPr>
                    <w:ins w:id="1508" w:author="Bùi Anh Quốc" w:date="2025-08-02T14:47:00Z"/>
                  </w:rPr>
                </w:rPrChange>
              </w:rPr>
            </w:pPr>
            <w:ins w:id="1509" w:author="Bùi Anh Quốc" w:date="2025-08-02T14:47:00Z">
              <w:r w:rsidRPr="006D4348">
                <w:rPr>
                  <w:rFonts w:ascii="Times New Roman" w:hAnsi="Times New Roman" w:cs="Times New Roman"/>
                  <w:sz w:val="26"/>
                  <w:szCs w:val="26"/>
                  <w:rPrChange w:id="1510" w:author="Bùi Anh Quốc" w:date="2025-08-02T15:45:00Z">
                    <w:rPr/>
                  </w:rPrChange>
                </w:rPr>
                <w:t>Data Analyst</w:t>
              </w:r>
            </w:ins>
          </w:p>
        </w:tc>
        <w:tc>
          <w:tcPr>
            <w:tcW w:w="2580" w:type="dxa"/>
            <w:vAlign w:val="center"/>
            <w:hideMark/>
          </w:tcPr>
          <w:p w14:paraId="7D5AF20D" w14:textId="77777777" w:rsidR="00DC1634" w:rsidRPr="006D4348" w:rsidRDefault="00DC1634" w:rsidP="00097D16">
            <w:pPr>
              <w:rPr>
                <w:ins w:id="1511" w:author="Bùi Anh Quốc" w:date="2025-08-02T14:47:00Z"/>
                <w:rFonts w:ascii="Times New Roman" w:hAnsi="Times New Roman" w:cs="Times New Roman"/>
                <w:sz w:val="26"/>
                <w:szCs w:val="26"/>
                <w:rPrChange w:id="1512" w:author="Bùi Anh Quốc" w:date="2025-08-02T15:45:00Z">
                  <w:rPr>
                    <w:ins w:id="1513" w:author="Bùi Anh Quốc" w:date="2025-08-02T14:47:00Z"/>
                  </w:rPr>
                </w:rPrChange>
              </w:rPr>
            </w:pPr>
            <w:ins w:id="1514" w:author="Bùi Anh Quốc" w:date="2025-08-02T14:47:00Z">
              <w:r w:rsidRPr="006D4348">
                <w:rPr>
                  <w:rFonts w:ascii="Times New Roman" w:hAnsi="Times New Roman" w:cs="Times New Roman"/>
                  <w:sz w:val="26"/>
                  <w:szCs w:val="26"/>
                  <w:rPrChange w:id="1515" w:author="Bùi Anh Quốc" w:date="2025-08-02T15:45:00Z">
                    <w:rPr/>
                  </w:rPrChange>
                </w:rPr>
                <w:t>Phân tích dữ liệu</w:t>
              </w:r>
            </w:ins>
          </w:p>
        </w:tc>
        <w:tc>
          <w:tcPr>
            <w:tcW w:w="4365" w:type="dxa"/>
            <w:vAlign w:val="center"/>
            <w:hideMark/>
          </w:tcPr>
          <w:p w14:paraId="2504E339" w14:textId="77777777" w:rsidR="00DC1634" w:rsidRPr="006D4348" w:rsidRDefault="00DC1634" w:rsidP="00097D16">
            <w:pPr>
              <w:rPr>
                <w:ins w:id="1516" w:author="Bùi Anh Quốc" w:date="2025-08-02T14:47:00Z"/>
                <w:rFonts w:ascii="Times New Roman" w:hAnsi="Times New Roman" w:cs="Times New Roman"/>
                <w:sz w:val="26"/>
                <w:szCs w:val="26"/>
                <w:rPrChange w:id="1517" w:author="Bùi Anh Quốc" w:date="2025-08-02T15:45:00Z">
                  <w:rPr>
                    <w:ins w:id="1518" w:author="Bùi Anh Quốc" w:date="2025-08-02T14:47:00Z"/>
                  </w:rPr>
                </w:rPrChange>
              </w:rPr>
            </w:pPr>
            <w:ins w:id="1519" w:author="Bùi Anh Quốc" w:date="2025-08-02T14:47:00Z">
              <w:r w:rsidRPr="006D4348">
                <w:rPr>
                  <w:rFonts w:ascii="Times New Roman" w:hAnsi="Times New Roman" w:cs="Times New Roman"/>
                  <w:sz w:val="26"/>
                  <w:szCs w:val="26"/>
                  <w:rPrChange w:id="1520" w:author="Bùi Anh Quốc" w:date="2025-08-02T15:45:00Z">
                    <w:rPr/>
                  </w:rPrChange>
                </w:rPr>
                <w:t>Hỗ trợ mô hình dự báo và phân tích</w:t>
              </w:r>
            </w:ins>
          </w:p>
        </w:tc>
      </w:tr>
    </w:tbl>
    <w:p w14:paraId="22B19AA5" w14:textId="77777777" w:rsidR="00DC1634" w:rsidRPr="006D4348" w:rsidRDefault="00DC1634" w:rsidP="00DC1634">
      <w:pPr>
        <w:rPr>
          <w:ins w:id="1521" w:author="Bùi Anh Quốc" w:date="2025-08-02T14:47:00Z"/>
          <w:rFonts w:ascii="Times New Roman" w:hAnsi="Times New Roman" w:cs="Times New Roman"/>
          <w:sz w:val="26"/>
          <w:szCs w:val="26"/>
          <w:rPrChange w:id="1522" w:author="Bùi Anh Quốc" w:date="2025-08-02T15:45:00Z">
            <w:rPr>
              <w:ins w:id="1523" w:author="Bùi Anh Quốc" w:date="2025-08-02T14:47:00Z"/>
            </w:rPr>
          </w:rPrChange>
        </w:rPr>
      </w:pPr>
    </w:p>
    <w:p w14:paraId="12866F28" w14:textId="1F61C248" w:rsidR="00DC1634" w:rsidRPr="006D4348" w:rsidRDefault="00DC1634" w:rsidP="00DC1634">
      <w:pPr>
        <w:pStyle w:val="Heading4"/>
        <w:rPr>
          <w:ins w:id="1524" w:author="Bùi Anh Quốc" w:date="2025-08-02T14:47:00Z"/>
          <w:rFonts w:ascii="Times New Roman" w:hAnsi="Times New Roman" w:cs="Times New Roman"/>
          <w:b/>
          <w:bCs/>
          <w:i w:val="0"/>
          <w:iCs w:val="0"/>
          <w:color w:val="auto"/>
          <w:sz w:val="26"/>
          <w:szCs w:val="26"/>
          <w:rPrChange w:id="1525" w:author="Bùi Anh Quốc" w:date="2025-08-02T15:45:00Z">
            <w:rPr>
              <w:ins w:id="1526" w:author="Bùi Anh Quốc" w:date="2025-08-02T14:47:00Z"/>
            </w:rPr>
          </w:rPrChange>
        </w:rPr>
      </w:pPr>
      <w:ins w:id="1527" w:author="Bùi Anh Quốc" w:date="2025-08-02T14:47:00Z">
        <w:r w:rsidRPr="006D4348">
          <w:rPr>
            <w:rFonts w:ascii="Times New Roman" w:hAnsi="Times New Roman" w:cs="Times New Roman"/>
            <w:b/>
            <w:bCs/>
            <w:i w:val="0"/>
            <w:iCs w:val="0"/>
            <w:color w:val="auto"/>
            <w:sz w:val="26"/>
            <w:szCs w:val="26"/>
            <w:rPrChange w:id="1528" w:author="Bùi Anh Quốc" w:date="2025-08-02T15:45:00Z">
              <w:rPr/>
            </w:rPrChange>
          </w:rPr>
          <w:t>3.</w:t>
        </w:r>
      </w:ins>
      <w:ins w:id="1529" w:author="Bùi Anh Quốc" w:date="2025-08-02T14:51:00Z">
        <w:r w:rsidRPr="006D4348">
          <w:rPr>
            <w:rFonts w:ascii="Times New Roman" w:hAnsi="Times New Roman" w:cs="Times New Roman"/>
            <w:b/>
            <w:bCs/>
            <w:i w:val="0"/>
            <w:iCs w:val="0"/>
            <w:color w:val="auto"/>
            <w:sz w:val="26"/>
            <w:szCs w:val="26"/>
            <w:rPrChange w:id="1530" w:author="Bùi Anh Quốc" w:date="2025-08-02T15:45:00Z">
              <w:rPr>
                <w:rFonts w:ascii="Times New Roman" w:hAnsi="Times New Roman" w:cs="Times New Roman"/>
                <w:i w:val="0"/>
                <w:iCs w:val="0"/>
                <w:color w:val="auto"/>
                <w:sz w:val="26"/>
                <w:szCs w:val="26"/>
              </w:rPr>
            </w:rPrChange>
          </w:rPr>
          <w:t>4</w:t>
        </w:r>
      </w:ins>
      <w:ins w:id="1531" w:author="Bùi Anh Quốc" w:date="2025-08-02T14:47:00Z">
        <w:r w:rsidRPr="006D4348">
          <w:rPr>
            <w:rFonts w:ascii="Times New Roman" w:hAnsi="Times New Roman" w:cs="Times New Roman"/>
            <w:b/>
            <w:bCs/>
            <w:i w:val="0"/>
            <w:iCs w:val="0"/>
            <w:color w:val="auto"/>
            <w:sz w:val="26"/>
            <w:szCs w:val="26"/>
            <w:rPrChange w:id="1532" w:author="Bùi Anh Quốc" w:date="2025-08-02T15:45:00Z">
              <w:rPr/>
            </w:rPrChange>
          </w:rPr>
          <w:t>.2.2 Phỏng vấn</w:t>
        </w:r>
      </w:ins>
    </w:p>
    <w:p w14:paraId="4A630262" w14:textId="77777777" w:rsidR="00DC1634" w:rsidRPr="006D4348" w:rsidRDefault="00DC1634" w:rsidP="00DC1634">
      <w:pPr>
        <w:pStyle w:val="Heading5"/>
        <w:rPr>
          <w:ins w:id="1533" w:author="Bùi Anh Quốc" w:date="2025-08-02T14:47:00Z"/>
          <w:rFonts w:ascii="Times New Roman" w:hAnsi="Times New Roman" w:cs="Times New Roman"/>
          <w:color w:val="auto"/>
          <w:sz w:val="26"/>
          <w:szCs w:val="26"/>
          <w:rPrChange w:id="1534" w:author="Bùi Anh Quốc" w:date="2025-08-02T15:45:00Z">
            <w:rPr>
              <w:ins w:id="1535" w:author="Bùi Anh Quốc" w:date="2025-08-02T14:47:00Z"/>
            </w:rPr>
          </w:rPrChange>
        </w:rPr>
      </w:pPr>
      <w:ins w:id="1536" w:author="Bùi Anh Quốc" w:date="2025-08-02T14:47:00Z">
        <w:r w:rsidRPr="006D4348">
          <w:rPr>
            <w:rFonts w:ascii="Times New Roman" w:hAnsi="Times New Roman" w:cs="Times New Roman"/>
            <w:color w:val="auto"/>
            <w:sz w:val="26"/>
            <w:szCs w:val="26"/>
            <w:rPrChange w:id="1537" w:author="Bùi Anh Quốc" w:date="2025-08-02T15:45:00Z">
              <w:rPr/>
            </w:rPrChange>
          </w:rPr>
          <w:t>a) 10 câu hỏi định tính</w:t>
        </w:r>
      </w:ins>
    </w:p>
    <w:p w14:paraId="535F53ED" w14:textId="77777777" w:rsidR="00DC1634" w:rsidRPr="006D4348" w:rsidRDefault="00DC1634" w:rsidP="00DC1634">
      <w:pPr>
        <w:numPr>
          <w:ilvl w:val="0"/>
          <w:numId w:val="100"/>
        </w:numPr>
        <w:rPr>
          <w:ins w:id="1538" w:author="Bùi Anh Quốc" w:date="2025-08-02T14:47:00Z"/>
          <w:rFonts w:ascii="Times New Roman" w:hAnsi="Times New Roman" w:cs="Times New Roman"/>
          <w:sz w:val="26"/>
          <w:szCs w:val="26"/>
          <w:rPrChange w:id="1539" w:author="Bùi Anh Quốc" w:date="2025-08-02T15:45:00Z">
            <w:rPr>
              <w:ins w:id="1540" w:author="Bùi Anh Quốc" w:date="2025-08-02T14:47:00Z"/>
            </w:rPr>
          </w:rPrChange>
        </w:rPr>
      </w:pPr>
      <w:ins w:id="1541" w:author="Bùi Anh Quốc" w:date="2025-08-02T14:47:00Z">
        <w:r w:rsidRPr="006D4348">
          <w:rPr>
            <w:rFonts w:ascii="Times New Roman" w:hAnsi="Times New Roman" w:cs="Times New Roman"/>
            <w:sz w:val="26"/>
            <w:szCs w:val="26"/>
            <w:rPrChange w:id="1542" w:author="Bùi Anh Quốc" w:date="2025-08-02T15:45:00Z">
              <w:rPr/>
            </w:rPrChange>
          </w:rPr>
          <w:t>Câu có cấu trúc:</w:t>
        </w:r>
      </w:ins>
    </w:p>
    <w:p w14:paraId="0B237B46" w14:textId="77777777" w:rsidR="00DC1634" w:rsidRPr="006D4348" w:rsidRDefault="00DC1634" w:rsidP="00DC1634">
      <w:pPr>
        <w:pStyle w:val="ListParagraph"/>
        <w:numPr>
          <w:ilvl w:val="0"/>
          <w:numId w:val="101"/>
        </w:numPr>
        <w:ind w:left="1440"/>
        <w:rPr>
          <w:ins w:id="1543" w:author="Bùi Anh Quốc" w:date="2025-08-02T14:47:00Z"/>
          <w:rFonts w:ascii="Times New Roman" w:hAnsi="Times New Roman" w:cs="Times New Roman"/>
          <w:sz w:val="26"/>
          <w:szCs w:val="26"/>
          <w:rPrChange w:id="1544" w:author="Bùi Anh Quốc" w:date="2025-08-02T15:45:00Z">
            <w:rPr>
              <w:ins w:id="1545" w:author="Bùi Anh Quốc" w:date="2025-08-02T14:47:00Z"/>
            </w:rPr>
          </w:rPrChange>
        </w:rPr>
      </w:pPr>
      <w:ins w:id="1546" w:author="Bùi Anh Quốc" w:date="2025-08-02T14:47:00Z">
        <w:r w:rsidRPr="006D4348">
          <w:rPr>
            <w:rFonts w:ascii="Times New Roman" w:hAnsi="Times New Roman" w:cs="Times New Roman"/>
            <w:sz w:val="26"/>
            <w:szCs w:val="26"/>
            <w:rPrChange w:id="1547" w:author="Bùi Anh Quốc" w:date="2025-08-02T15:45:00Z">
              <w:rPr/>
            </w:rPrChange>
          </w:rPr>
          <w:t>Mỗi tháng bạn lập kế hoạch dựa trên nguồn dữ liệu nào?</w:t>
        </w:r>
      </w:ins>
    </w:p>
    <w:p w14:paraId="6B3CED8A" w14:textId="77777777" w:rsidR="00DC1634" w:rsidRPr="006D4348" w:rsidRDefault="00DC1634" w:rsidP="00DC1634">
      <w:pPr>
        <w:pStyle w:val="ListParagraph"/>
        <w:numPr>
          <w:ilvl w:val="0"/>
          <w:numId w:val="101"/>
        </w:numPr>
        <w:ind w:left="1440"/>
        <w:rPr>
          <w:ins w:id="1548" w:author="Bùi Anh Quốc" w:date="2025-08-02T14:47:00Z"/>
          <w:rFonts w:ascii="Times New Roman" w:hAnsi="Times New Roman" w:cs="Times New Roman"/>
          <w:sz w:val="26"/>
          <w:szCs w:val="26"/>
          <w:rPrChange w:id="1549" w:author="Bùi Anh Quốc" w:date="2025-08-02T15:45:00Z">
            <w:rPr>
              <w:ins w:id="1550" w:author="Bùi Anh Quốc" w:date="2025-08-02T14:47:00Z"/>
            </w:rPr>
          </w:rPrChange>
        </w:rPr>
      </w:pPr>
      <w:ins w:id="1551" w:author="Bùi Anh Quốc" w:date="2025-08-02T14:47:00Z">
        <w:r w:rsidRPr="006D4348">
          <w:rPr>
            <w:rFonts w:ascii="Times New Roman" w:hAnsi="Times New Roman" w:cs="Times New Roman"/>
            <w:sz w:val="26"/>
            <w:szCs w:val="26"/>
            <w:rPrChange w:id="1552" w:author="Bùi Anh Quốc" w:date="2025-08-02T15:45:00Z">
              <w:rPr/>
            </w:rPrChange>
          </w:rPr>
          <w:t>Ai là người duyệt cuối cùng kế hoạch bán hàng?</w:t>
        </w:r>
      </w:ins>
    </w:p>
    <w:p w14:paraId="1B71C16B" w14:textId="77777777" w:rsidR="00DC1634" w:rsidRPr="006D4348" w:rsidRDefault="00DC1634" w:rsidP="00DC1634">
      <w:pPr>
        <w:pStyle w:val="ListParagraph"/>
        <w:numPr>
          <w:ilvl w:val="0"/>
          <w:numId w:val="101"/>
        </w:numPr>
        <w:ind w:left="1440"/>
        <w:rPr>
          <w:ins w:id="1553" w:author="Bùi Anh Quốc" w:date="2025-08-02T14:47:00Z"/>
          <w:rFonts w:ascii="Times New Roman" w:hAnsi="Times New Roman" w:cs="Times New Roman"/>
          <w:sz w:val="26"/>
          <w:szCs w:val="26"/>
          <w:rPrChange w:id="1554" w:author="Bùi Anh Quốc" w:date="2025-08-02T15:45:00Z">
            <w:rPr>
              <w:ins w:id="1555" w:author="Bùi Anh Quốc" w:date="2025-08-02T14:47:00Z"/>
            </w:rPr>
          </w:rPrChange>
        </w:rPr>
      </w:pPr>
      <w:ins w:id="1556" w:author="Bùi Anh Quốc" w:date="2025-08-02T14:47:00Z">
        <w:r w:rsidRPr="006D4348">
          <w:rPr>
            <w:rFonts w:ascii="Times New Roman" w:hAnsi="Times New Roman" w:cs="Times New Roman"/>
            <w:sz w:val="26"/>
            <w:szCs w:val="26"/>
            <w:rPrChange w:id="1557" w:author="Bùi Anh Quốc" w:date="2025-08-02T15:45:00Z">
              <w:rPr/>
            </w:rPrChange>
          </w:rPr>
          <w:t>Bạn có thường xuyên phải điều chỉnh kế hoạch không? Vì sao?</w:t>
        </w:r>
      </w:ins>
    </w:p>
    <w:p w14:paraId="7615EA21" w14:textId="77777777" w:rsidR="00DC1634" w:rsidRPr="006D4348" w:rsidRDefault="00DC1634" w:rsidP="00DC1634">
      <w:pPr>
        <w:pStyle w:val="ListParagraph"/>
        <w:numPr>
          <w:ilvl w:val="0"/>
          <w:numId w:val="101"/>
        </w:numPr>
        <w:ind w:left="1440"/>
        <w:rPr>
          <w:ins w:id="1558" w:author="Bùi Anh Quốc" w:date="2025-08-02T14:47:00Z"/>
          <w:rFonts w:ascii="Times New Roman" w:hAnsi="Times New Roman" w:cs="Times New Roman"/>
          <w:sz w:val="26"/>
          <w:szCs w:val="26"/>
          <w:rPrChange w:id="1559" w:author="Bùi Anh Quốc" w:date="2025-08-02T15:45:00Z">
            <w:rPr>
              <w:ins w:id="1560" w:author="Bùi Anh Quốc" w:date="2025-08-02T14:47:00Z"/>
            </w:rPr>
          </w:rPrChange>
        </w:rPr>
      </w:pPr>
      <w:ins w:id="1561" w:author="Bùi Anh Quốc" w:date="2025-08-02T14:47:00Z">
        <w:r w:rsidRPr="006D4348">
          <w:rPr>
            <w:rFonts w:ascii="Times New Roman" w:hAnsi="Times New Roman" w:cs="Times New Roman"/>
            <w:sz w:val="26"/>
            <w:szCs w:val="26"/>
            <w:rPrChange w:id="1562" w:author="Bùi Anh Quốc" w:date="2025-08-02T15:45:00Z">
              <w:rPr/>
            </w:rPrChange>
          </w:rPr>
          <w:t>Kế hoạch của bạn thường chính xác đến mức nào so với thực tế?</w:t>
        </w:r>
      </w:ins>
    </w:p>
    <w:p w14:paraId="41C3E009" w14:textId="77777777" w:rsidR="00DC1634" w:rsidRPr="006D4348" w:rsidRDefault="00DC1634" w:rsidP="00DC1634">
      <w:pPr>
        <w:pStyle w:val="ListParagraph"/>
        <w:numPr>
          <w:ilvl w:val="0"/>
          <w:numId w:val="101"/>
        </w:numPr>
        <w:ind w:left="1440"/>
        <w:rPr>
          <w:ins w:id="1563" w:author="Bùi Anh Quốc" w:date="2025-08-02T14:47:00Z"/>
          <w:rFonts w:ascii="Times New Roman" w:hAnsi="Times New Roman" w:cs="Times New Roman"/>
          <w:sz w:val="26"/>
          <w:szCs w:val="26"/>
          <w:rPrChange w:id="1564" w:author="Bùi Anh Quốc" w:date="2025-08-02T15:45:00Z">
            <w:rPr>
              <w:ins w:id="1565" w:author="Bùi Anh Quốc" w:date="2025-08-02T14:47:00Z"/>
            </w:rPr>
          </w:rPrChange>
        </w:rPr>
      </w:pPr>
      <w:ins w:id="1566" w:author="Bùi Anh Quốc" w:date="2025-08-02T14:47:00Z">
        <w:r w:rsidRPr="006D4348">
          <w:rPr>
            <w:rFonts w:ascii="Times New Roman" w:hAnsi="Times New Roman" w:cs="Times New Roman"/>
            <w:sz w:val="26"/>
            <w:szCs w:val="26"/>
            <w:rPrChange w:id="1567" w:author="Bùi Anh Quốc" w:date="2025-08-02T15:45:00Z">
              <w:rPr/>
            </w:rPrChange>
          </w:rPr>
          <w:t>Có dùng công cụ dự báo không hay tự làm?</w:t>
        </w:r>
      </w:ins>
    </w:p>
    <w:p w14:paraId="1276906A" w14:textId="77777777" w:rsidR="00DC1634" w:rsidRPr="006D4348" w:rsidRDefault="00DC1634" w:rsidP="00DC1634">
      <w:pPr>
        <w:pStyle w:val="ListParagraph"/>
        <w:numPr>
          <w:ilvl w:val="0"/>
          <w:numId w:val="102"/>
        </w:numPr>
        <w:rPr>
          <w:ins w:id="1568" w:author="Bùi Anh Quốc" w:date="2025-08-02T14:47:00Z"/>
          <w:rFonts w:ascii="Times New Roman" w:hAnsi="Times New Roman" w:cs="Times New Roman"/>
          <w:sz w:val="26"/>
          <w:szCs w:val="26"/>
          <w:rPrChange w:id="1569" w:author="Bùi Anh Quốc" w:date="2025-08-02T15:45:00Z">
            <w:rPr>
              <w:ins w:id="1570" w:author="Bùi Anh Quốc" w:date="2025-08-02T14:47:00Z"/>
            </w:rPr>
          </w:rPrChange>
        </w:rPr>
      </w:pPr>
      <w:ins w:id="1571" w:author="Bùi Anh Quốc" w:date="2025-08-02T14:47:00Z">
        <w:r w:rsidRPr="006D4348">
          <w:rPr>
            <w:rFonts w:ascii="Times New Roman" w:hAnsi="Times New Roman" w:cs="Times New Roman"/>
            <w:sz w:val="26"/>
            <w:szCs w:val="26"/>
            <w:rPrChange w:id="1572" w:author="Bùi Anh Quốc" w:date="2025-08-02T15:45:00Z">
              <w:rPr/>
            </w:rPrChange>
          </w:rPr>
          <w:t>Câu không cấu trúc:</w:t>
        </w:r>
      </w:ins>
    </w:p>
    <w:p w14:paraId="698EEF7F" w14:textId="77777777" w:rsidR="00DC1634" w:rsidRPr="006D4348" w:rsidRDefault="00DC1634" w:rsidP="00DC1634">
      <w:pPr>
        <w:pStyle w:val="ListParagraph"/>
        <w:numPr>
          <w:ilvl w:val="0"/>
          <w:numId w:val="101"/>
        </w:numPr>
        <w:tabs>
          <w:tab w:val="left" w:pos="1440"/>
        </w:tabs>
        <w:ind w:left="1440"/>
        <w:rPr>
          <w:ins w:id="1573" w:author="Bùi Anh Quốc" w:date="2025-08-02T14:47:00Z"/>
          <w:rFonts w:ascii="Times New Roman" w:hAnsi="Times New Roman" w:cs="Times New Roman"/>
          <w:sz w:val="26"/>
          <w:szCs w:val="26"/>
          <w:rPrChange w:id="1574" w:author="Bùi Anh Quốc" w:date="2025-08-02T15:45:00Z">
            <w:rPr>
              <w:ins w:id="1575" w:author="Bùi Anh Quốc" w:date="2025-08-02T14:47:00Z"/>
            </w:rPr>
          </w:rPrChange>
        </w:rPr>
      </w:pPr>
      <w:ins w:id="1576" w:author="Bùi Anh Quốc" w:date="2025-08-02T14:47:00Z">
        <w:r w:rsidRPr="006D4348">
          <w:rPr>
            <w:rFonts w:ascii="Times New Roman" w:hAnsi="Times New Roman" w:cs="Times New Roman"/>
            <w:sz w:val="26"/>
            <w:szCs w:val="26"/>
            <w:rPrChange w:id="1577" w:author="Bùi Anh Quốc" w:date="2025-08-02T15:45:00Z">
              <w:rPr/>
            </w:rPrChange>
          </w:rPr>
          <w:t>Hãy mô tả lại một kỳ lập kế hoạch bán hàng điển hình của bạn?</w:t>
        </w:r>
      </w:ins>
    </w:p>
    <w:p w14:paraId="2B86D5CC" w14:textId="77777777" w:rsidR="00DC1634" w:rsidRPr="006D4348" w:rsidRDefault="00DC1634" w:rsidP="00DC1634">
      <w:pPr>
        <w:pStyle w:val="ListParagraph"/>
        <w:numPr>
          <w:ilvl w:val="0"/>
          <w:numId w:val="101"/>
        </w:numPr>
        <w:tabs>
          <w:tab w:val="left" w:pos="1440"/>
        </w:tabs>
        <w:ind w:left="1440"/>
        <w:rPr>
          <w:ins w:id="1578" w:author="Bùi Anh Quốc" w:date="2025-08-02T14:47:00Z"/>
          <w:rFonts w:ascii="Times New Roman" w:hAnsi="Times New Roman" w:cs="Times New Roman"/>
          <w:sz w:val="26"/>
          <w:szCs w:val="26"/>
          <w:rPrChange w:id="1579" w:author="Bùi Anh Quốc" w:date="2025-08-02T15:45:00Z">
            <w:rPr>
              <w:ins w:id="1580" w:author="Bùi Anh Quốc" w:date="2025-08-02T14:47:00Z"/>
            </w:rPr>
          </w:rPrChange>
        </w:rPr>
      </w:pPr>
      <w:ins w:id="1581" w:author="Bùi Anh Quốc" w:date="2025-08-02T14:47:00Z">
        <w:r w:rsidRPr="006D4348">
          <w:rPr>
            <w:rFonts w:ascii="Times New Roman" w:hAnsi="Times New Roman" w:cs="Times New Roman"/>
            <w:sz w:val="26"/>
            <w:szCs w:val="26"/>
            <w:rPrChange w:id="1582" w:author="Bùi Anh Quốc" w:date="2025-08-02T15:45:00Z">
              <w:rPr/>
            </w:rPrChange>
          </w:rPr>
          <w:t>Khi có lỗi trong dự báo, bạn xử lý như thế nào?</w:t>
        </w:r>
      </w:ins>
    </w:p>
    <w:p w14:paraId="6EC4B3D8" w14:textId="77777777" w:rsidR="00DC1634" w:rsidRPr="006D4348" w:rsidRDefault="00DC1634" w:rsidP="00DC1634">
      <w:pPr>
        <w:pStyle w:val="ListParagraph"/>
        <w:numPr>
          <w:ilvl w:val="0"/>
          <w:numId w:val="101"/>
        </w:numPr>
        <w:tabs>
          <w:tab w:val="left" w:pos="1440"/>
        </w:tabs>
        <w:ind w:left="1440"/>
        <w:rPr>
          <w:ins w:id="1583" w:author="Bùi Anh Quốc" w:date="2025-08-02T14:47:00Z"/>
          <w:rFonts w:ascii="Times New Roman" w:hAnsi="Times New Roman" w:cs="Times New Roman"/>
          <w:sz w:val="26"/>
          <w:szCs w:val="26"/>
          <w:rPrChange w:id="1584" w:author="Bùi Anh Quốc" w:date="2025-08-02T15:45:00Z">
            <w:rPr>
              <w:ins w:id="1585" w:author="Bùi Anh Quốc" w:date="2025-08-02T14:47:00Z"/>
            </w:rPr>
          </w:rPrChange>
        </w:rPr>
      </w:pPr>
      <w:ins w:id="1586" w:author="Bùi Anh Quốc" w:date="2025-08-02T14:47:00Z">
        <w:r w:rsidRPr="006D4348">
          <w:rPr>
            <w:rFonts w:ascii="Times New Roman" w:hAnsi="Times New Roman" w:cs="Times New Roman"/>
            <w:sz w:val="26"/>
            <w:szCs w:val="26"/>
            <w:rPrChange w:id="1587" w:author="Bùi Anh Quốc" w:date="2025-08-02T15:45:00Z">
              <w:rPr/>
            </w:rPrChange>
          </w:rPr>
          <w:t>Bạn cảm thấy khó khăn nhất ở đâu khi làm kế hoạch?</w:t>
        </w:r>
      </w:ins>
    </w:p>
    <w:p w14:paraId="0B346347" w14:textId="77777777" w:rsidR="00DC1634" w:rsidRPr="006D4348" w:rsidRDefault="00DC1634" w:rsidP="00DC1634">
      <w:pPr>
        <w:pStyle w:val="ListParagraph"/>
        <w:numPr>
          <w:ilvl w:val="0"/>
          <w:numId w:val="101"/>
        </w:numPr>
        <w:tabs>
          <w:tab w:val="left" w:pos="1440"/>
        </w:tabs>
        <w:ind w:left="1440"/>
        <w:rPr>
          <w:ins w:id="1588" w:author="Bùi Anh Quốc" w:date="2025-08-02T14:47:00Z"/>
          <w:rFonts w:ascii="Times New Roman" w:hAnsi="Times New Roman" w:cs="Times New Roman"/>
          <w:sz w:val="26"/>
          <w:szCs w:val="26"/>
          <w:rPrChange w:id="1589" w:author="Bùi Anh Quốc" w:date="2025-08-02T15:45:00Z">
            <w:rPr>
              <w:ins w:id="1590" w:author="Bùi Anh Quốc" w:date="2025-08-02T14:47:00Z"/>
            </w:rPr>
          </w:rPrChange>
        </w:rPr>
      </w:pPr>
      <w:ins w:id="1591" w:author="Bùi Anh Quốc" w:date="2025-08-02T14:47:00Z">
        <w:r w:rsidRPr="006D4348">
          <w:rPr>
            <w:rFonts w:ascii="Times New Roman" w:hAnsi="Times New Roman" w:cs="Times New Roman"/>
            <w:sz w:val="26"/>
            <w:szCs w:val="26"/>
            <w:rPrChange w:id="1592" w:author="Bùi Anh Quốc" w:date="2025-08-02T15:45:00Z">
              <w:rPr/>
            </w:rPrChange>
          </w:rPr>
          <w:t>Mối quan hệ giữa bạn và phòng marketing khi phối hợp kế hoạch ra sao?</w:t>
        </w:r>
      </w:ins>
    </w:p>
    <w:p w14:paraId="73D14D5E" w14:textId="77777777" w:rsidR="00DC1634" w:rsidRPr="006D4348" w:rsidRDefault="00DC1634" w:rsidP="00DC1634">
      <w:pPr>
        <w:pStyle w:val="ListParagraph"/>
        <w:numPr>
          <w:ilvl w:val="0"/>
          <w:numId w:val="101"/>
        </w:numPr>
        <w:tabs>
          <w:tab w:val="left" w:pos="1440"/>
        </w:tabs>
        <w:ind w:left="1440"/>
        <w:rPr>
          <w:ins w:id="1593" w:author="Bùi Anh Quốc" w:date="2025-08-02T14:47:00Z"/>
          <w:rFonts w:ascii="Times New Roman" w:hAnsi="Times New Roman" w:cs="Times New Roman"/>
          <w:sz w:val="26"/>
          <w:szCs w:val="26"/>
          <w:rPrChange w:id="1594" w:author="Bùi Anh Quốc" w:date="2025-08-02T15:45:00Z">
            <w:rPr>
              <w:ins w:id="1595" w:author="Bùi Anh Quốc" w:date="2025-08-02T14:47:00Z"/>
            </w:rPr>
          </w:rPrChange>
        </w:rPr>
      </w:pPr>
      <w:ins w:id="1596" w:author="Bùi Anh Quốc" w:date="2025-08-02T14:47:00Z">
        <w:r w:rsidRPr="006D4348">
          <w:rPr>
            <w:rFonts w:ascii="Times New Roman" w:hAnsi="Times New Roman" w:cs="Times New Roman"/>
            <w:sz w:val="26"/>
            <w:szCs w:val="26"/>
            <w:rPrChange w:id="1597" w:author="Bùi Anh Quốc" w:date="2025-08-02T15:45:00Z">
              <w:rPr/>
            </w:rPrChange>
          </w:rPr>
          <w:t>Có bao giờ bạn thấy kế hoạch bị phá sản? Vì sao?</w:t>
        </w:r>
      </w:ins>
    </w:p>
    <w:p w14:paraId="3F92004A" w14:textId="77777777" w:rsidR="00DC1634" w:rsidRPr="006D4348" w:rsidRDefault="00DC1634" w:rsidP="00DC1634">
      <w:pPr>
        <w:pStyle w:val="Heading5"/>
        <w:rPr>
          <w:ins w:id="1598" w:author="Bùi Anh Quốc" w:date="2025-08-02T14:47:00Z"/>
          <w:rFonts w:ascii="Times New Roman" w:hAnsi="Times New Roman" w:cs="Times New Roman"/>
          <w:color w:val="auto"/>
          <w:sz w:val="26"/>
          <w:szCs w:val="26"/>
          <w:rPrChange w:id="1599" w:author="Bùi Anh Quốc" w:date="2025-08-02T15:45:00Z">
            <w:rPr>
              <w:ins w:id="1600" w:author="Bùi Anh Quốc" w:date="2025-08-02T14:47:00Z"/>
            </w:rPr>
          </w:rPrChange>
        </w:rPr>
      </w:pPr>
      <w:ins w:id="1601" w:author="Bùi Anh Quốc" w:date="2025-08-02T14:47:00Z">
        <w:r w:rsidRPr="006D4348">
          <w:rPr>
            <w:rFonts w:ascii="Times New Roman" w:hAnsi="Times New Roman" w:cs="Times New Roman"/>
            <w:color w:val="auto"/>
            <w:sz w:val="26"/>
            <w:szCs w:val="26"/>
            <w:rPrChange w:id="1602" w:author="Bùi Anh Quốc" w:date="2025-08-02T15:45:00Z">
              <w:rPr/>
            </w:rPrChange>
          </w:rPr>
          <w:t>b) 10 câu hỏi định lượng</w:t>
        </w:r>
      </w:ins>
    </w:p>
    <w:p w14:paraId="5F21FB83" w14:textId="77777777" w:rsidR="00DC1634" w:rsidRPr="006D4348" w:rsidRDefault="00DC1634" w:rsidP="00DC1634">
      <w:pPr>
        <w:pStyle w:val="ListParagraph"/>
        <w:numPr>
          <w:ilvl w:val="0"/>
          <w:numId w:val="103"/>
        </w:numPr>
        <w:ind w:left="1440"/>
        <w:rPr>
          <w:ins w:id="1603" w:author="Bùi Anh Quốc" w:date="2025-08-02T14:47:00Z"/>
          <w:rFonts w:ascii="Times New Roman" w:hAnsi="Times New Roman" w:cs="Times New Roman"/>
          <w:sz w:val="26"/>
          <w:szCs w:val="26"/>
          <w:rPrChange w:id="1604" w:author="Bùi Anh Quốc" w:date="2025-08-02T15:45:00Z">
            <w:rPr>
              <w:ins w:id="1605" w:author="Bùi Anh Quốc" w:date="2025-08-02T14:47:00Z"/>
            </w:rPr>
          </w:rPrChange>
        </w:rPr>
      </w:pPr>
      <w:ins w:id="1606" w:author="Bùi Anh Quốc" w:date="2025-08-02T14:47:00Z">
        <w:r w:rsidRPr="006D4348">
          <w:rPr>
            <w:rFonts w:ascii="Times New Roman" w:hAnsi="Times New Roman" w:cs="Times New Roman"/>
            <w:sz w:val="26"/>
            <w:szCs w:val="26"/>
            <w:rPrChange w:id="1607" w:author="Bùi Anh Quốc" w:date="2025-08-02T15:45:00Z">
              <w:rPr/>
            </w:rPrChange>
          </w:rPr>
          <w:t>Trung bình 1 kỳ kế hoạch cần bao nhiêu giờ để hoàn thiện?</w:t>
        </w:r>
      </w:ins>
    </w:p>
    <w:p w14:paraId="35BAA842" w14:textId="77777777" w:rsidR="00DC1634" w:rsidRPr="006D4348" w:rsidRDefault="00DC1634" w:rsidP="00DC1634">
      <w:pPr>
        <w:pStyle w:val="ListParagraph"/>
        <w:numPr>
          <w:ilvl w:val="0"/>
          <w:numId w:val="103"/>
        </w:numPr>
        <w:ind w:left="1440"/>
        <w:rPr>
          <w:ins w:id="1608" w:author="Bùi Anh Quốc" w:date="2025-08-02T14:47:00Z"/>
          <w:rFonts w:ascii="Times New Roman" w:hAnsi="Times New Roman" w:cs="Times New Roman"/>
          <w:sz w:val="26"/>
          <w:szCs w:val="26"/>
          <w:rPrChange w:id="1609" w:author="Bùi Anh Quốc" w:date="2025-08-02T15:45:00Z">
            <w:rPr>
              <w:ins w:id="1610" w:author="Bùi Anh Quốc" w:date="2025-08-02T14:47:00Z"/>
            </w:rPr>
          </w:rPrChange>
        </w:rPr>
      </w:pPr>
      <w:ins w:id="1611" w:author="Bùi Anh Quốc" w:date="2025-08-02T14:47:00Z">
        <w:r w:rsidRPr="006D4348">
          <w:rPr>
            <w:rFonts w:ascii="Times New Roman" w:hAnsi="Times New Roman" w:cs="Times New Roman"/>
            <w:sz w:val="26"/>
            <w:szCs w:val="26"/>
            <w:rPrChange w:id="1612" w:author="Bùi Anh Quốc" w:date="2025-08-02T15:45:00Z">
              <w:rPr/>
            </w:rPrChange>
          </w:rPr>
          <w:t>Độ chính xác dự báo trung bình đạt bao nhiêu %?</w:t>
        </w:r>
      </w:ins>
    </w:p>
    <w:p w14:paraId="54D5B362" w14:textId="77777777" w:rsidR="00DC1634" w:rsidRPr="006D4348" w:rsidRDefault="00DC1634" w:rsidP="00DC1634">
      <w:pPr>
        <w:pStyle w:val="ListParagraph"/>
        <w:numPr>
          <w:ilvl w:val="0"/>
          <w:numId w:val="103"/>
        </w:numPr>
        <w:ind w:left="1440"/>
        <w:rPr>
          <w:ins w:id="1613" w:author="Bùi Anh Quốc" w:date="2025-08-02T14:47:00Z"/>
          <w:rFonts w:ascii="Times New Roman" w:hAnsi="Times New Roman" w:cs="Times New Roman"/>
          <w:sz w:val="26"/>
          <w:szCs w:val="26"/>
          <w:rPrChange w:id="1614" w:author="Bùi Anh Quốc" w:date="2025-08-02T15:45:00Z">
            <w:rPr>
              <w:ins w:id="1615" w:author="Bùi Anh Quốc" w:date="2025-08-02T14:47:00Z"/>
            </w:rPr>
          </w:rPrChange>
        </w:rPr>
      </w:pPr>
      <w:ins w:id="1616" w:author="Bùi Anh Quốc" w:date="2025-08-02T14:47:00Z">
        <w:r w:rsidRPr="006D4348">
          <w:rPr>
            <w:rFonts w:ascii="Times New Roman" w:hAnsi="Times New Roman" w:cs="Times New Roman"/>
            <w:sz w:val="26"/>
            <w:szCs w:val="26"/>
            <w:rPrChange w:id="1617" w:author="Bùi Anh Quốc" w:date="2025-08-02T15:45:00Z">
              <w:rPr/>
            </w:rPrChange>
          </w:rPr>
          <w:t>Tỷ lệ góp ý bị từ chối bởi quản lý là bao nhiêu?</w:t>
        </w:r>
      </w:ins>
    </w:p>
    <w:p w14:paraId="254F946A" w14:textId="77777777" w:rsidR="00DC1634" w:rsidRPr="006D4348" w:rsidRDefault="00DC1634" w:rsidP="00DC1634">
      <w:pPr>
        <w:pStyle w:val="ListParagraph"/>
        <w:numPr>
          <w:ilvl w:val="0"/>
          <w:numId w:val="103"/>
        </w:numPr>
        <w:ind w:left="1440"/>
        <w:rPr>
          <w:ins w:id="1618" w:author="Bùi Anh Quốc" w:date="2025-08-02T14:47:00Z"/>
          <w:rFonts w:ascii="Times New Roman" w:hAnsi="Times New Roman" w:cs="Times New Roman"/>
          <w:sz w:val="26"/>
          <w:szCs w:val="26"/>
          <w:rPrChange w:id="1619" w:author="Bùi Anh Quốc" w:date="2025-08-02T15:45:00Z">
            <w:rPr>
              <w:ins w:id="1620" w:author="Bùi Anh Quốc" w:date="2025-08-02T14:47:00Z"/>
            </w:rPr>
          </w:rPrChange>
        </w:rPr>
      </w:pPr>
      <w:ins w:id="1621" w:author="Bùi Anh Quốc" w:date="2025-08-02T14:47:00Z">
        <w:r w:rsidRPr="006D4348">
          <w:rPr>
            <w:rFonts w:ascii="Times New Roman" w:hAnsi="Times New Roman" w:cs="Times New Roman"/>
            <w:sz w:val="26"/>
            <w:szCs w:val="26"/>
            <w:rPrChange w:id="1622" w:author="Bùi Anh Quốc" w:date="2025-08-02T15:45:00Z">
              <w:rPr/>
            </w:rPrChange>
          </w:rPr>
          <w:t>Có bao nhiêu sản phẩm nằm trong kế hoạch push mỗi kỳ?</w:t>
        </w:r>
      </w:ins>
    </w:p>
    <w:p w14:paraId="78FD69DD" w14:textId="77777777" w:rsidR="00DC1634" w:rsidRPr="006D4348" w:rsidRDefault="00DC1634" w:rsidP="00DC1634">
      <w:pPr>
        <w:pStyle w:val="ListParagraph"/>
        <w:numPr>
          <w:ilvl w:val="0"/>
          <w:numId w:val="103"/>
        </w:numPr>
        <w:ind w:left="1440"/>
        <w:rPr>
          <w:ins w:id="1623" w:author="Bùi Anh Quốc" w:date="2025-08-02T14:47:00Z"/>
          <w:rFonts w:ascii="Times New Roman" w:hAnsi="Times New Roman" w:cs="Times New Roman"/>
          <w:sz w:val="26"/>
          <w:szCs w:val="26"/>
          <w:rPrChange w:id="1624" w:author="Bùi Anh Quốc" w:date="2025-08-02T15:45:00Z">
            <w:rPr>
              <w:ins w:id="1625" w:author="Bùi Anh Quốc" w:date="2025-08-02T14:47:00Z"/>
            </w:rPr>
          </w:rPrChange>
        </w:rPr>
      </w:pPr>
      <w:ins w:id="1626" w:author="Bùi Anh Quốc" w:date="2025-08-02T14:47:00Z">
        <w:r w:rsidRPr="006D4348">
          <w:rPr>
            <w:rFonts w:ascii="Times New Roman" w:hAnsi="Times New Roman" w:cs="Times New Roman"/>
            <w:sz w:val="26"/>
            <w:szCs w:val="26"/>
            <w:rPrChange w:id="1627" w:author="Bùi Anh Quốc" w:date="2025-08-02T15:45:00Z">
              <w:rPr/>
            </w:rPrChange>
          </w:rPr>
          <w:t>Bao nhiêu nhân sự tham gia 1 chu kỳ lập kế hoạch?</w:t>
        </w:r>
      </w:ins>
    </w:p>
    <w:p w14:paraId="2CD34ECE" w14:textId="77777777" w:rsidR="00DC1634" w:rsidRPr="006D4348" w:rsidRDefault="00DC1634" w:rsidP="00DC1634">
      <w:pPr>
        <w:pStyle w:val="ListParagraph"/>
        <w:numPr>
          <w:ilvl w:val="0"/>
          <w:numId w:val="103"/>
        </w:numPr>
        <w:ind w:left="1440"/>
        <w:rPr>
          <w:ins w:id="1628" w:author="Bùi Anh Quốc" w:date="2025-08-02T14:47:00Z"/>
          <w:rFonts w:ascii="Times New Roman" w:hAnsi="Times New Roman" w:cs="Times New Roman"/>
          <w:sz w:val="26"/>
          <w:szCs w:val="26"/>
          <w:rPrChange w:id="1629" w:author="Bùi Anh Quốc" w:date="2025-08-02T15:45:00Z">
            <w:rPr>
              <w:ins w:id="1630" w:author="Bùi Anh Quốc" w:date="2025-08-02T14:47:00Z"/>
            </w:rPr>
          </w:rPrChange>
        </w:rPr>
      </w:pPr>
      <w:ins w:id="1631" w:author="Bùi Anh Quốc" w:date="2025-08-02T14:47:00Z">
        <w:r w:rsidRPr="006D4348">
          <w:rPr>
            <w:rFonts w:ascii="Times New Roman" w:hAnsi="Times New Roman" w:cs="Times New Roman"/>
            <w:sz w:val="26"/>
            <w:szCs w:val="26"/>
            <w:rPrChange w:id="1632" w:author="Bùi Anh Quốc" w:date="2025-08-02T15:45:00Z">
              <w:rPr/>
            </w:rPrChange>
          </w:rPr>
          <w:t>Bao nhiêu cuộc họp hiệu chỉnh trung bình mỗi kỳ?</w:t>
        </w:r>
      </w:ins>
    </w:p>
    <w:p w14:paraId="4182F0B4" w14:textId="77777777" w:rsidR="00DC1634" w:rsidRPr="006D4348" w:rsidRDefault="00DC1634" w:rsidP="00DC1634">
      <w:pPr>
        <w:pStyle w:val="ListParagraph"/>
        <w:numPr>
          <w:ilvl w:val="0"/>
          <w:numId w:val="103"/>
        </w:numPr>
        <w:ind w:left="1440"/>
        <w:rPr>
          <w:ins w:id="1633" w:author="Bùi Anh Quốc" w:date="2025-08-02T14:47:00Z"/>
          <w:rFonts w:ascii="Times New Roman" w:hAnsi="Times New Roman" w:cs="Times New Roman"/>
          <w:sz w:val="26"/>
          <w:szCs w:val="26"/>
          <w:rPrChange w:id="1634" w:author="Bùi Anh Quốc" w:date="2025-08-02T15:45:00Z">
            <w:rPr>
              <w:ins w:id="1635" w:author="Bùi Anh Quốc" w:date="2025-08-02T14:47:00Z"/>
            </w:rPr>
          </w:rPrChange>
        </w:rPr>
      </w:pPr>
      <w:ins w:id="1636" w:author="Bùi Anh Quốc" w:date="2025-08-02T14:47:00Z">
        <w:r w:rsidRPr="006D4348">
          <w:rPr>
            <w:rFonts w:ascii="Times New Roman" w:hAnsi="Times New Roman" w:cs="Times New Roman"/>
            <w:sz w:val="26"/>
            <w:szCs w:val="26"/>
            <w:rPrChange w:id="1637" w:author="Bùi Anh Quốc" w:date="2025-08-02T15:45:00Z">
              <w:rPr/>
            </w:rPrChange>
          </w:rPr>
          <w:t>Mỗi nhân sự mất bao nhiêu phút cho việc họp?</w:t>
        </w:r>
      </w:ins>
    </w:p>
    <w:p w14:paraId="57590840" w14:textId="77777777" w:rsidR="00DC1634" w:rsidRPr="006D4348" w:rsidRDefault="00DC1634" w:rsidP="00DC1634">
      <w:pPr>
        <w:pStyle w:val="ListParagraph"/>
        <w:numPr>
          <w:ilvl w:val="0"/>
          <w:numId w:val="103"/>
        </w:numPr>
        <w:ind w:left="1440"/>
        <w:rPr>
          <w:ins w:id="1638" w:author="Bùi Anh Quốc" w:date="2025-08-02T14:47:00Z"/>
          <w:rFonts w:ascii="Times New Roman" w:hAnsi="Times New Roman" w:cs="Times New Roman"/>
          <w:sz w:val="26"/>
          <w:szCs w:val="26"/>
          <w:rPrChange w:id="1639" w:author="Bùi Anh Quốc" w:date="2025-08-02T15:45:00Z">
            <w:rPr>
              <w:ins w:id="1640" w:author="Bùi Anh Quốc" w:date="2025-08-02T14:47:00Z"/>
            </w:rPr>
          </w:rPrChange>
        </w:rPr>
      </w:pPr>
      <w:ins w:id="1641" w:author="Bùi Anh Quốc" w:date="2025-08-02T14:47:00Z">
        <w:r w:rsidRPr="006D4348">
          <w:rPr>
            <w:rFonts w:ascii="Times New Roman" w:hAnsi="Times New Roman" w:cs="Times New Roman"/>
            <w:sz w:val="26"/>
            <w:szCs w:val="26"/>
            <w:rPrChange w:id="1642" w:author="Bùi Anh Quốc" w:date="2025-08-02T15:45:00Z">
              <w:rPr/>
            </w:rPrChange>
          </w:rPr>
          <w:t>Bao nhiêu chiến dịch marketing được đồng bộ cùng kế hoạch?</w:t>
        </w:r>
      </w:ins>
    </w:p>
    <w:p w14:paraId="0D9E5772" w14:textId="77777777" w:rsidR="00DC1634" w:rsidRPr="006D4348" w:rsidRDefault="00DC1634" w:rsidP="00DC1634">
      <w:pPr>
        <w:pStyle w:val="ListParagraph"/>
        <w:numPr>
          <w:ilvl w:val="0"/>
          <w:numId w:val="103"/>
        </w:numPr>
        <w:ind w:left="1440"/>
        <w:rPr>
          <w:ins w:id="1643" w:author="Bùi Anh Quốc" w:date="2025-08-02T14:47:00Z"/>
          <w:rFonts w:ascii="Times New Roman" w:hAnsi="Times New Roman" w:cs="Times New Roman"/>
          <w:sz w:val="26"/>
          <w:szCs w:val="26"/>
          <w:rPrChange w:id="1644" w:author="Bùi Anh Quốc" w:date="2025-08-02T15:45:00Z">
            <w:rPr>
              <w:ins w:id="1645" w:author="Bùi Anh Quốc" w:date="2025-08-02T14:47:00Z"/>
            </w:rPr>
          </w:rPrChange>
        </w:rPr>
      </w:pPr>
      <w:ins w:id="1646" w:author="Bùi Anh Quốc" w:date="2025-08-02T14:47:00Z">
        <w:r w:rsidRPr="006D4348">
          <w:rPr>
            <w:rFonts w:ascii="Times New Roman" w:hAnsi="Times New Roman" w:cs="Times New Roman"/>
            <w:sz w:val="26"/>
            <w:szCs w:val="26"/>
            <w:rPrChange w:id="1647" w:author="Bùi Anh Quốc" w:date="2025-08-02T15:45:00Z">
              <w:rPr/>
            </w:rPrChange>
          </w:rPr>
          <w:t>Số lần cập nhật kế hoạch trong cùng 1 chu kỳ?</w:t>
        </w:r>
      </w:ins>
    </w:p>
    <w:p w14:paraId="0E8D5BE0" w14:textId="77777777" w:rsidR="00DC1634" w:rsidRPr="006D4348" w:rsidRDefault="00DC1634" w:rsidP="00DC1634">
      <w:pPr>
        <w:pStyle w:val="ListParagraph"/>
        <w:numPr>
          <w:ilvl w:val="0"/>
          <w:numId w:val="103"/>
        </w:numPr>
        <w:ind w:left="1440"/>
        <w:rPr>
          <w:ins w:id="1648" w:author="Bùi Anh Quốc" w:date="2025-08-02T14:47:00Z"/>
          <w:rFonts w:ascii="Times New Roman" w:hAnsi="Times New Roman" w:cs="Times New Roman"/>
          <w:sz w:val="26"/>
          <w:szCs w:val="26"/>
          <w:rPrChange w:id="1649" w:author="Bùi Anh Quốc" w:date="2025-08-02T15:45:00Z">
            <w:rPr>
              <w:ins w:id="1650" w:author="Bùi Anh Quốc" w:date="2025-08-02T14:47:00Z"/>
            </w:rPr>
          </w:rPrChange>
        </w:rPr>
      </w:pPr>
      <w:ins w:id="1651" w:author="Bùi Anh Quốc" w:date="2025-08-02T14:47:00Z">
        <w:r w:rsidRPr="006D4348">
          <w:rPr>
            <w:rFonts w:ascii="Times New Roman" w:hAnsi="Times New Roman" w:cs="Times New Roman"/>
            <w:sz w:val="26"/>
            <w:szCs w:val="26"/>
            <w:rPrChange w:id="1652" w:author="Bùi Anh Quốc" w:date="2025-08-02T15:45:00Z">
              <w:rPr/>
            </w:rPrChange>
          </w:rPr>
          <w:t>Chi phí phần mềm / hệ thống hỗ trợ là bao nhiêu mỗi tháng?</w:t>
        </w:r>
      </w:ins>
    </w:p>
    <w:p w14:paraId="600A6156" w14:textId="77777777" w:rsidR="00DC1634" w:rsidRPr="006D4348" w:rsidRDefault="00DC1634" w:rsidP="00DC1634">
      <w:pPr>
        <w:rPr>
          <w:ins w:id="1653" w:author="Bùi Anh Quốc" w:date="2025-08-02T14:47:00Z"/>
          <w:rFonts w:ascii="Times New Roman" w:hAnsi="Times New Roman" w:cs="Times New Roman"/>
          <w:sz w:val="26"/>
          <w:szCs w:val="26"/>
          <w:rPrChange w:id="1654" w:author="Bùi Anh Quốc" w:date="2025-08-02T15:45:00Z">
            <w:rPr>
              <w:ins w:id="1655" w:author="Bùi Anh Quốc" w:date="2025-08-02T14:47:00Z"/>
            </w:rPr>
          </w:rPrChange>
        </w:rPr>
      </w:pPr>
    </w:p>
    <w:p w14:paraId="09450C98" w14:textId="00DA29A0" w:rsidR="00DC1634" w:rsidRPr="006D4348" w:rsidRDefault="00DC1634" w:rsidP="00DC1634">
      <w:pPr>
        <w:pStyle w:val="Heading3"/>
        <w:rPr>
          <w:ins w:id="1656" w:author="Bùi Anh Quốc" w:date="2025-08-02T14:47:00Z"/>
          <w:rFonts w:ascii="Times New Roman" w:hAnsi="Times New Roman" w:cs="Times New Roman"/>
          <w:b/>
          <w:bCs/>
          <w:color w:val="auto"/>
          <w:sz w:val="26"/>
          <w:szCs w:val="26"/>
          <w:lang w:val="fr-FR"/>
          <w:rPrChange w:id="1657" w:author="Bùi Anh Quốc" w:date="2025-08-02T15:45:00Z">
            <w:rPr>
              <w:ins w:id="1658" w:author="Bùi Anh Quốc" w:date="2025-08-02T14:47:00Z"/>
              <w:lang w:val="fr-FR"/>
            </w:rPr>
          </w:rPrChange>
        </w:rPr>
      </w:pPr>
      <w:bookmarkStart w:id="1659" w:name="_Toc205108420"/>
      <w:ins w:id="1660" w:author="Bùi Anh Quốc" w:date="2025-08-02T14:47:00Z">
        <w:r w:rsidRPr="006D4348">
          <w:rPr>
            <w:rFonts w:ascii="Times New Roman" w:hAnsi="Times New Roman" w:cs="Times New Roman"/>
            <w:b/>
            <w:bCs/>
            <w:color w:val="auto"/>
            <w:sz w:val="26"/>
            <w:szCs w:val="26"/>
            <w:lang w:val="fr-FR"/>
            <w:rPrChange w:id="1661" w:author="Bùi Anh Quốc" w:date="2025-08-02T15:45:00Z">
              <w:rPr>
                <w:lang w:val="fr-FR"/>
              </w:rPr>
            </w:rPrChange>
          </w:rPr>
          <w:lastRenderedPageBreak/>
          <w:t>3.</w:t>
        </w:r>
      </w:ins>
      <w:ins w:id="1662" w:author="Bùi Anh Quốc" w:date="2025-08-02T14:51:00Z">
        <w:r w:rsidRPr="006D4348">
          <w:rPr>
            <w:rFonts w:ascii="Times New Roman" w:hAnsi="Times New Roman" w:cs="Times New Roman"/>
            <w:b/>
            <w:bCs/>
            <w:color w:val="auto"/>
            <w:sz w:val="26"/>
            <w:szCs w:val="26"/>
            <w:lang w:val="fr-FR"/>
            <w:rPrChange w:id="1663" w:author="Bùi Anh Quốc" w:date="2025-08-02T15:45:00Z">
              <w:rPr>
                <w:rFonts w:ascii="Times New Roman" w:hAnsi="Times New Roman" w:cs="Times New Roman"/>
                <w:color w:val="auto"/>
                <w:sz w:val="26"/>
                <w:szCs w:val="26"/>
                <w:lang w:val="fr-FR"/>
              </w:rPr>
            </w:rPrChange>
          </w:rPr>
          <w:t>4</w:t>
        </w:r>
      </w:ins>
      <w:ins w:id="1664" w:author="Bùi Anh Quốc" w:date="2025-08-02T14:47:00Z">
        <w:r w:rsidRPr="006D4348">
          <w:rPr>
            <w:rFonts w:ascii="Times New Roman" w:hAnsi="Times New Roman" w:cs="Times New Roman"/>
            <w:b/>
            <w:bCs/>
            <w:color w:val="auto"/>
            <w:sz w:val="26"/>
            <w:szCs w:val="26"/>
            <w:lang w:val="fr-FR"/>
            <w:rPrChange w:id="1665" w:author="Bùi Anh Quốc" w:date="2025-08-02T15:45:00Z">
              <w:rPr>
                <w:lang w:val="fr-FR"/>
              </w:rPr>
            </w:rPrChange>
          </w:rPr>
          <w:t>.3 Phân tích Quy trình</w:t>
        </w:r>
        <w:bookmarkEnd w:id="1659"/>
      </w:ins>
    </w:p>
    <w:p w14:paraId="3900C95C" w14:textId="3CC22376" w:rsidR="00DC1634" w:rsidRPr="006D4348" w:rsidRDefault="00DC1634" w:rsidP="00DC1634">
      <w:pPr>
        <w:pStyle w:val="Heading4"/>
        <w:rPr>
          <w:ins w:id="1666" w:author="Bùi Anh Quốc" w:date="2025-08-02T14:47:00Z"/>
          <w:rFonts w:ascii="Times New Roman" w:hAnsi="Times New Roman" w:cs="Times New Roman"/>
          <w:b/>
          <w:bCs/>
          <w:i w:val="0"/>
          <w:iCs w:val="0"/>
          <w:color w:val="auto"/>
          <w:sz w:val="26"/>
          <w:szCs w:val="26"/>
          <w:lang w:val="fr-FR"/>
          <w:rPrChange w:id="1667" w:author="Bùi Anh Quốc" w:date="2025-08-02T15:45:00Z">
            <w:rPr>
              <w:ins w:id="1668" w:author="Bùi Anh Quốc" w:date="2025-08-02T14:47:00Z"/>
              <w:lang w:val="fr-FR"/>
            </w:rPr>
          </w:rPrChange>
        </w:rPr>
      </w:pPr>
      <w:ins w:id="1669" w:author="Bùi Anh Quốc" w:date="2025-08-02T14:47:00Z">
        <w:r w:rsidRPr="006D4348">
          <w:rPr>
            <w:rFonts w:ascii="Times New Roman" w:hAnsi="Times New Roman" w:cs="Times New Roman"/>
            <w:b/>
            <w:bCs/>
            <w:i w:val="0"/>
            <w:iCs w:val="0"/>
            <w:color w:val="auto"/>
            <w:sz w:val="26"/>
            <w:szCs w:val="26"/>
            <w:lang w:val="fr-FR"/>
            <w:rPrChange w:id="1670" w:author="Bùi Anh Quốc" w:date="2025-08-02T15:45:00Z">
              <w:rPr>
                <w:lang w:val="fr-FR"/>
              </w:rPr>
            </w:rPrChange>
          </w:rPr>
          <w:t>3.</w:t>
        </w:r>
      </w:ins>
      <w:ins w:id="1671" w:author="Bùi Anh Quốc" w:date="2025-08-02T14:51:00Z">
        <w:r w:rsidRPr="006D4348">
          <w:rPr>
            <w:rFonts w:ascii="Times New Roman" w:hAnsi="Times New Roman" w:cs="Times New Roman"/>
            <w:b/>
            <w:bCs/>
            <w:i w:val="0"/>
            <w:iCs w:val="0"/>
            <w:color w:val="auto"/>
            <w:sz w:val="26"/>
            <w:szCs w:val="26"/>
            <w:lang w:val="fr-FR"/>
            <w:rPrChange w:id="1672" w:author="Bùi Anh Quốc" w:date="2025-08-02T15:45:00Z">
              <w:rPr>
                <w:rFonts w:ascii="Times New Roman" w:hAnsi="Times New Roman" w:cs="Times New Roman"/>
                <w:i w:val="0"/>
                <w:iCs w:val="0"/>
                <w:color w:val="auto"/>
                <w:sz w:val="26"/>
                <w:szCs w:val="26"/>
                <w:lang w:val="fr-FR"/>
              </w:rPr>
            </w:rPrChange>
          </w:rPr>
          <w:t>4</w:t>
        </w:r>
      </w:ins>
      <w:ins w:id="1673" w:author="Bùi Anh Quốc" w:date="2025-08-02T14:47:00Z">
        <w:r w:rsidRPr="006D4348">
          <w:rPr>
            <w:rFonts w:ascii="Times New Roman" w:hAnsi="Times New Roman" w:cs="Times New Roman"/>
            <w:b/>
            <w:bCs/>
            <w:i w:val="0"/>
            <w:iCs w:val="0"/>
            <w:color w:val="auto"/>
            <w:sz w:val="26"/>
            <w:szCs w:val="26"/>
            <w:lang w:val="fr-FR"/>
            <w:rPrChange w:id="1674" w:author="Bùi Anh Quốc" w:date="2025-08-02T15:45:00Z">
              <w:rPr>
                <w:lang w:val="fr-FR"/>
              </w:rPr>
            </w:rPrChange>
          </w:rPr>
          <w:t>.3.1 Tác nhân tham gia và vai trò</w:t>
        </w:r>
      </w:ins>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9"/>
        <w:gridCol w:w="6622"/>
      </w:tblGrid>
      <w:tr w:rsidR="006E7830" w:rsidRPr="006D4348" w14:paraId="1C92B910" w14:textId="77777777" w:rsidTr="00097D16">
        <w:trPr>
          <w:tblHeader/>
          <w:tblCellSpacing w:w="15" w:type="dxa"/>
          <w:ins w:id="1675" w:author="Bùi Anh Quốc" w:date="2025-08-02T14:47:00Z"/>
        </w:trPr>
        <w:tc>
          <w:tcPr>
            <w:tcW w:w="0" w:type="auto"/>
            <w:vAlign w:val="center"/>
            <w:hideMark/>
          </w:tcPr>
          <w:p w14:paraId="6E39935A" w14:textId="77777777" w:rsidR="00DC1634" w:rsidRPr="006D4348" w:rsidRDefault="00DC1634" w:rsidP="00097D16">
            <w:pPr>
              <w:jc w:val="center"/>
              <w:rPr>
                <w:ins w:id="1676" w:author="Bùi Anh Quốc" w:date="2025-08-02T14:47:00Z"/>
                <w:rFonts w:ascii="Times New Roman" w:hAnsi="Times New Roman" w:cs="Times New Roman"/>
                <w:b/>
                <w:bCs/>
                <w:sz w:val="26"/>
                <w:szCs w:val="26"/>
                <w:rPrChange w:id="1677" w:author="Bùi Anh Quốc" w:date="2025-08-02T15:45:00Z">
                  <w:rPr>
                    <w:ins w:id="1678" w:author="Bùi Anh Quốc" w:date="2025-08-02T14:47:00Z"/>
                    <w:b/>
                    <w:bCs/>
                  </w:rPr>
                </w:rPrChange>
              </w:rPr>
            </w:pPr>
            <w:ins w:id="1679" w:author="Bùi Anh Quốc" w:date="2025-08-02T14:47:00Z">
              <w:r w:rsidRPr="006D4348">
                <w:rPr>
                  <w:rFonts w:ascii="Times New Roman" w:hAnsi="Times New Roman" w:cs="Times New Roman"/>
                  <w:b/>
                  <w:bCs/>
                  <w:sz w:val="26"/>
                  <w:szCs w:val="26"/>
                  <w:rPrChange w:id="1680" w:author="Bùi Anh Quốc" w:date="2025-08-02T15:45:00Z">
                    <w:rPr>
                      <w:b/>
                      <w:bCs/>
                    </w:rPr>
                  </w:rPrChange>
                </w:rPr>
                <w:t>Tác nhân</w:t>
              </w:r>
            </w:ins>
          </w:p>
        </w:tc>
        <w:tc>
          <w:tcPr>
            <w:tcW w:w="6577" w:type="dxa"/>
            <w:vAlign w:val="center"/>
            <w:hideMark/>
          </w:tcPr>
          <w:p w14:paraId="31D6E818" w14:textId="77777777" w:rsidR="00DC1634" w:rsidRPr="006D4348" w:rsidRDefault="00DC1634" w:rsidP="00097D16">
            <w:pPr>
              <w:jc w:val="center"/>
              <w:rPr>
                <w:ins w:id="1681" w:author="Bùi Anh Quốc" w:date="2025-08-02T14:47:00Z"/>
                <w:rFonts w:ascii="Times New Roman" w:hAnsi="Times New Roman" w:cs="Times New Roman"/>
                <w:b/>
                <w:bCs/>
                <w:sz w:val="26"/>
                <w:szCs w:val="26"/>
                <w:rPrChange w:id="1682" w:author="Bùi Anh Quốc" w:date="2025-08-02T15:45:00Z">
                  <w:rPr>
                    <w:ins w:id="1683" w:author="Bùi Anh Quốc" w:date="2025-08-02T14:47:00Z"/>
                    <w:b/>
                    <w:bCs/>
                  </w:rPr>
                </w:rPrChange>
              </w:rPr>
            </w:pPr>
            <w:ins w:id="1684" w:author="Bùi Anh Quốc" w:date="2025-08-02T14:47:00Z">
              <w:r w:rsidRPr="006D4348">
                <w:rPr>
                  <w:rFonts w:ascii="Times New Roman" w:hAnsi="Times New Roman" w:cs="Times New Roman"/>
                  <w:b/>
                  <w:bCs/>
                  <w:sz w:val="26"/>
                  <w:szCs w:val="26"/>
                  <w:rPrChange w:id="1685" w:author="Bùi Anh Quốc" w:date="2025-08-02T15:45:00Z">
                    <w:rPr>
                      <w:b/>
                      <w:bCs/>
                    </w:rPr>
                  </w:rPrChange>
                </w:rPr>
                <w:t>Vai trò chính</w:t>
              </w:r>
            </w:ins>
          </w:p>
        </w:tc>
      </w:tr>
      <w:tr w:rsidR="006E7830" w:rsidRPr="006D4348" w14:paraId="3CB15457" w14:textId="77777777" w:rsidTr="00097D16">
        <w:trPr>
          <w:tblCellSpacing w:w="15" w:type="dxa"/>
          <w:ins w:id="1686" w:author="Bùi Anh Quốc" w:date="2025-08-02T14:47:00Z"/>
        </w:trPr>
        <w:tc>
          <w:tcPr>
            <w:tcW w:w="0" w:type="auto"/>
            <w:vAlign w:val="center"/>
            <w:hideMark/>
          </w:tcPr>
          <w:p w14:paraId="43D25435" w14:textId="77777777" w:rsidR="00DC1634" w:rsidRPr="006D4348" w:rsidRDefault="00DC1634" w:rsidP="00097D16">
            <w:pPr>
              <w:rPr>
                <w:ins w:id="1687" w:author="Bùi Anh Quốc" w:date="2025-08-02T14:47:00Z"/>
                <w:rFonts w:ascii="Times New Roman" w:hAnsi="Times New Roman" w:cs="Times New Roman"/>
                <w:sz w:val="26"/>
                <w:szCs w:val="26"/>
                <w:rPrChange w:id="1688" w:author="Bùi Anh Quốc" w:date="2025-08-02T15:45:00Z">
                  <w:rPr>
                    <w:ins w:id="1689" w:author="Bùi Anh Quốc" w:date="2025-08-02T14:47:00Z"/>
                  </w:rPr>
                </w:rPrChange>
              </w:rPr>
            </w:pPr>
            <w:ins w:id="1690" w:author="Bùi Anh Quốc" w:date="2025-08-02T14:47:00Z">
              <w:r w:rsidRPr="006D4348">
                <w:rPr>
                  <w:rFonts w:ascii="Times New Roman" w:hAnsi="Times New Roman" w:cs="Times New Roman"/>
                  <w:sz w:val="26"/>
                  <w:szCs w:val="26"/>
                  <w:rPrChange w:id="1691" w:author="Bùi Anh Quốc" w:date="2025-08-02T15:45:00Z">
                    <w:rPr/>
                  </w:rPrChange>
                </w:rPr>
                <w:t>Sản phẩm</w:t>
              </w:r>
            </w:ins>
          </w:p>
        </w:tc>
        <w:tc>
          <w:tcPr>
            <w:tcW w:w="6577" w:type="dxa"/>
            <w:vAlign w:val="center"/>
            <w:hideMark/>
          </w:tcPr>
          <w:p w14:paraId="76F55456" w14:textId="77777777" w:rsidR="00DC1634" w:rsidRPr="006D4348" w:rsidRDefault="00DC1634" w:rsidP="00097D16">
            <w:pPr>
              <w:rPr>
                <w:ins w:id="1692" w:author="Bùi Anh Quốc" w:date="2025-08-02T14:47:00Z"/>
                <w:rFonts w:ascii="Times New Roman" w:hAnsi="Times New Roman" w:cs="Times New Roman"/>
                <w:sz w:val="26"/>
                <w:szCs w:val="26"/>
                <w:rPrChange w:id="1693" w:author="Bùi Anh Quốc" w:date="2025-08-02T15:45:00Z">
                  <w:rPr>
                    <w:ins w:id="1694" w:author="Bùi Anh Quốc" w:date="2025-08-02T14:47:00Z"/>
                  </w:rPr>
                </w:rPrChange>
              </w:rPr>
            </w:pPr>
            <w:ins w:id="1695" w:author="Bùi Anh Quốc" w:date="2025-08-02T14:47:00Z">
              <w:r w:rsidRPr="006D4348">
                <w:rPr>
                  <w:rFonts w:ascii="Times New Roman" w:hAnsi="Times New Roman" w:cs="Times New Roman"/>
                  <w:sz w:val="26"/>
                  <w:szCs w:val="26"/>
                  <w:rPrChange w:id="1696" w:author="Bùi Anh Quốc" w:date="2025-08-02T15:45:00Z">
                    <w:rPr/>
                  </w:rPrChange>
                </w:rPr>
                <w:t>Đánh giá khả năng push sản phẩm theo định hướng</w:t>
              </w:r>
            </w:ins>
          </w:p>
        </w:tc>
      </w:tr>
      <w:tr w:rsidR="006E7830" w:rsidRPr="006D4348" w14:paraId="70676D45" w14:textId="77777777" w:rsidTr="00097D16">
        <w:trPr>
          <w:tblCellSpacing w:w="15" w:type="dxa"/>
          <w:ins w:id="1697" w:author="Bùi Anh Quốc" w:date="2025-08-02T14:47:00Z"/>
        </w:trPr>
        <w:tc>
          <w:tcPr>
            <w:tcW w:w="0" w:type="auto"/>
            <w:vAlign w:val="center"/>
            <w:hideMark/>
          </w:tcPr>
          <w:p w14:paraId="79FD5310" w14:textId="77777777" w:rsidR="00DC1634" w:rsidRPr="006D4348" w:rsidRDefault="00DC1634" w:rsidP="00097D16">
            <w:pPr>
              <w:rPr>
                <w:ins w:id="1698" w:author="Bùi Anh Quốc" w:date="2025-08-02T14:47:00Z"/>
                <w:rFonts w:ascii="Times New Roman" w:hAnsi="Times New Roman" w:cs="Times New Roman"/>
                <w:sz w:val="26"/>
                <w:szCs w:val="26"/>
                <w:rPrChange w:id="1699" w:author="Bùi Anh Quốc" w:date="2025-08-02T15:45:00Z">
                  <w:rPr>
                    <w:ins w:id="1700" w:author="Bùi Anh Quốc" w:date="2025-08-02T14:47:00Z"/>
                  </w:rPr>
                </w:rPrChange>
              </w:rPr>
            </w:pPr>
            <w:ins w:id="1701" w:author="Bùi Anh Quốc" w:date="2025-08-02T14:47:00Z">
              <w:r w:rsidRPr="006D4348">
                <w:rPr>
                  <w:rFonts w:ascii="Times New Roman" w:hAnsi="Times New Roman" w:cs="Times New Roman"/>
                  <w:sz w:val="26"/>
                  <w:szCs w:val="26"/>
                  <w:rPrChange w:id="1702" w:author="Bùi Anh Quốc" w:date="2025-08-02T15:45:00Z">
                    <w:rPr/>
                  </w:rPrChange>
                </w:rPr>
                <w:t>Cung ứng – Tồn kho</w:t>
              </w:r>
            </w:ins>
          </w:p>
        </w:tc>
        <w:tc>
          <w:tcPr>
            <w:tcW w:w="6577" w:type="dxa"/>
            <w:vAlign w:val="center"/>
            <w:hideMark/>
          </w:tcPr>
          <w:p w14:paraId="06687544" w14:textId="77777777" w:rsidR="00DC1634" w:rsidRPr="006D4348" w:rsidRDefault="00DC1634" w:rsidP="00097D16">
            <w:pPr>
              <w:rPr>
                <w:ins w:id="1703" w:author="Bùi Anh Quốc" w:date="2025-08-02T14:47:00Z"/>
                <w:rFonts w:ascii="Times New Roman" w:hAnsi="Times New Roman" w:cs="Times New Roman"/>
                <w:sz w:val="26"/>
                <w:szCs w:val="26"/>
                <w:rPrChange w:id="1704" w:author="Bùi Anh Quốc" w:date="2025-08-02T15:45:00Z">
                  <w:rPr>
                    <w:ins w:id="1705" w:author="Bùi Anh Quốc" w:date="2025-08-02T14:47:00Z"/>
                  </w:rPr>
                </w:rPrChange>
              </w:rPr>
            </w:pPr>
            <w:ins w:id="1706" w:author="Bùi Anh Quốc" w:date="2025-08-02T14:47:00Z">
              <w:r w:rsidRPr="006D4348">
                <w:rPr>
                  <w:rFonts w:ascii="Times New Roman" w:hAnsi="Times New Roman" w:cs="Times New Roman"/>
                  <w:sz w:val="26"/>
                  <w:szCs w:val="26"/>
                  <w:rPrChange w:id="1707" w:author="Bùi Anh Quốc" w:date="2025-08-02T15:45:00Z">
                    <w:rPr/>
                  </w:rPrChange>
                </w:rPr>
                <w:t>Kiểm tra khả năng tồn kho và cung ứng phù hợp</w:t>
              </w:r>
            </w:ins>
          </w:p>
        </w:tc>
      </w:tr>
      <w:tr w:rsidR="006E7830" w:rsidRPr="006D4348" w14:paraId="405FBB24" w14:textId="77777777" w:rsidTr="00097D16">
        <w:trPr>
          <w:tblCellSpacing w:w="15" w:type="dxa"/>
          <w:ins w:id="1708" w:author="Bùi Anh Quốc" w:date="2025-08-02T14:47:00Z"/>
        </w:trPr>
        <w:tc>
          <w:tcPr>
            <w:tcW w:w="0" w:type="auto"/>
            <w:vAlign w:val="center"/>
            <w:hideMark/>
          </w:tcPr>
          <w:p w14:paraId="4AD7D96A" w14:textId="77777777" w:rsidR="00DC1634" w:rsidRPr="006D4348" w:rsidRDefault="00DC1634" w:rsidP="00097D16">
            <w:pPr>
              <w:rPr>
                <w:ins w:id="1709" w:author="Bùi Anh Quốc" w:date="2025-08-02T14:47:00Z"/>
                <w:rFonts w:ascii="Times New Roman" w:hAnsi="Times New Roman" w:cs="Times New Roman"/>
                <w:sz w:val="26"/>
                <w:szCs w:val="26"/>
                <w:rPrChange w:id="1710" w:author="Bùi Anh Quốc" w:date="2025-08-02T15:45:00Z">
                  <w:rPr>
                    <w:ins w:id="1711" w:author="Bùi Anh Quốc" w:date="2025-08-02T14:47:00Z"/>
                  </w:rPr>
                </w:rPrChange>
              </w:rPr>
            </w:pPr>
            <w:ins w:id="1712" w:author="Bùi Anh Quốc" w:date="2025-08-02T14:47:00Z">
              <w:r w:rsidRPr="006D4348">
                <w:rPr>
                  <w:rFonts w:ascii="Times New Roman" w:hAnsi="Times New Roman" w:cs="Times New Roman"/>
                  <w:sz w:val="26"/>
                  <w:szCs w:val="26"/>
                  <w:rPrChange w:id="1713" w:author="Bùi Anh Quốc" w:date="2025-08-02T15:45:00Z">
                    <w:rPr/>
                  </w:rPrChange>
                </w:rPr>
                <w:t>Marketing</w:t>
              </w:r>
            </w:ins>
          </w:p>
        </w:tc>
        <w:tc>
          <w:tcPr>
            <w:tcW w:w="6577" w:type="dxa"/>
            <w:vAlign w:val="center"/>
            <w:hideMark/>
          </w:tcPr>
          <w:p w14:paraId="55BCA055" w14:textId="77777777" w:rsidR="00DC1634" w:rsidRPr="006D4348" w:rsidRDefault="00DC1634" w:rsidP="00097D16">
            <w:pPr>
              <w:rPr>
                <w:ins w:id="1714" w:author="Bùi Anh Quốc" w:date="2025-08-02T14:47:00Z"/>
                <w:rFonts w:ascii="Times New Roman" w:hAnsi="Times New Roman" w:cs="Times New Roman"/>
                <w:sz w:val="26"/>
                <w:szCs w:val="26"/>
                <w:rPrChange w:id="1715" w:author="Bùi Anh Quốc" w:date="2025-08-02T15:45:00Z">
                  <w:rPr>
                    <w:ins w:id="1716" w:author="Bùi Anh Quốc" w:date="2025-08-02T14:47:00Z"/>
                  </w:rPr>
                </w:rPrChange>
              </w:rPr>
            </w:pPr>
            <w:ins w:id="1717" w:author="Bùi Anh Quốc" w:date="2025-08-02T14:47:00Z">
              <w:r w:rsidRPr="006D4348">
                <w:rPr>
                  <w:rFonts w:ascii="Times New Roman" w:hAnsi="Times New Roman" w:cs="Times New Roman"/>
                  <w:sz w:val="26"/>
                  <w:szCs w:val="26"/>
                  <w:rPrChange w:id="1718" w:author="Bùi Anh Quốc" w:date="2025-08-02T15:45:00Z">
                    <w:rPr/>
                  </w:rPrChange>
                </w:rPr>
                <w:t>Lập kế hoạch khuyến mãi hỗ trợ</w:t>
              </w:r>
            </w:ins>
          </w:p>
        </w:tc>
      </w:tr>
      <w:tr w:rsidR="006E7830" w:rsidRPr="006D4348" w14:paraId="5B0A0928" w14:textId="77777777" w:rsidTr="00097D16">
        <w:trPr>
          <w:tblCellSpacing w:w="15" w:type="dxa"/>
          <w:ins w:id="1719" w:author="Bùi Anh Quốc" w:date="2025-08-02T14:47:00Z"/>
        </w:trPr>
        <w:tc>
          <w:tcPr>
            <w:tcW w:w="0" w:type="auto"/>
            <w:vAlign w:val="center"/>
            <w:hideMark/>
          </w:tcPr>
          <w:p w14:paraId="339B1AE3" w14:textId="77777777" w:rsidR="00DC1634" w:rsidRPr="006D4348" w:rsidRDefault="00DC1634" w:rsidP="00097D16">
            <w:pPr>
              <w:rPr>
                <w:ins w:id="1720" w:author="Bùi Anh Quốc" w:date="2025-08-02T14:47:00Z"/>
                <w:rFonts w:ascii="Times New Roman" w:hAnsi="Times New Roman" w:cs="Times New Roman"/>
                <w:sz w:val="26"/>
                <w:szCs w:val="26"/>
                <w:rPrChange w:id="1721" w:author="Bùi Anh Quốc" w:date="2025-08-02T15:45:00Z">
                  <w:rPr>
                    <w:ins w:id="1722" w:author="Bùi Anh Quốc" w:date="2025-08-02T14:47:00Z"/>
                  </w:rPr>
                </w:rPrChange>
              </w:rPr>
            </w:pPr>
            <w:ins w:id="1723" w:author="Bùi Anh Quốc" w:date="2025-08-02T14:47:00Z">
              <w:r w:rsidRPr="006D4348">
                <w:rPr>
                  <w:rFonts w:ascii="Times New Roman" w:hAnsi="Times New Roman" w:cs="Times New Roman"/>
                  <w:sz w:val="26"/>
                  <w:szCs w:val="26"/>
                  <w:rPrChange w:id="1724" w:author="Bùi Anh Quốc" w:date="2025-08-02T15:45:00Z">
                    <w:rPr/>
                  </w:rPrChange>
                </w:rPr>
                <w:t>Phân tích dữ liệu</w:t>
              </w:r>
            </w:ins>
          </w:p>
        </w:tc>
        <w:tc>
          <w:tcPr>
            <w:tcW w:w="6577" w:type="dxa"/>
            <w:vAlign w:val="center"/>
            <w:hideMark/>
          </w:tcPr>
          <w:p w14:paraId="606342E4" w14:textId="77777777" w:rsidR="00DC1634" w:rsidRPr="006D4348" w:rsidRDefault="00DC1634" w:rsidP="00097D16">
            <w:pPr>
              <w:rPr>
                <w:ins w:id="1725" w:author="Bùi Anh Quốc" w:date="2025-08-02T14:47:00Z"/>
                <w:rFonts w:ascii="Times New Roman" w:hAnsi="Times New Roman" w:cs="Times New Roman"/>
                <w:sz w:val="26"/>
                <w:szCs w:val="26"/>
                <w:rPrChange w:id="1726" w:author="Bùi Anh Quốc" w:date="2025-08-02T15:45:00Z">
                  <w:rPr>
                    <w:ins w:id="1727" w:author="Bùi Anh Quốc" w:date="2025-08-02T14:47:00Z"/>
                  </w:rPr>
                </w:rPrChange>
              </w:rPr>
            </w:pPr>
            <w:ins w:id="1728" w:author="Bùi Anh Quốc" w:date="2025-08-02T14:47:00Z">
              <w:r w:rsidRPr="006D4348">
                <w:rPr>
                  <w:rFonts w:ascii="Times New Roman" w:hAnsi="Times New Roman" w:cs="Times New Roman"/>
                  <w:sz w:val="26"/>
                  <w:szCs w:val="26"/>
                  <w:rPrChange w:id="1729" w:author="Bùi Anh Quốc" w:date="2025-08-02T15:45:00Z">
                    <w:rPr/>
                  </w:rPrChange>
                </w:rPr>
                <w:t>Cung cấp mô hình forecast, dự báo nhu cầu</w:t>
              </w:r>
            </w:ins>
          </w:p>
        </w:tc>
      </w:tr>
      <w:tr w:rsidR="006E7830" w:rsidRPr="006D4348" w14:paraId="2501A954" w14:textId="77777777" w:rsidTr="00097D16">
        <w:trPr>
          <w:tblCellSpacing w:w="15" w:type="dxa"/>
          <w:ins w:id="1730" w:author="Bùi Anh Quốc" w:date="2025-08-02T14:47:00Z"/>
        </w:trPr>
        <w:tc>
          <w:tcPr>
            <w:tcW w:w="0" w:type="auto"/>
            <w:vAlign w:val="center"/>
            <w:hideMark/>
          </w:tcPr>
          <w:p w14:paraId="2B0E25B0" w14:textId="77777777" w:rsidR="00DC1634" w:rsidRPr="006D4348" w:rsidRDefault="00DC1634" w:rsidP="00097D16">
            <w:pPr>
              <w:rPr>
                <w:ins w:id="1731" w:author="Bùi Anh Quốc" w:date="2025-08-02T14:47:00Z"/>
                <w:rFonts w:ascii="Times New Roman" w:hAnsi="Times New Roman" w:cs="Times New Roman"/>
                <w:sz w:val="26"/>
                <w:szCs w:val="26"/>
                <w:rPrChange w:id="1732" w:author="Bùi Anh Quốc" w:date="2025-08-02T15:45:00Z">
                  <w:rPr>
                    <w:ins w:id="1733" w:author="Bùi Anh Quốc" w:date="2025-08-02T14:47:00Z"/>
                  </w:rPr>
                </w:rPrChange>
              </w:rPr>
            </w:pPr>
            <w:ins w:id="1734" w:author="Bùi Anh Quốc" w:date="2025-08-02T14:47:00Z">
              <w:r w:rsidRPr="006D4348">
                <w:rPr>
                  <w:rFonts w:ascii="Times New Roman" w:hAnsi="Times New Roman" w:cs="Times New Roman"/>
                  <w:sz w:val="26"/>
                  <w:szCs w:val="26"/>
                  <w:rPrChange w:id="1735" w:author="Bùi Anh Quốc" w:date="2025-08-02T15:45:00Z">
                    <w:rPr/>
                  </w:rPrChange>
                </w:rPr>
                <w:t>Quản lý cấp cao</w:t>
              </w:r>
            </w:ins>
          </w:p>
        </w:tc>
        <w:tc>
          <w:tcPr>
            <w:tcW w:w="6577" w:type="dxa"/>
            <w:vAlign w:val="center"/>
            <w:hideMark/>
          </w:tcPr>
          <w:p w14:paraId="58C8A8D4" w14:textId="77777777" w:rsidR="00DC1634" w:rsidRPr="006D4348" w:rsidRDefault="00DC1634" w:rsidP="00097D16">
            <w:pPr>
              <w:rPr>
                <w:ins w:id="1736" w:author="Bùi Anh Quốc" w:date="2025-08-02T14:47:00Z"/>
                <w:rFonts w:ascii="Times New Roman" w:hAnsi="Times New Roman" w:cs="Times New Roman"/>
                <w:sz w:val="26"/>
                <w:szCs w:val="26"/>
                <w:rPrChange w:id="1737" w:author="Bùi Anh Quốc" w:date="2025-08-02T15:45:00Z">
                  <w:rPr>
                    <w:ins w:id="1738" w:author="Bùi Anh Quốc" w:date="2025-08-02T14:47:00Z"/>
                  </w:rPr>
                </w:rPrChange>
              </w:rPr>
            </w:pPr>
            <w:ins w:id="1739" w:author="Bùi Anh Quốc" w:date="2025-08-02T14:47:00Z">
              <w:r w:rsidRPr="006D4348">
                <w:rPr>
                  <w:rFonts w:ascii="Times New Roman" w:hAnsi="Times New Roman" w:cs="Times New Roman"/>
                  <w:sz w:val="26"/>
                  <w:szCs w:val="26"/>
                  <w:rPrChange w:id="1740" w:author="Bùi Anh Quốc" w:date="2025-08-02T15:45:00Z">
                    <w:rPr/>
                  </w:rPrChange>
                </w:rPr>
                <w:t>Phê duyệt kế hoạch cuối cùng</w:t>
              </w:r>
            </w:ins>
          </w:p>
        </w:tc>
      </w:tr>
    </w:tbl>
    <w:p w14:paraId="4BC9CCF6" w14:textId="77777777" w:rsidR="00DC1634" w:rsidRPr="006D4348" w:rsidRDefault="00DC1634" w:rsidP="00DC1634">
      <w:pPr>
        <w:rPr>
          <w:ins w:id="1741" w:author="Bùi Anh Quốc" w:date="2025-08-02T14:47:00Z"/>
          <w:rFonts w:ascii="Times New Roman" w:hAnsi="Times New Roman" w:cs="Times New Roman"/>
          <w:sz w:val="26"/>
          <w:szCs w:val="26"/>
          <w:rPrChange w:id="1742" w:author="Bùi Anh Quốc" w:date="2025-08-02T15:45:00Z">
            <w:rPr>
              <w:ins w:id="1743" w:author="Bùi Anh Quốc" w:date="2025-08-02T14:47:00Z"/>
            </w:rPr>
          </w:rPrChange>
        </w:rPr>
      </w:pPr>
    </w:p>
    <w:p w14:paraId="17C8E438" w14:textId="23CAA7E2" w:rsidR="00DC1634" w:rsidRPr="006D4348" w:rsidRDefault="00DC1634" w:rsidP="00DC1634">
      <w:pPr>
        <w:pStyle w:val="Heading4"/>
        <w:rPr>
          <w:ins w:id="1744" w:author="Bùi Anh Quốc" w:date="2025-08-02T14:47:00Z"/>
          <w:rFonts w:ascii="Times New Roman" w:hAnsi="Times New Roman" w:cs="Times New Roman"/>
          <w:b/>
          <w:bCs/>
          <w:i w:val="0"/>
          <w:iCs w:val="0"/>
          <w:color w:val="auto"/>
          <w:sz w:val="26"/>
          <w:szCs w:val="26"/>
          <w:rPrChange w:id="1745" w:author="Bùi Anh Quốc" w:date="2025-08-02T15:45:00Z">
            <w:rPr>
              <w:ins w:id="1746" w:author="Bùi Anh Quốc" w:date="2025-08-02T14:47:00Z"/>
            </w:rPr>
          </w:rPrChange>
        </w:rPr>
      </w:pPr>
      <w:ins w:id="1747" w:author="Bùi Anh Quốc" w:date="2025-08-02T14:47:00Z">
        <w:r w:rsidRPr="006D4348">
          <w:rPr>
            <w:rFonts w:ascii="Times New Roman" w:hAnsi="Times New Roman" w:cs="Times New Roman"/>
            <w:b/>
            <w:bCs/>
            <w:i w:val="0"/>
            <w:iCs w:val="0"/>
            <w:color w:val="auto"/>
            <w:sz w:val="26"/>
            <w:szCs w:val="26"/>
            <w:rPrChange w:id="1748" w:author="Bùi Anh Quốc" w:date="2025-08-02T15:45:00Z">
              <w:rPr/>
            </w:rPrChange>
          </w:rPr>
          <w:t>3.</w:t>
        </w:r>
      </w:ins>
      <w:ins w:id="1749" w:author="Bùi Anh Quốc" w:date="2025-08-02T14:51:00Z">
        <w:r w:rsidRPr="006D4348">
          <w:rPr>
            <w:rFonts w:ascii="Times New Roman" w:hAnsi="Times New Roman" w:cs="Times New Roman"/>
            <w:b/>
            <w:bCs/>
            <w:i w:val="0"/>
            <w:iCs w:val="0"/>
            <w:color w:val="auto"/>
            <w:sz w:val="26"/>
            <w:szCs w:val="26"/>
            <w:rPrChange w:id="1750" w:author="Bùi Anh Quốc" w:date="2025-08-02T15:45:00Z">
              <w:rPr>
                <w:rFonts w:ascii="Times New Roman" w:hAnsi="Times New Roman" w:cs="Times New Roman"/>
                <w:i w:val="0"/>
                <w:iCs w:val="0"/>
                <w:color w:val="auto"/>
                <w:sz w:val="26"/>
                <w:szCs w:val="26"/>
              </w:rPr>
            </w:rPrChange>
          </w:rPr>
          <w:t>4</w:t>
        </w:r>
      </w:ins>
      <w:ins w:id="1751" w:author="Bùi Anh Quốc" w:date="2025-08-02T14:47:00Z">
        <w:r w:rsidRPr="006D4348">
          <w:rPr>
            <w:rFonts w:ascii="Times New Roman" w:hAnsi="Times New Roman" w:cs="Times New Roman"/>
            <w:b/>
            <w:bCs/>
            <w:i w:val="0"/>
            <w:iCs w:val="0"/>
            <w:color w:val="auto"/>
            <w:sz w:val="26"/>
            <w:szCs w:val="26"/>
            <w:rPrChange w:id="1752" w:author="Bùi Anh Quốc" w:date="2025-08-02T15:45:00Z">
              <w:rPr/>
            </w:rPrChange>
          </w:rPr>
          <w:t>.3.2 Khách hàng</w:t>
        </w:r>
      </w:ins>
    </w:p>
    <w:p w14:paraId="10E7EC92" w14:textId="77777777" w:rsidR="00DC1634" w:rsidRPr="006D4348" w:rsidRDefault="00DC1634" w:rsidP="00DC1634">
      <w:pPr>
        <w:pStyle w:val="ListParagraph"/>
        <w:numPr>
          <w:ilvl w:val="0"/>
          <w:numId w:val="102"/>
        </w:numPr>
        <w:rPr>
          <w:ins w:id="1753" w:author="Bùi Anh Quốc" w:date="2025-08-02T14:47:00Z"/>
          <w:rFonts w:ascii="Times New Roman" w:hAnsi="Times New Roman" w:cs="Times New Roman"/>
          <w:sz w:val="26"/>
          <w:szCs w:val="26"/>
          <w:rPrChange w:id="1754" w:author="Bùi Anh Quốc" w:date="2025-08-02T15:45:00Z">
            <w:rPr>
              <w:ins w:id="1755" w:author="Bùi Anh Quốc" w:date="2025-08-02T14:47:00Z"/>
            </w:rPr>
          </w:rPrChange>
        </w:rPr>
      </w:pPr>
      <w:ins w:id="1756" w:author="Bùi Anh Quốc" w:date="2025-08-02T14:47:00Z">
        <w:r w:rsidRPr="006D4348">
          <w:rPr>
            <w:rFonts w:ascii="Times New Roman" w:hAnsi="Times New Roman" w:cs="Times New Roman"/>
            <w:sz w:val="26"/>
            <w:szCs w:val="26"/>
            <w:rPrChange w:id="1757" w:author="Bùi Anh Quốc" w:date="2025-08-02T15:45:00Z">
              <w:rPr/>
            </w:rPrChange>
          </w:rPr>
          <w:t>Ban điều hành: sử dụng kế hoạch để ra quyết định phân bổ nguồn lực → nhận được bức tranh doanh thu rõ ràng, khả thi.</w:t>
        </w:r>
      </w:ins>
    </w:p>
    <w:p w14:paraId="2C6B67AB" w14:textId="77777777" w:rsidR="00DC1634" w:rsidRPr="006D4348" w:rsidRDefault="00DC1634" w:rsidP="00DC1634">
      <w:pPr>
        <w:pStyle w:val="ListParagraph"/>
        <w:numPr>
          <w:ilvl w:val="0"/>
          <w:numId w:val="102"/>
        </w:numPr>
        <w:rPr>
          <w:ins w:id="1758" w:author="Bùi Anh Quốc" w:date="2025-08-02T14:47:00Z"/>
          <w:rFonts w:ascii="Times New Roman" w:hAnsi="Times New Roman" w:cs="Times New Roman"/>
          <w:sz w:val="26"/>
          <w:szCs w:val="26"/>
          <w:rPrChange w:id="1759" w:author="Bùi Anh Quốc" w:date="2025-08-02T15:45:00Z">
            <w:rPr>
              <w:ins w:id="1760" w:author="Bùi Anh Quốc" w:date="2025-08-02T14:47:00Z"/>
            </w:rPr>
          </w:rPrChange>
        </w:rPr>
      </w:pPr>
      <w:ins w:id="1761" w:author="Bùi Anh Quốc" w:date="2025-08-02T14:47:00Z">
        <w:r w:rsidRPr="006D4348">
          <w:rPr>
            <w:rFonts w:ascii="Times New Roman" w:hAnsi="Times New Roman" w:cs="Times New Roman"/>
            <w:sz w:val="26"/>
            <w:szCs w:val="26"/>
            <w:rPrChange w:id="1762" w:author="Bùi Anh Quốc" w:date="2025-08-02T15:45:00Z">
              <w:rPr/>
            </w:rPrChange>
          </w:rPr>
          <w:t>Kế toán và Tài chính: lên ngân sách dựa trên kế hoạch → đảm bảo kế hoạch chi tiêu chính xác.</w:t>
        </w:r>
      </w:ins>
    </w:p>
    <w:p w14:paraId="2F74E1AA" w14:textId="77777777" w:rsidR="00DC1634" w:rsidRPr="006D4348" w:rsidRDefault="00DC1634" w:rsidP="00DC1634">
      <w:pPr>
        <w:pStyle w:val="ListParagraph"/>
        <w:numPr>
          <w:ilvl w:val="0"/>
          <w:numId w:val="102"/>
        </w:numPr>
        <w:rPr>
          <w:ins w:id="1763" w:author="Bùi Anh Quốc" w:date="2025-08-02T14:47:00Z"/>
          <w:rFonts w:ascii="Times New Roman" w:hAnsi="Times New Roman" w:cs="Times New Roman"/>
          <w:sz w:val="26"/>
          <w:szCs w:val="26"/>
          <w:rPrChange w:id="1764" w:author="Bùi Anh Quốc" w:date="2025-08-02T15:45:00Z">
            <w:rPr>
              <w:ins w:id="1765" w:author="Bùi Anh Quốc" w:date="2025-08-02T14:47:00Z"/>
            </w:rPr>
          </w:rPrChange>
        </w:rPr>
      </w:pPr>
      <w:ins w:id="1766" w:author="Bùi Anh Quốc" w:date="2025-08-02T14:47:00Z">
        <w:r w:rsidRPr="006D4348">
          <w:rPr>
            <w:rFonts w:ascii="Times New Roman" w:hAnsi="Times New Roman" w:cs="Times New Roman"/>
            <w:sz w:val="26"/>
            <w:szCs w:val="26"/>
            <w:rPrChange w:id="1767" w:author="Bùi Anh Quốc" w:date="2025-08-02T15:45:00Z">
              <w:rPr/>
            </w:rPrChange>
          </w:rPr>
          <w:t>Vận hành và kho vận: chủ động trong chuẩn bị nguồn lực cung ứng → giảm rủi ro thiếu hụt hay tồn kho.</w:t>
        </w:r>
      </w:ins>
    </w:p>
    <w:p w14:paraId="320208BB" w14:textId="384325AD" w:rsidR="00DC1634" w:rsidRPr="006D4348" w:rsidRDefault="00DC1634" w:rsidP="00DC1634">
      <w:pPr>
        <w:pStyle w:val="Heading4"/>
        <w:rPr>
          <w:ins w:id="1768" w:author="Bùi Anh Quốc" w:date="2025-08-02T14:47:00Z"/>
          <w:rFonts w:ascii="Times New Roman" w:hAnsi="Times New Roman" w:cs="Times New Roman"/>
          <w:b/>
          <w:bCs/>
          <w:i w:val="0"/>
          <w:iCs w:val="0"/>
          <w:color w:val="auto"/>
          <w:sz w:val="26"/>
          <w:szCs w:val="26"/>
          <w:rPrChange w:id="1769" w:author="Bùi Anh Quốc" w:date="2025-08-02T15:45:00Z">
            <w:rPr>
              <w:ins w:id="1770" w:author="Bùi Anh Quốc" w:date="2025-08-02T14:47:00Z"/>
            </w:rPr>
          </w:rPrChange>
        </w:rPr>
      </w:pPr>
      <w:ins w:id="1771" w:author="Bùi Anh Quốc" w:date="2025-08-02T14:47:00Z">
        <w:r w:rsidRPr="006D4348">
          <w:rPr>
            <w:rFonts w:ascii="Times New Roman" w:hAnsi="Times New Roman" w:cs="Times New Roman"/>
            <w:b/>
            <w:bCs/>
            <w:i w:val="0"/>
            <w:iCs w:val="0"/>
            <w:color w:val="auto"/>
            <w:sz w:val="26"/>
            <w:szCs w:val="26"/>
            <w:rPrChange w:id="1772" w:author="Bùi Anh Quốc" w:date="2025-08-02T15:45:00Z">
              <w:rPr/>
            </w:rPrChange>
          </w:rPr>
          <w:t>3.</w:t>
        </w:r>
      </w:ins>
      <w:ins w:id="1773" w:author="Bùi Anh Quốc" w:date="2025-08-02T14:51:00Z">
        <w:r w:rsidRPr="006D4348">
          <w:rPr>
            <w:rFonts w:ascii="Times New Roman" w:hAnsi="Times New Roman" w:cs="Times New Roman"/>
            <w:b/>
            <w:bCs/>
            <w:i w:val="0"/>
            <w:iCs w:val="0"/>
            <w:color w:val="auto"/>
            <w:sz w:val="26"/>
            <w:szCs w:val="26"/>
            <w:rPrChange w:id="1774" w:author="Bùi Anh Quốc" w:date="2025-08-02T15:45:00Z">
              <w:rPr>
                <w:rFonts w:ascii="Times New Roman" w:hAnsi="Times New Roman" w:cs="Times New Roman"/>
                <w:i w:val="0"/>
                <w:iCs w:val="0"/>
                <w:color w:val="auto"/>
                <w:sz w:val="26"/>
                <w:szCs w:val="26"/>
              </w:rPr>
            </w:rPrChange>
          </w:rPr>
          <w:t>4</w:t>
        </w:r>
      </w:ins>
      <w:ins w:id="1775" w:author="Bùi Anh Quốc" w:date="2025-08-02T14:47:00Z">
        <w:r w:rsidRPr="006D4348">
          <w:rPr>
            <w:rFonts w:ascii="Times New Roman" w:hAnsi="Times New Roman" w:cs="Times New Roman"/>
            <w:b/>
            <w:bCs/>
            <w:i w:val="0"/>
            <w:iCs w:val="0"/>
            <w:color w:val="auto"/>
            <w:sz w:val="26"/>
            <w:szCs w:val="26"/>
            <w:rPrChange w:id="1776" w:author="Bùi Anh Quốc" w:date="2025-08-02T15:45:00Z">
              <w:rPr/>
            </w:rPrChange>
          </w:rPr>
          <w:t>.3.3 Giá trị đem lại</w:t>
        </w:r>
      </w:ins>
    </w:p>
    <w:p w14:paraId="1315BCD6" w14:textId="77777777" w:rsidR="00DC1634" w:rsidRPr="006D4348" w:rsidRDefault="00DC1634" w:rsidP="00DC1634">
      <w:pPr>
        <w:pStyle w:val="ListParagraph"/>
        <w:numPr>
          <w:ilvl w:val="0"/>
          <w:numId w:val="105"/>
        </w:numPr>
        <w:rPr>
          <w:ins w:id="1777" w:author="Bùi Anh Quốc" w:date="2025-08-02T14:47:00Z"/>
          <w:rFonts w:ascii="Times New Roman" w:hAnsi="Times New Roman" w:cs="Times New Roman"/>
          <w:sz w:val="26"/>
          <w:szCs w:val="26"/>
          <w:rPrChange w:id="1778" w:author="Bùi Anh Quốc" w:date="2025-08-02T15:45:00Z">
            <w:rPr>
              <w:ins w:id="1779" w:author="Bùi Anh Quốc" w:date="2025-08-02T14:47:00Z"/>
            </w:rPr>
          </w:rPrChange>
        </w:rPr>
      </w:pPr>
      <w:ins w:id="1780" w:author="Bùi Anh Quốc" w:date="2025-08-02T14:47:00Z">
        <w:r w:rsidRPr="006D4348">
          <w:rPr>
            <w:rFonts w:ascii="Times New Roman" w:hAnsi="Times New Roman" w:cs="Times New Roman"/>
            <w:sz w:val="26"/>
            <w:szCs w:val="26"/>
            <w:rPrChange w:id="1781" w:author="Bùi Anh Quốc" w:date="2025-08-02T15:45:00Z">
              <w:rPr/>
            </w:rPrChange>
          </w:rPr>
          <w:t>Thống nhất giữa các phòng ban trong việc xây dựng mục tiêu bán hàng.</w:t>
        </w:r>
      </w:ins>
    </w:p>
    <w:p w14:paraId="43FA1B7C" w14:textId="77777777" w:rsidR="00DC1634" w:rsidRPr="006D4348" w:rsidRDefault="00DC1634" w:rsidP="00DC1634">
      <w:pPr>
        <w:pStyle w:val="ListParagraph"/>
        <w:numPr>
          <w:ilvl w:val="0"/>
          <w:numId w:val="105"/>
        </w:numPr>
        <w:rPr>
          <w:ins w:id="1782" w:author="Bùi Anh Quốc" w:date="2025-08-02T14:47:00Z"/>
          <w:rFonts w:ascii="Times New Roman" w:hAnsi="Times New Roman" w:cs="Times New Roman"/>
          <w:sz w:val="26"/>
          <w:szCs w:val="26"/>
          <w:rPrChange w:id="1783" w:author="Bùi Anh Quốc" w:date="2025-08-02T15:45:00Z">
            <w:rPr>
              <w:ins w:id="1784" w:author="Bùi Anh Quốc" w:date="2025-08-02T14:47:00Z"/>
            </w:rPr>
          </w:rPrChange>
        </w:rPr>
      </w:pPr>
      <w:ins w:id="1785" w:author="Bùi Anh Quốc" w:date="2025-08-02T14:47:00Z">
        <w:r w:rsidRPr="006D4348">
          <w:rPr>
            <w:rFonts w:ascii="Times New Roman" w:hAnsi="Times New Roman" w:cs="Times New Roman"/>
            <w:sz w:val="26"/>
            <w:szCs w:val="26"/>
            <w:rPrChange w:id="1786" w:author="Bùi Anh Quốc" w:date="2025-08-02T15:45:00Z">
              <w:rPr/>
            </w:rPrChange>
          </w:rPr>
          <w:t>Tối ưu hóa tồn kho và hỗ trợ tiêu thụ sản phẩm tồn.</w:t>
        </w:r>
      </w:ins>
    </w:p>
    <w:p w14:paraId="6CFD314C" w14:textId="77777777" w:rsidR="00DC1634" w:rsidRPr="006D4348" w:rsidRDefault="00DC1634" w:rsidP="00DC1634">
      <w:pPr>
        <w:pStyle w:val="ListParagraph"/>
        <w:numPr>
          <w:ilvl w:val="0"/>
          <w:numId w:val="105"/>
        </w:numPr>
        <w:rPr>
          <w:ins w:id="1787" w:author="Bùi Anh Quốc" w:date="2025-08-02T14:47:00Z"/>
          <w:rFonts w:ascii="Times New Roman" w:hAnsi="Times New Roman" w:cs="Times New Roman"/>
          <w:sz w:val="26"/>
          <w:szCs w:val="26"/>
          <w:rPrChange w:id="1788" w:author="Bùi Anh Quốc" w:date="2025-08-02T15:45:00Z">
            <w:rPr>
              <w:ins w:id="1789" w:author="Bùi Anh Quốc" w:date="2025-08-02T14:47:00Z"/>
            </w:rPr>
          </w:rPrChange>
        </w:rPr>
      </w:pPr>
      <w:ins w:id="1790" w:author="Bùi Anh Quốc" w:date="2025-08-02T14:47:00Z">
        <w:r w:rsidRPr="006D4348">
          <w:rPr>
            <w:rFonts w:ascii="Times New Roman" w:hAnsi="Times New Roman" w:cs="Times New Roman"/>
            <w:sz w:val="26"/>
            <w:szCs w:val="26"/>
            <w:rPrChange w:id="1791" w:author="Bùi Anh Quốc" w:date="2025-08-02T15:45:00Z">
              <w:rPr/>
            </w:rPrChange>
          </w:rPr>
          <w:t>Dữ liệu forecast giúp ra quyết định chính xác hơn.</w:t>
        </w:r>
      </w:ins>
    </w:p>
    <w:p w14:paraId="485914DD" w14:textId="77777777" w:rsidR="00DC1634" w:rsidRPr="006D4348" w:rsidRDefault="00DC1634" w:rsidP="00DC1634">
      <w:pPr>
        <w:pStyle w:val="ListParagraph"/>
        <w:numPr>
          <w:ilvl w:val="0"/>
          <w:numId w:val="105"/>
        </w:numPr>
        <w:rPr>
          <w:ins w:id="1792" w:author="Bùi Anh Quốc" w:date="2025-08-02T14:47:00Z"/>
          <w:rFonts w:ascii="Times New Roman" w:hAnsi="Times New Roman" w:cs="Times New Roman"/>
          <w:sz w:val="26"/>
          <w:szCs w:val="26"/>
          <w:rPrChange w:id="1793" w:author="Bùi Anh Quốc" w:date="2025-08-02T15:45:00Z">
            <w:rPr>
              <w:ins w:id="1794" w:author="Bùi Anh Quốc" w:date="2025-08-02T14:47:00Z"/>
            </w:rPr>
          </w:rPrChange>
        </w:rPr>
      </w:pPr>
      <w:ins w:id="1795" w:author="Bùi Anh Quốc" w:date="2025-08-02T14:47:00Z">
        <w:r w:rsidRPr="006D4348">
          <w:rPr>
            <w:rFonts w:ascii="Times New Roman" w:hAnsi="Times New Roman" w:cs="Times New Roman"/>
            <w:sz w:val="26"/>
            <w:szCs w:val="26"/>
            <w:rPrChange w:id="1796" w:author="Bùi Anh Quốc" w:date="2025-08-02T15:45:00Z">
              <w:rPr/>
            </w:rPrChange>
          </w:rPr>
          <w:t>Tăng tính chủ động và khả năng phản ứng của doanh nghiệp.</w:t>
        </w:r>
      </w:ins>
    </w:p>
    <w:p w14:paraId="1C823DA0" w14:textId="117C85B4" w:rsidR="00DC1634" w:rsidRPr="006D4348" w:rsidRDefault="00DC1634" w:rsidP="00DC1634">
      <w:pPr>
        <w:pStyle w:val="Heading4"/>
        <w:rPr>
          <w:ins w:id="1797" w:author="Bùi Anh Quốc" w:date="2025-08-02T14:47:00Z"/>
          <w:rFonts w:ascii="Times New Roman" w:hAnsi="Times New Roman" w:cs="Times New Roman"/>
          <w:b/>
          <w:bCs/>
          <w:i w:val="0"/>
          <w:iCs w:val="0"/>
          <w:color w:val="auto"/>
          <w:sz w:val="26"/>
          <w:szCs w:val="26"/>
          <w:rPrChange w:id="1798" w:author="Bùi Anh Quốc" w:date="2025-08-02T15:45:00Z">
            <w:rPr>
              <w:ins w:id="1799" w:author="Bùi Anh Quốc" w:date="2025-08-02T14:47:00Z"/>
            </w:rPr>
          </w:rPrChange>
        </w:rPr>
      </w:pPr>
      <w:ins w:id="1800" w:author="Bùi Anh Quốc" w:date="2025-08-02T14:47:00Z">
        <w:r w:rsidRPr="006D4348">
          <w:rPr>
            <w:rFonts w:ascii="Times New Roman" w:hAnsi="Times New Roman" w:cs="Times New Roman"/>
            <w:b/>
            <w:bCs/>
            <w:i w:val="0"/>
            <w:iCs w:val="0"/>
            <w:color w:val="auto"/>
            <w:sz w:val="26"/>
            <w:szCs w:val="26"/>
            <w:rPrChange w:id="1801" w:author="Bùi Anh Quốc" w:date="2025-08-02T15:45:00Z">
              <w:rPr/>
            </w:rPrChange>
          </w:rPr>
          <w:t>3.</w:t>
        </w:r>
      </w:ins>
      <w:ins w:id="1802" w:author="Bùi Anh Quốc" w:date="2025-08-02T14:51:00Z">
        <w:r w:rsidRPr="006D4348">
          <w:rPr>
            <w:rFonts w:ascii="Times New Roman" w:hAnsi="Times New Roman" w:cs="Times New Roman"/>
            <w:b/>
            <w:bCs/>
            <w:i w:val="0"/>
            <w:iCs w:val="0"/>
            <w:color w:val="auto"/>
            <w:sz w:val="26"/>
            <w:szCs w:val="26"/>
          </w:rPr>
          <w:t>4</w:t>
        </w:r>
      </w:ins>
      <w:ins w:id="1803" w:author="Bùi Anh Quốc" w:date="2025-08-02T14:47:00Z">
        <w:r w:rsidRPr="006D4348">
          <w:rPr>
            <w:rFonts w:ascii="Times New Roman" w:hAnsi="Times New Roman" w:cs="Times New Roman"/>
            <w:b/>
            <w:bCs/>
            <w:i w:val="0"/>
            <w:iCs w:val="0"/>
            <w:color w:val="auto"/>
            <w:sz w:val="26"/>
            <w:szCs w:val="26"/>
            <w:rPrChange w:id="1804" w:author="Bùi Anh Quốc" w:date="2025-08-02T15:45:00Z">
              <w:rPr/>
            </w:rPrChange>
          </w:rPr>
          <w:t>.3.4 Kết quả có thể đạt được</w:t>
        </w:r>
      </w:ins>
    </w:p>
    <w:p w14:paraId="4B82E6B6" w14:textId="77777777" w:rsidR="00DC1634" w:rsidRPr="006D4348" w:rsidRDefault="00DC1634" w:rsidP="00DC1634">
      <w:pPr>
        <w:pStyle w:val="Heading5"/>
        <w:rPr>
          <w:ins w:id="1805" w:author="Bùi Anh Quốc" w:date="2025-08-02T14:47:00Z"/>
          <w:rFonts w:ascii="Times New Roman" w:hAnsi="Times New Roman" w:cs="Times New Roman"/>
          <w:color w:val="auto"/>
          <w:sz w:val="26"/>
          <w:szCs w:val="26"/>
          <w:rPrChange w:id="1806" w:author="Bùi Anh Quốc" w:date="2025-08-02T15:45:00Z">
            <w:rPr>
              <w:ins w:id="1807" w:author="Bùi Anh Quốc" w:date="2025-08-02T14:47:00Z"/>
            </w:rPr>
          </w:rPrChange>
        </w:rPr>
      </w:pPr>
      <w:ins w:id="1808" w:author="Bùi Anh Quốc" w:date="2025-08-02T14:47:00Z">
        <w:r w:rsidRPr="006D4348">
          <w:rPr>
            <w:rFonts w:ascii="Times New Roman" w:hAnsi="Times New Roman" w:cs="Times New Roman"/>
            <w:color w:val="auto"/>
            <w:sz w:val="26"/>
            <w:szCs w:val="26"/>
            <w:rPrChange w:id="1809" w:author="Bùi Anh Quốc" w:date="2025-08-02T15:45:00Z">
              <w:rPr/>
            </w:rPrChange>
          </w:rPr>
          <w:t>a) Định tính:</w:t>
        </w:r>
      </w:ins>
    </w:p>
    <w:p w14:paraId="77D9A7CF" w14:textId="77777777" w:rsidR="00DC1634" w:rsidRPr="006D4348" w:rsidRDefault="00DC1634" w:rsidP="00DC1634">
      <w:pPr>
        <w:pStyle w:val="ListParagraph"/>
        <w:numPr>
          <w:ilvl w:val="0"/>
          <w:numId w:val="106"/>
        </w:numPr>
        <w:rPr>
          <w:ins w:id="1810" w:author="Bùi Anh Quốc" w:date="2025-08-02T14:47:00Z"/>
          <w:rFonts w:ascii="Times New Roman" w:hAnsi="Times New Roman" w:cs="Times New Roman"/>
          <w:sz w:val="26"/>
          <w:szCs w:val="26"/>
          <w:rPrChange w:id="1811" w:author="Bùi Anh Quốc" w:date="2025-08-02T15:45:00Z">
            <w:rPr>
              <w:ins w:id="1812" w:author="Bùi Anh Quốc" w:date="2025-08-02T14:47:00Z"/>
            </w:rPr>
          </w:rPrChange>
        </w:rPr>
      </w:pPr>
      <w:ins w:id="1813" w:author="Bùi Anh Quốc" w:date="2025-08-02T14:47:00Z">
        <w:r w:rsidRPr="006D4348">
          <w:rPr>
            <w:rFonts w:ascii="Times New Roman" w:hAnsi="Times New Roman" w:cs="Times New Roman"/>
            <w:sz w:val="26"/>
            <w:szCs w:val="26"/>
            <w:rPrChange w:id="1814" w:author="Bùi Anh Quốc" w:date="2025-08-02T15:45:00Z">
              <w:rPr/>
            </w:rPrChange>
          </w:rPr>
          <w:t>Đồng bộ mục tiêu giữa các bộ phận.</w:t>
        </w:r>
      </w:ins>
    </w:p>
    <w:p w14:paraId="7407AC47" w14:textId="77777777" w:rsidR="00DC1634" w:rsidRPr="006D4348" w:rsidRDefault="00DC1634" w:rsidP="00DC1634">
      <w:pPr>
        <w:pStyle w:val="ListParagraph"/>
        <w:numPr>
          <w:ilvl w:val="0"/>
          <w:numId w:val="106"/>
        </w:numPr>
        <w:rPr>
          <w:ins w:id="1815" w:author="Bùi Anh Quốc" w:date="2025-08-02T14:47:00Z"/>
          <w:rFonts w:ascii="Times New Roman" w:hAnsi="Times New Roman" w:cs="Times New Roman"/>
          <w:sz w:val="26"/>
          <w:szCs w:val="26"/>
          <w:rPrChange w:id="1816" w:author="Bùi Anh Quốc" w:date="2025-08-02T15:45:00Z">
            <w:rPr>
              <w:ins w:id="1817" w:author="Bùi Anh Quốc" w:date="2025-08-02T14:47:00Z"/>
            </w:rPr>
          </w:rPrChange>
        </w:rPr>
      </w:pPr>
      <w:ins w:id="1818" w:author="Bùi Anh Quốc" w:date="2025-08-02T14:47:00Z">
        <w:r w:rsidRPr="006D4348">
          <w:rPr>
            <w:rFonts w:ascii="Times New Roman" w:hAnsi="Times New Roman" w:cs="Times New Roman"/>
            <w:sz w:val="26"/>
            <w:szCs w:val="26"/>
            <w:rPrChange w:id="1819" w:author="Bùi Anh Quốc" w:date="2025-08-02T15:45:00Z">
              <w:rPr/>
            </w:rPrChange>
          </w:rPr>
          <w:t>Giảm xung đột trong điều phối sản xuất – marketing.</w:t>
        </w:r>
      </w:ins>
    </w:p>
    <w:p w14:paraId="65691833" w14:textId="77777777" w:rsidR="00DC1634" w:rsidRPr="006D4348" w:rsidRDefault="00DC1634" w:rsidP="00DC1634">
      <w:pPr>
        <w:pStyle w:val="ListParagraph"/>
        <w:numPr>
          <w:ilvl w:val="0"/>
          <w:numId w:val="106"/>
        </w:numPr>
        <w:rPr>
          <w:ins w:id="1820" w:author="Bùi Anh Quốc" w:date="2025-08-02T14:47:00Z"/>
          <w:rFonts w:ascii="Times New Roman" w:hAnsi="Times New Roman" w:cs="Times New Roman"/>
          <w:sz w:val="26"/>
          <w:szCs w:val="26"/>
          <w:rPrChange w:id="1821" w:author="Bùi Anh Quốc" w:date="2025-08-02T15:45:00Z">
            <w:rPr>
              <w:ins w:id="1822" w:author="Bùi Anh Quốc" w:date="2025-08-02T14:47:00Z"/>
            </w:rPr>
          </w:rPrChange>
        </w:rPr>
      </w:pPr>
      <w:ins w:id="1823" w:author="Bùi Anh Quốc" w:date="2025-08-02T14:47:00Z">
        <w:r w:rsidRPr="006D4348">
          <w:rPr>
            <w:rFonts w:ascii="Times New Roman" w:hAnsi="Times New Roman" w:cs="Times New Roman"/>
            <w:sz w:val="26"/>
            <w:szCs w:val="26"/>
            <w:rPrChange w:id="1824" w:author="Bùi Anh Quốc" w:date="2025-08-02T15:45:00Z">
              <w:rPr/>
            </w:rPrChange>
          </w:rPr>
          <w:t>Tăng tốc ra quyết định.</w:t>
        </w:r>
      </w:ins>
    </w:p>
    <w:p w14:paraId="0BD258D6" w14:textId="77777777" w:rsidR="00DC1634" w:rsidRPr="006D4348" w:rsidRDefault="00DC1634" w:rsidP="00DC1634">
      <w:pPr>
        <w:pStyle w:val="Heading5"/>
        <w:rPr>
          <w:ins w:id="1825" w:author="Bùi Anh Quốc" w:date="2025-08-02T14:47:00Z"/>
          <w:rFonts w:ascii="Times New Roman" w:hAnsi="Times New Roman" w:cs="Times New Roman"/>
          <w:color w:val="auto"/>
          <w:sz w:val="26"/>
          <w:szCs w:val="26"/>
          <w:rPrChange w:id="1826" w:author="Bùi Anh Quốc" w:date="2025-08-02T15:45:00Z">
            <w:rPr>
              <w:ins w:id="1827" w:author="Bùi Anh Quốc" w:date="2025-08-02T14:47:00Z"/>
            </w:rPr>
          </w:rPrChange>
        </w:rPr>
      </w:pPr>
      <w:ins w:id="1828" w:author="Bùi Anh Quốc" w:date="2025-08-02T14:47:00Z">
        <w:r w:rsidRPr="006D4348">
          <w:rPr>
            <w:rFonts w:ascii="Times New Roman" w:hAnsi="Times New Roman" w:cs="Times New Roman"/>
            <w:color w:val="auto"/>
            <w:sz w:val="26"/>
            <w:szCs w:val="26"/>
            <w:rPrChange w:id="1829" w:author="Bùi Anh Quốc" w:date="2025-08-02T15:45:00Z">
              <w:rPr/>
            </w:rPrChange>
          </w:rPr>
          <w:t>b) Định lượng:</w:t>
        </w:r>
      </w:ins>
    </w:p>
    <w:p w14:paraId="1FA6CA55" w14:textId="77777777" w:rsidR="00DC1634" w:rsidRPr="006D4348" w:rsidRDefault="00DC1634" w:rsidP="00DC1634">
      <w:pPr>
        <w:pStyle w:val="ListParagraph"/>
        <w:numPr>
          <w:ilvl w:val="0"/>
          <w:numId w:val="107"/>
        </w:numPr>
        <w:rPr>
          <w:ins w:id="1830" w:author="Bùi Anh Quốc" w:date="2025-08-02T14:47:00Z"/>
          <w:rFonts w:ascii="Times New Roman" w:hAnsi="Times New Roman" w:cs="Times New Roman"/>
          <w:sz w:val="26"/>
          <w:szCs w:val="26"/>
          <w:rPrChange w:id="1831" w:author="Bùi Anh Quốc" w:date="2025-08-02T15:45:00Z">
            <w:rPr>
              <w:ins w:id="1832" w:author="Bùi Anh Quốc" w:date="2025-08-02T14:47:00Z"/>
            </w:rPr>
          </w:rPrChange>
        </w:rPr>
      </w:pPr>
      <w:ins w:id="1833" w:author="Bùi Anh Quốc" w:date="2025-08-02T14:47:00Z">
        <w:r w:rsidRPr="006D4348">
          <w:rPr>
            <w:rFonts w:ascii="Times New Roman" w:hAnsi="Times New Roman" w:cs="Times New Roman"/>
            <w:sz w:val="26"/>
            <w:szCs w:val="26"/>
            <w:rPrChange w:id="1834" w:author="Bùi Anh Quốc" w:date="2025-08-02T15:45:00Z">
              <w:rPr/>
            </w:rPrChange>
          </w:rPr>
          <w:t>Tăng tỷ lệ đạt kế hoạch (&gt;90%).</w:t>
        </w:r>
      </w:ins>
    </w:p>
    <w:p w14:paraId="5CACE862" w14:textId="77777777" w:rsidR="00DC1634" w:rsidRPr="006D4348" w:rsidRDefault="00DC1634" w:rsidP="00DC1634">
      <w:pPr>
        <w:pStyle w:val="ListParagraph"/>
        <w:numPr>
          <w:ilvl w:val="0"/>
          <w:numId w:val="107"/>
        </w:numPr>
        <w:rPr>
          <w:ins w:id="1835" w:author="Bùi Anh Quốc" w:date="2025-08-02T14:47:00Z"/>
          <w:rFonts w:ascii="Times New Roman" w:hAnsi="Times New Roman" w:cs="Times New Roman"/>
          <w:sz w:val="26"/>
          <w:szCs w:val="26"/>
          <w:rPrChange w:id="1836" w:author="Bùi Anh Quốc" w:date="2025-08-02T15:45:00Z">
            <w:rPr>
              <w:ins w:id="1837" w:author="Bùi Anh Quốc" w:date="2025-08-02T14:47:00Z"/>
            </w:rPr>
          </w:rPrChange>
        </w:rPr>
      </w:pPr>
      <w:ins w:id="1838" w:author="Bùi Anh Quốc" w:date="2025-08-02T14:47:00Z">
        <w:r w:rsidRPr="006D4348">
          <w:rPr>
            <w:rFonts w:ascii="Times New Roman" w:hAnsi="Times New Roman" w:cs="Times New Roman"/>
            <w:sz w:val="26"/>
            <w:szCs w:val="26"/>
            <w:rPrChange w:id="1839" w:author="Bùi Anh Quốc" w:date="2025-08-02T15:45:00Z">
              <w:rPr/>
            </w:rPrChange>
          </w:rPr>
          <w:lastRenderedPageBreak/>
          <w:t>Giảm thời gian tồn kho bình quân 10%.</w:t>
        </w:r>
      </w:ins>
    </w:p>
    <w:p w14:paraId="705BD8B5" w14:textId="77777777" w:rsidR="00DC1634" w:rsidRPr="006D4348" w:rsidRDefault="00DC1634" w:rsidP="00DC1634">
      <w:pPr>
        <w:pStyle w:val="ListParagraph"/>
        <w:numPr>
          <w:ilvl w:val="0"/>
          <w:numId w:val="107"/>
        </w:numPr>
        <w:rPr>
          <w:ins w:id="1840" w:author="Bùi Anh Quốc" w:date="2025-08-02T14:47:00Z"/>
          <w:rFonts w:ascii="Times New Roman" w:hAnsi="Times New Roman" w:cs="Times New Roman"/>
          <w:sz w:val="26"/>
          <w:szCs w:val="26"/>
          <w:rPrChange w:id="1841" w:author="Bùi Anh Quốc" w:date="2025-08-02T15:45:00Z">
            <w:rPr>
              <w:ins w:id="1842" w:author="Bùi Anh Quốc" w:date="2025-08-02T14:47:00Z"/>
            </w:rPr>
          </w:rPrChange>
        </w:rPr>
      </w:pPr>
      <w:ins w:id="1843" w:author="Bùi Anh Quốc" w:date="2025-08-02T14:47:00Z">
        <w:r w:rsidRPr="006D4348">
          <w:rPr>
            <w:rFonts w:ascii="Times New Roman" w:hAnsi="Times New Roman" w:cs="Times New Roman"/>
            <w:sz w:val="26"/>
            <w:szCs w:val="26"/>
            <w:rPrChange w:id="1844" w:author="Bùi Anh Quốc" w:date="2025-08-02T15:45:00Z">
              <w:rPr/>
            </w:rPrChange>
          </w:rPr>
          <w:t>Giảm chi phí marketing (~20%) nhờ nhắm đúng sản phẩm và thời điểm.</w:t>
        </w:r>
      </w:ins>
    </w:p>
    <w:p w14:paraId="0E95812E" w14:textId="5B7EFFDE" w:rsidR="00DC1634" w:rsidRPr="006D4348" w:rsidRDefault="00DC1634">
      <w:pPr>
        <w:pStyle w:val="Heading3"/>
        <w:rPr>
          <w:ins w:id="1845" w:author="Bùi Anh Quốc" w:date="2025-08-02T14:47:00Z"/>
          <w:rFonts w:ascii="Times New Roman" w:hAnsi="Times New Roman" w:cs="Times New Roman"/>
          <w:b/>
          <w:bCs/>
          <w:color w:val="auto"/>
          <w:sz w:val="26"/>
          <w:szCs w:val="26"/>
          <w:rPrChange w:id="1846" w:author="Bùi Anh Quốc" w:date="2025-08-02T15:45:00Z">
            <w:rPr>
              <w:ins w:id="1847" w:author="Bùi Anh Quốc" w:date="2025-08-02T14:47:00Z"/>
            </w:rPr>
          </w:rPrChange>
        </w:rPr>
        <w:pPrChange w:id="1848" w:author="Bùi Anh Quốc" w:date="2025-08-02T15:08:00Z">
          <w:pPr>
            <w:pStyle w:val="Heading4"/>
          </w:pPr>
        </w:pPrChange>
      </w:pPr>
      <w:bookmarkStart w:id="1849" w:name="_Toc205108421"/>
      <w:ins w:id="1850" w:author="Bùi Anh Quốc" w:date="2025-08-02T14:47:00Z">
        <w:r w:rsidRPr="006D4348">
          <w:rPr>
            <w:rFonts w:ascii="Times New Roman" w:hAnsi="Times New Roman" w:cs="Times New Roman"/>
            <w:b/>
            <w:bCs/>
            <w:color w:val="auto"/>
            <w:sz w:val="26"/>
            <w:szCs w:val="26"/>
            <w:rPrChange w:id="1851" w:author="Bùi Anh Quốc" w:date="2025-08-02T15:45:00Z">
              <w:rPr/>
            </w:rPrChange>
          </w:rPr>
          <w:t>3.</w:t>
        </w:r>
      </w:ins>
      <w:ins w:id="1852" w:author="Bùi Anh Quốc" w:date="2025-08-02T14:51:00Z">
        <w:r w:rsidRPr="006D4348">
          <w:rPr>
            <w:rFonts w:ascii="Times New Roman" w:hAnsi="Times New Roman" w:cs="Times New Roman"/>
            <w:b/>
            <w:bCs/>
            <w:color w:val="auto"/>
            <w:sz w:val="26"/>
            <w:szCs w:val="26"/>
            <w:rPrChange w:id="1853" w:author="Bùi Anh Quốc" w:date="2025-08-02T15:45:00Z">
              <w:rPr>
                <w:rFonts w:ascii="Times New Roman" w:hAnsi="Times New Roman" w:cs="Times New Roman"/>
                <w:i w:val="0"/>
                <w:iCs w:val="0"/>
                <w:color w:val="auto"/>
                <w:sz w:val="26"/>
                <w:szCs w:val="26"/>
              </w:rPr>
            </w:rPrChange>
          </w:rPr>
          <w:t>4</w:t>
        </w:r>
      </w:ins>
      <w:ins w:id="1854" w:author="Bùi Anh Quốc" w:date="2025-08-02T14:47:00Z">
        <w:r w:rsidRPr="006D4348">
          <w:rPr>
            <w:rFonts w:ascii="Times New Roman" w:hAnsi="Times New Roman" w:cs="Times New Roman"/>
            <w:b/>
            <w:bCs/>
            <w:color w:val="auto"/>
            <w:sz w:val="26"/>
            <w:szCs w:val="26"/>
            <w:rPrChange w:id="1855" w:author="Bùi Anh Quốc" w:date="2025-08-02T15:45:00Z">
              <w:rPr/>
            </w:rPrChange>
          </w:rPr>
          <w:t>.</w:t>
        </w:r>
      </w:ins>
      <w:ins w:id="1856" w:author="Bùi Anh Quốc" w:date="2025-08-02T15:08:00Z">
        <w:r w:rsidR="006E7830" w:rsidRPr="006D4348">
          <w:rPr>
            <w:rFonts w:ascii="Times New Roman" w:hAnsi="Times New Roman" w:cs="Times New Roman"/>
            <w:b/>
            <w:bCs/>
            <w:color w:val="auto"/>
            <w:sz w:val="26"/>
            <w:szCs w:val="26"/>
            <w:rPrChange w:id="1857" w:author="Bùi Anh Quốc" w:date="2025-08-02T15:45:00Z">
              <w:rPr/>
            </w:rPrChange>
          </w:rPr>
          <w:t>5</w:t>
        </w:r>
      </w:ins>
      <w:ins w:id="1858" w:author="Bùi Anh Quốc" w:date="2025-08-02T14:47:00Z">
        <w:r w:rsidRPr="006D4348">
          <w:rPr>
            <w:rFonts w:ascii="Times New Roman" w:hAnsi="Times New Roman" w:cs="Times New Roman"/>
            <w:b/>
            <w:bCs/>
            <w:color w:val="auto"/>
            <w:sz w:val="26"/>
            <w:szCs w:val="26"/>
            <w:rPrChange w:id="1859" w:author="Bùi Anh Quốc" w:date="2025-08-02T15:45:00Z">
              <w:rPr/>
            </w:rPrChange>
          </w:rPr>
          <w:t xml:space="preserve"> Phân tích Định tính</w:t>
        </w:r>
        <w:bookmarkEnd w:id="1849"/>
      </w:ins>
    </w:p>
    <w:p w14:paraId="18898B12" w14:textId="38A10645" w:rsidR="00DC1634" w:rsidRPr="006D4348" w:rsidRDefault="00E60C68" w:rsidP="00DC1634">
      <w:pPr>
        <w:pStyle w:val="Heading5"/>
        <w:rPr>
          <w:ins w:id="1860" w:author="Bùi Anh Quốc" w:date="2025-08-02T14:47:00Z"/>
          <w:rFonts w:ascii="Times New Roman" w:hAnsi="Times New Roman" w:cs="Times New Roman"/>
          <w:color w:val="auto"/>
          <w:sz w:val="26"/>
          <w:szCs w:val="26"/>
          <w:rPrChange w:id="1861" w:author="Bùi Anh Quốc" w:date="2025-08-02T15:45:00Z">
            <w:rPr>
              <w:ins w:id="1862" w:author="Bùi Anh Quốc" w:date="2025-08-02T14:47:00Z"/>
            </w:rPr>
          </w:rPrChange>
        </w:rPr>
      </w:pPr>
      <w:ins w:id="1863" w:author="Bùi Anh Quốc" w:date="2025-08-02T20:26:00Z">
        <w:r>
          <w:rPr>
            <w:rFonts w:ascii="Times New Roman" w:hAnsi="Times New Roman" w:cs="Times New Roman"/>
            <w:color w:val="auto"/>
            <w:sz w:val="26"/>
            <w:szCs w:val="26"/>
          </w:rPr>
          <w:t>3.4.5.1</w:t>
        </w:r>
      </w:ins>
      <w:ins w:id="1864" w:author="Bùi Anh Quốc" w:date="2025-08-02T14:47:00Z">
        <w:r w:rsidR="00DC1634" w:rsidRPr="006D4348">
          <w:rPr>
            <w:rFonts w:ascii="Times New Roman" w:hAnsi="Times New Roman" w:cs="Times New Roman"/>
            <w:color w:val="auto"/>
            <w:sz w:val="26"/>
            <w:szCs w:val="26"/>
            <w:rPrChange w:id="1865" w:author="Bùi Anh Quốc" w:date="2025-08-02T15:45:00Z">
              <w:rPr/>
            </w:rPrChange>
          </w:rPr>
          <w:t xml:space="preserve"> Giá trị gia tăng:</w:t>
        </w:r>
      </w:ins>
    </w:p>
    <w:p w14:paraId="6FA8DE58" w14:textId="77777777" w:rsidR="00DC1634" w:rsidRPr="006D4348" w:rsidRDefault="00DC1634" w:rsidP="00DC1634">
      <w:pPr>
        <w:pStyle w:val="ListParagraph"/>
        <w:numPr>
          <w:ilvl w:val="0"/>
          <w:numId w:val="109"/>
        </w:numPr>
        <w:rPr>
          <w:ins w:id="1866" w:author="Bùi Anh Quốc" w:date="2025-08-02T14:47:00Z"/>
          <w:rFonts w:ascii="Times New Roman" w:hAnsi="Times New Roman" w:cs="Times New Roman"/>
          <w:sz w:val="26"/>
          <w:szCs w:val="26"/>
          <w:rPrChange w:id="1867" w:author="Bùi Anh Quốc" w:date="2025-08-02T15:45:00Z">
            <w:rPr>
              <w:ins w:id="1868" w:author="Bùi Anh Quốc" w:date="2025-08-02T14:47:00Z"/>
            </w:rPr>
          </w:rPrChange>
        </w:rPr>
      </w:pPr>
      <w:ins w:id="1869" w:author="Bùi Anh Quốc" w:date="2025-08-02T14:47:00Z">
        <w:r w:rsidRPr="006D4348">
          <w:rPr>
            <w:rFonts w:ascii="Times New Roman" w:hAnsi="Times New Roman" w:cs="Times New Roman"/>
            <w:sz w:val="26"/>
            <w:szCs w:val="26"/>
            <w:rPrChange w:id="1870" w:author="Bùi Anh Quốc" w:date="2025-08-02T15:45:00Z">
              <w:rPr/>
            </w:rPrChange>
          </w:rPr>
          <w:t>Sử dụng mô hình dự báo giúp đưa ra kế hoạch sát thực tế.</w:t>
        </w:r>
      </w:ins>
    </w:p>
    <w:p w14:paraId="3C66C7A3" w14:textId="77777777" w:rsidR="00DC1634" w:rsidRPr="006D4348" w:rsidRDefault="00DC1634" w:rsidP="00DC1634">
      <w:pPr>
        <w:pStyle w:val="ListParagraph"/>
        <w:numPr>
          <w:ilvl w:val="0"/>
          <w:numId w:val="109"/>
        </w:numPr>
        <w:rPr>
          <w:ins w:id="1871" w:author="Bùi Anh Quốc" w:date="2025-08-02T14:47:00Z"/>
          <w:rFonts w:ascii="Times New Roman" w:hAnsi="Times New Roman" w:cs="Times New Roman"/>
          <w:sz w:val="26"/>
          <w:szCs w:val="26"/>
          <w:rPrChange w:id="1872" w:author="Bùi Anh Quốc" w:date="2025-08-02T15:45:00Z">
            <w:rPr>
              <w:ins w:id="1873" w:author="Bùi Anh Quốc" w:date="2025-08-02T14:47:00Z"/>
            </w:rPr>
          </w:rPrChange>
        </w:rPr>
      </w:pPr>
      <w:ins w:id="1874" w:author="Bùi Anh Quốc" w:date="2025-08-02T14:47:00Z">
        <w:r w:rsidRPr="006D4348">
          <w:rPr>
            <w:rFonts w:ascii="Times New Roman" w:hAnsi="Times New Roman" w:cs="Times New Roman"/>
            <w:sz w:val="26"/>
            <w:szCs w:val="26"/>
            <w:rPrChange w:id="1875" w:author="Bùi Anh Quốc" w:date="2025-08-02T15:45:00Z">
              <w:rPr/>
            </w:rPrChange>
          </w:rPr>
          <w:t>Sự phối hợp đa phòng ban tạo cái nhìn toàn diện, tránh lệch pha.</w:t>
        </w:r>
      </w:ins>
    </w:p>
    <w:p w14:paraId="4E0580D2" w14:textId="77777777" w:rsidR="00DC1634" w:rsidRPr="006D4348" w:rsidRDefault="00DC1634" w:rsidP="00DC1634">
      <w:pPr>
        <w:pStyle w:val="ListParagraph"/>
        <w:numPr>
          <w:ilvl w:val="0"/>
          <w:numId w:val="109"/>
        </w:numPr>
        <w:rPr>
          <w:ins w:id="1876" w:author="Bùi Anh Quốc" w:date="2025-08-02T14:47:00Z"/>
          <w:rFonts w:ascii="Times New Roman" w:hAnsi="Times New Roman" w:cs="Times New Roman"/>
          <w:sz w:val="26"/>
          <w:szCs w:val="26"/>
          <w:rPrChange w:id="1877" w:author="Bùi Anh Quốc" w:date="2025-08-02T15:45:00Z">
            <w:rPr>
              <w:ins w:id="1878" w:author="Bùi Anh Quốc" w:date="2025-08-02T14:47:00Z"/>
            </w:rPr>
          </w:rPrChange>
        </w:rPr>
      </w:pPr>
      <w:ins w:id="1879" w:author="Bùi Anh Quốc" w:date="2025-08-02T14:47:00Z">
        <w:r w:rsidRPr="006D4348">
          <w:rPr>
            <w:rFonts w:ascii="Times New Roman" w:hAnsi="Times New Roman" w:cs="Times New Roman"/>
            <w:sz w:val="26"/>
            <w:szCs w:val="26"/>
            <w:rPrChange w:id="1880" w:author="Bùi Anh Quốc" w:date="2025-08-02T15:45:00Z">
              <w:rPr/>
            </w:rPrChange>
          </w:rPr>
          <w:t>Kế hoạch được phê duyệt từ cấp cao giúp tăng cam kết triển khai.</w:t>
        </w:r>
      </w:ins>
    </w:p>
    <w:p w14:paraId="442BD281" w14:textId="534705C6" w:rsidR="00DC1634" w:rsidRPr="006D4348" w:rsidRDefault="00E60C68" w:rsidP="00DC1634">
      <w:pPr>
        <w:pStyle w:val="Heading5"/>
        <w:rPr>
          <w:ins w:id="1881" w:author="Bùi Anh Quốc" w:date="2025-08-02T14:47:00Z"/>
          <w:rFonts w:ascii="Times New Roman" w:hAnsi="Times New Roman" w:cs="Times New Roman"/>
          <w:color w:val="auto"/>
          <w:sz w:val="26"/>
          <w:szCs w:val="26"/>
          <w:rPrChange w:id="1882" w:author="Bùi Anh Quốc" w:date="2025-08-02T15:45:00Z">
            <w:rPr>
              <w:ins w:id="1883" w:author="Bùi Anh Quốc" w:date="2025-08-02T14:47:00Z"/>
            </w:rPr>
          </w:rPrChange>
        </w:rPr>
      </w:pPr>
      <w:ins w:id="1884" w:author="Bùi Anh Quốc" w:date="2025-08-02T20:27:00Z">
        <w:r>
          <w:rPr>
            <w:rFonts w:ascii="Times New Roman" w:hAnsi="Times New Roman" w:cs="Times New Roman"/>
            <w:color w:val="auto"/>
            <w:sz w:val="26"/>
            <w:szCs w:val="26"/>
          </w:rPr>
          <w:t xml:space="preserve">3.4.5.2 Phân tích lãng </w:t>
        </w:r>
      </w:ins>
      <w:ins w:id="1885" w:author="Bùi Anh Quốc" w:date="2025-08-02T20:28:00Z">
        <w:r>
          <w:rPr>
            <w:rFonts w:ascii="Times New Roman" w:hAnsi="Times New Roman" w:cs="Times New Roman"/>
            <w:color w:val="auto"/>
            <w:sz w:val="26"/>
            <w:szCs w:val="26"/>
          </w:rPr>
          <w:t>phí</w:t>
        </w:r>
      </w:ins>
    </w:p>
    <w:p w14:paraId="60376D03" w14:textId="77777777" w:rsidR="00DC1634" w:rsidRPr="006D4348" w:rsidRDefault="00DC1634" w:rsidP="00DC1634">
      <w:pPr>
        <w:pStyle w:val="ListParagraph"/>
        <w:numPr>
          <w:ilvl w:val="0"/>
          <w:numId w:val="108"/>
        </w:numPr>
        <w:rPr>
          <w:ins w:id="1886" w:author="Bùi Anh Quốc" w:date="2025-08-02T14:47:00Z"/>
          <w:rFonts w:ascii="Times New Roman" w:hAnsi="Times New Roman" w:cs="Times New Roman"/>
          <w:sz w:val="26"/>
          <w:szCs w:val="26"/>
          <w:rPrChange w:id="1887" w:author="Bùi Anh Quốc" w:date="2025-08-02T15:45:00Z">
            <w:rPr>
              <w:ins w:id="1888" w:author="Bùi Anh Quốc" w:date="2025-08-02T14:47:00Z"/>
            </w:rPr>
          </w:rPrChange>
        </w:rPr>
      </w:pPr>
      <w:ins w:id="1889" w:author="Bùi Anh Quốc" w:date="2025-08-02T14:47:00Z">
        <w:r w:rsidRPr="006D4348">
          <w:rPr>
            <w:rFonts w:ascii="Times New Roman" w:hAnsi="Times New Roman" w:cs="Times New Roman"/>
            <w:sz w:val="26"/>
            <w:szCs w:val="26"/>
            <w:rPrChange w:id="1890" w:author="Bùi Anh Quốc" w:date="2025-08-02T15:45:00Z">
              <w:rPr/>
            </w:rPrChange>
          </w:rPr>
          <w:t>Mất thời gian khi chờ phê duyệt nhiều cấp.</w:t>
        </w:r>
      </w:ins>
    </w:p>
    <w:p w14:paraId="495DF73D" w14:textId="77777777" w:rsidR="00DC1634" w:rsidRPr="006D4348" w:rsidRDefault="00DC1634" w:rsidP="00DC1634">
      <w:pPr>
        <w:pStyle w:val="ListParagraph"/>
        <w:numPr>
          <w:ilvl w:val="0"/>
          <w:numId w:val="108"/>
        </w:numPr>
        <w:rPr>
          <w:ins w:id="1891" w:author="Bùi Anh Quốc" w:date="2025-08-02T14:47:00Z"/>
          <w:rFonts w:ascii="Times New Roman" w:hAnsi="Times New Roman" w:cs="Times New Roman"/>
          <w:sz w:val="26"/>
          <w:szCs w:val="26"/>
          <w:rPrChange w:id="1892" w:author="Bùi Anh Quốc" w:date="2025-08-02T15:45:00Z">
            <w:rPr>
              <w:ins w:id="1893" w:author="Bùi Anh Quốc" w:date="2025-08-02T14:47:00Z"/>
            </w:rPr>
          </w:rPrChange>
        </w:rPr>
      </w:pPr>
      <w:ins w:id="1894" w:author="Bùi Anh Quốc" w:date="2025-08-02T14:47:00Z">
        <w:r w:rsidRPr="006D4348">
          <w:rPr>
            <w:rFonts w:ascii="Times New Roman" w:hAnsi="Times New Roman" w:cs="Times New Roman"/>
            <w:sz w:val="26"/>
            <w:szCs w:val="26"/>
            <w:rPrChange w:id="1895" w:author="Bùi Anh Quốc" w:date="2025-08-02T15:45:00Z">
              <w:rPr/>
            </w:rPrChange>
          </w:rPr>
          <w:t>Forecast sai dẫn đến kế hoạch không phù hợp.</w:t>
        </w:r>
      </w:ins>
    </w:p>
    <w:p w14:paraId="34E2AF42" w14:textId="77777777" w:rsidR="00DC1634" w:rsidRPr="006D4348" w:rsidRDefault="00DC1634" w:rsidP="00DC1634">
      <w:pPr>
        <w:pStyle w:val="ListParagraph"/>
        <w:numPr>
          <w:ilvl w:val="0"/>
          <w:numId w:val="108"/>
        </w:numPr>
        <w:rPr>
          <w:ins w:id="1896" w:author="Bùi Anh Quốc" w:date="2025-08-02T14:47:00Z"/>
          <w:rFonts w:ascii="Times New Roman" w:hAnsi="Times New Roman" w:cs="Times New Roman"/>
          <w:sz w:val="26"/>
          <w:szCs w:val="26"/>
          <w:rPrChange w:id="1897" w:author="Bùi Anh Quốc" w:date="2025-08-02T15:45:00Z">
            <w:rPr>
              <w:ins w:id="1898" w:author="Bùi Anh Quốc" w:date="2025-08-02T14:47:00Z"/>
            </w:rPr>
          </w:rPrChange>
        </w:rPr>
      </w:pPr>
      <w:ins w:id="1899" w:author="Bùi Anh Quốc" w:date="2025-08-02T14:47:00Z">
        <w:r w:rsidRPr="006D4348">
          <w:rPr>
            <w:rFonts w:ascii="Times New Roman" w:hAnsi="Times New Roman" w:cs="Times New Roman"/>
            <w:sz w:val="26"/>
            <w:szCs w:val="26"/>
            <w:rPrChange w:id="1900" w:author="Bùi Anh Quốc" w:date="2025-08-02T15:45:00Z">
              <w:rPr/>
            </w:rPrChange>
          </w:rPr>
          <w:t>Thiếu công cụ tự động khiến các tác vụ lập kế hoạch vẫn thủ công, lặp lại.</w:t>
        </w:r>
      </w:ins>
    </w:p>
    <w:p w14:paraId="776A577B" w14:textId="77777777" w:rsidR="00DC1634" w:rsidRPr="006D4348" w:rsidRDefault="00DC1634" w:rsidP="00DC1634">
      <w:pPr>
        <w:rPr>
          <w:ins w:id="1901" w:author="Bùi Anh Quốc" w:date="2025-08-02T14:47:00Z"/>
          <w:rFonts w:ascii="Times New Roman" w:hAnsi="Times New Roman" w:cs="Times New Roman"/>
          <w:sz w:val="26"/>
          <w:szCs w:val="26"/>
          <w:rPrChange w:id="1902" w:author="Bùi Anh Quốc" w:date="2025-08-02T15:45:00Z">
            <w:rPr>
              <w:ins w:id="1903" w:author="Bùi Anh Quốc" w:date="2025-08-02T14:47:00Z"/>
            </w:rPr>
          </w:rPrChange>
        </w:rPr>
      </w:pPr>
    </w:p>
    <w:p w14:paraId="45AB0816" w14:textId="391F0B95" w:rsidR="00DC1634" w:rsidRPr="006D4348" w:rsidRDefault="00DC1634">
      <w:pPr>
        <w:pStyle w:val="Heading3"/>
        <w:rPr>
          <w:ins w:id="1904" w:author="Bùi Anh Quốc" w:date="2025-08-02T14:47:00Z"/>
          <w:rFonts w:ascii="Times New Roman" w:hAnsi="Times New Roman" w:cs="Times New Roman"/>
          <w:b/>
          <w:bCs/>
          <w:color w:val="auto"/>
          <w:sz w:val="26"/>
          <w:szCs w:val="26"/>
          <w:rPrChange w:id="1905" w:author="Bùi Anh Quốc" w:date="2025-08-02T15:45:00Z">
            <w:rPr>
              <w:ins w:id="1906" w:author="Bùi Anh Quốc" w:date="2025-08-02T14:47:00Z"/>
            </w:rPr>
          </w:rPrChange>
        </w:rPr>
        <w:pPrChange w:id="1907" w:author="Bùi Anh Quốc" w:date="2025-08-02T15:08:00Z">
          <w:pPr>
            <w:pStyle w:val="Heading4"/>
          </w:pPr>
        </w:pPrChange>
      </w:pPr>
      <w:bookmarkStart w:id="1908" w:name="_Toc205108422"/>
      <w:ins w:id="1909" w:author="Bùi Anh Quốc" w:date="2025-08-02T14:47:00Z">
        <w:r w:rsidRPr="006D4348">
          <w:rPr>
            <w:rFonts w:ascii="Times New Roman" w:hAnsi="Times New Roman" w:cs="Times New Roman"/>
            <w:b/>
            <w:bCs/>
            <w:color w:val="auto"/>
            <w:sz w:val="26"/>
            <w:szCs w:val="26"/>
            <w:rPrChange w:id="1910" w:author="Bùi Anh Quốc" w:date="2025-08-02T15:45:00Z">
              <w:rPr/>
            </w:rPrChange>
          </w:rPr>
          <w:t>3.</w:t>
        </w:r>
      </w:ins>
      <w:ins w:id="1911" w:author="Bùi Anh Quốc" w:date="2025-08-02T14:53:00Z">
        <w:r w:rsidRPr="006D4348">
          <w:rPr>
            <w:rFonts w:ascii="Times New Roman" w:hAnsi="Times New Roman" w:cs="Times New Roman"/>
            <w:b/>
            <w:bCs/>
            <w:color w:val="auto"/>
            <w:sz w:val="26"/>
            <w:szCs w:val="26"/>
            <w:rPrChange w:id="1912" w:author="Bùi Anh Quốc" w:date="2025-08-02T15:45:00Z">
              <w:rPr>
                <w:rFonts w:ascii="Times New Roman" w:hAnsi="Times New Roman" w:cs="Times New Roman"/>
                <w:i w:val="0"/>
                <w:iCs w:val="0"/>
                <w:color w:val="auto"/>
                <w:sz w:val="26"/>
                <w:szCs w:val="26"/>
              </w:rPr>
            </w:rPrChange>
          </w:rPr>
          <w:t>4</w:t>
        </w:r>
      </w:ins>
      <w:ins w:id="1913" w:author="Bùi Anh Quốc" w:date="2025-08-02T14:47:00Z">
        <w:r w:rsidRPr="006D4348">
          <w:rPr>
            <w:rFonts w:ascii="Times New Roman" w:hAnsi="Times New Roman" w:cs="Times New Roman"/>
            <w:b/>
            <w:bCs/>
            <w:color w:val="auto"/>
            <w:sz w:val="26"/>
            <w:szCs w:val="26"/>
            <w:rPrChange w:id="1914" w:author="Bùi Anh Quốc" w:date="2025-08-02T15:45:00Z">
              <w:rPr/>
            </w:rPrChange>
          </w:rPr>
          <w:t>.</w:t>
        </w:r>
      </w:ins>
      <w:ins w:id="1915" w:author="Bùi Anh Quốc" w:date="2025-08-02T15:08:00Z">
        <w:r w:rsidR="006E7830" w:rsidRPr="006D4348">
          <w:rPr>
            <w:rFonts w:ascii="Times New Roman" w:hAnsi="Times New Roman" w:cs="Times New Roman"/>
            <w:b/>
            <w:bCs/>
            <w:color w:val="auto"/>
            <w:sz w:val="26"/>
            <w:szCs w:val="26"/>
            <w:rPrChange w:id="1916" w:author="Bùi Anh Quốc" w:date="2025-08-02T15:45:00Z">
              <w:rPr/>
            </w:rPrChange>
          </w:rPr>
          <w:t>6</w:t>
        </w:r>
      </w:ins>
      <w:ins w:id="1917" w:author="Bùi Anh Quốc" w:date="2025-08-02T14:47:00Z">
        <w:r w:rsidRPr="006D4348">
          <w:rPr>
            <w:rFonts w:ascii="Times New Roman" w:hAnsi="Times New Roman" w:cs="Times New Roman"/>
            <w:b/>
            <w:bCs/>
            <w:color w:val="auto"/>
            <w:sz w:val="26"/>
            <w:szCs w:val="26"/>
            <w:rPrChange w:id="1918" w:author="Bùi Anh Quốc" w:date="2025-08-02T15:45:00Z">
              <w:rPr/>
            </w:rPrChange>
          </w:rPr>
          <w:t xml:space="preserve"> Phân tích Định lượng</w:t>
        </w:r>
        <w:bookmarkEnd w:id="1908"/>
      </w:ins>
    </w:p>
    <w:p w14:paraId="4D621E51" w14:textId="77777777" w:rsidR="00DC1634" w:rsidRPr="006D4348" w:rsidRDefault="00DC1634" w:rsidP="00DC1634">
      <w:pPr>
        <w:pStyle w:val="Heading5"/>
        <w:rPr>
          <w:ins w:id="1919" w:author="Bùi Anh Quốc" w:date="2025-08-02T14:47:00Z"/>
          <w:rFonts w:ascii="Times New Roman" w:hAnsi="Times New Roman" w:cs="Times New Roman"/>
          <w:color w:val="auto"/>
          <w:sz w:val="26"/>
          <w:szCs w:val="26"/>
          <w:rPrChange w:id="1920" w:author="Bùi Anh Quốc" w:date="2025-08-02T15:45:00Z">
            <w:rPr>
              <w:ins w:id="1921" w:author="Bùi Anh Quốc" w:date="2025-08-02T14:47:00Z"/>
            </w:rPr>
          </w:rPrChange>
        </w:rPr>
      </w:pPr>
      <w:ins w:id="1922" w:author="Bùi Anh Quốc" w:date="2025-08-02T14:47:00Z">
        <w:r w:rsidRPr="006D4348">
          <w:rPr>
            <w:rFonts w:ascii="Times New Roman" w:hAnsi="Times New Roman" w:cs="Times New Roman"/>
            <w:color w:val="auto"/>
            <w:sz w:val="26"/>
            <w:szCs w:val="26"/>
            <w:rPrChange w:id="1923" w:author="Bùi Anh Quốc" w:date="2025-08-02T15:45:00Z">
              <w:rPr/>
            </w:rPrChange>
          </w:rPr>
          <w:t>a) Thời gian</w:t>
        </w:r>
      </w:ins>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4"/>
        <w:gridCol w:w="5341"/>
      </w:tblGrid>
      <w:tr w:rsidR="006E7830" w:rsidRPr="006D4348" w14:paraId="2C09D55F" w14:textId="77777777" w:rsidTr="00097D16">
        <w:trPr>
          <w:tblHeader/>
          <w:tblCellSpacing w:w="15" w:type="dxa"/>
          <w:ins w:id="1924" w:author="Bùi Anh Quốc" w:date="2025-08-02T14:47:00Z"/>
        </w:trPr>
        <w:tc>
          <w:tcPr>
            <w:tcW w:w="0" w:type="auto"/>
            <w:vAlign w:val="center"/>
            <w:hideMark/>
          </w:tcPr>
          <w:p w14:paraId="4831D999" w14:textId="77777777" w:rsidR="00DC1634" w:rsidRPr="006D4348" w:rsidRDefault="00DC1634" w:rsidP="00097D16">
            <w:pPr>
              <w:jc w:val="center"/>
              <w:rPr>
                <w:ins w:id="1925" w:author="Bùi Anh Quốc" w:date="2025-08-02T14:47:00Z"/>
                <w:rFonts w:ascii="Times New Roman" w:hAnsi="Times New Roman" w:cs="Times New Roman"/>
                <w:b/>
                <w:bCs/>
                <w:sz w:val="26"/>
                <w:szCs w:val="26"/>
                <w:rPrChange w:id="1926" w:author="Bùi Anh Quốc" w:date="2025-08-02T15:45:00Z">
                  <w:rPr>
                    <w:ins w:id="1927" w:author="Bùi Anh Quốc" w:date="2025-08-02T14:47:00Z"/>
                    <w:b/>
                    <w:bCs/>
                  </w:rPr>
                </w:rPrChange>
              </w:rPr>
            </w:pPr>
            <w:ins w:id="1928" w:author="Bùi Anh Quốc" w:date="2025-08-02T14:47:00Z">
              <w:r w:rsidRPr="006D4348">
                <w:rPr>
                  <w:rFonts w:ascii="Times New Roman" w:hAnsi="Times New Roman" w:cs="Times New Roman"/>
                  <w:b/>
                  <w:bCs/>
                  <w:sz w:val="26"/>
                  <w:szCs w:val="26"/>
                  <w:rPrChange w:id="1929" w:author="Bùi Anh Quốc" w:date="2025-08-02T15:45:00Z">
                    <w:rPr>
                      <w:b/>
                      <w:bCs/>
                    </w:rPr>
                  </w:rPrChange>
                </w:rPr>
                <w:t>Tác vụ</w:t>
              </w:r>
            </w:ins>
          </w:p>
        </w:tc>
        <w:tc>
          <w:tcPr>
            <w:tcW w:w="5296" w:type="dxa"/>
            <w:vAlign w:val="center"/>
            <w:hideMark/>
          </w:tcPr>
          <w:p w14:paraId="3B75AA0F" w14:textId="77777777" w:rsidR="00DC1634" w:rsidRPr="006D4348" w:rsidRDefault="00DC1634" w:rsidP="00097D16">
            <w:pPr>
              <w:jc w:val="center"/>
              <w:rPr>
                <w:ins w:id="1930" w:author="Bùi Anh Quốc" w:date="2025-08-02T14:47:00Z"/>
                <w:rFonts w:ascii="Times New Roman" w:hAnsi="Times New Roman" w:cs="Times New Roman"/>
                <w:b/>
                <w:bCs/>
                <w:sz w:val="26"/>
                <w:szCs w:val="26"/>
                <w:rPrChange w:id="1931" w:author="Bùi Anh Quốc" w:date="2025-08-02T15:45:00Z">
                  <w:rPr>
                    <w:ins w:id="1932" w:author="Bùi Anh Quốc" w:date="2025-08-02T14:47:00Z"/>
                    <w:b/>
                    <w:bCs/>
                  </w:rPr>
                </w:rPrChange>
              </w:rPr>
            </w:pPr>
            <w:ins w:id="1933" w:author="Bùi Anh Quốc" w:date="2025-08-02T14:47:00Z">
              <w:r w:rsidRPr="006D4348">
                <w:rPr>
                  <w:rFonts w:ascii="Times New Roman" w:hAnsi="Times New Roman" w:cs="Times New Roman"/>
                  <w:b/>
                  <w:bCs/>
                  <w:sz w:val="26"/>
                  <w:szCs w:val="26"/>
                  <w:rPrChange w:id="1934" w:author="Bùi Anh Quốc" w:date="2025-08-02T15:45:00Z">
                    <w:rPr>
                      <w:b/>
                      <w:bCs/>
                    </w:rPr>
                  </w:rPrChange>
                </w:rPr>
                <w:t>Ước lượng (phút)</w:t>
              </w:r>
            </w:ins>
          </w:p>
        </w:tc>
      </w:tr>
      <w:tr w:rsidR="006E7830" w:rsidRPr="006D4348" w14:paraId="17219408" w14:textId="77777777" w:rsidTr="00097D16">
        <w:trPr>
          <w:tblCellSpacing w:w="15" w:type="dxa"/>
          <w:ins w:id="1935" w:author="Bùi Anh Quốc" w:date="2025-08-02T14:47:00Z"/>
        </w:trPr>
        <w:tc>
          <w:tcPr>
            <w:tcW w:w="0" w:type="auto"/>
            <w:vAlign w:val="center"/>
            <w:hideMark/>
          </w:tcPr>
          <w:p w14:paraId="104B61C6" w14:textId="77777777" w:rsidR="00DC1634" w:rsidRPr="006D4348" w:rsidRDefault="00DC1634" w:rsidP="00097D16">
            <w:pPr>
              <w:rPr>
                <w:ins w:id="1936" w:author="Bùi Anh Quốc" w:date="2025-08-02T14:47:00Z"/>
                <w:rFonts w:ascii="Times New Roman" w:hAnsi="Times New Roman" w:cs="Times New Roman"/>
                <w:sz w:val="26"/>
                <w:szCs w:val="26"/>
                <w:rPrChange w:id="1937" w:author="Bùi Anh Quốc" w:date="2025-08-02T15:45:00Z">
                  <w:rPr>
                    <w:ins w:id="1938" w:author="Bùi Anh Quốc" w:date="2025-08-02T14:47:00Z"/>
                  </w:rPr>
                </w:rPrChange>
              </w:rPr>
            </w:pPr>
            <w:ins w:id="1939" w:author="Bùi Anh Quốc" w:date="2025-08-02T14:47:00Z">
              <w:r w:rsidRPr="006D4348">
                <w:rPr>
                  <w:rFonts w:ascii="Times New Roman" w:hAnsi="Times New Roman" w:cs="Times New Roman"/>
                  <w:sz w:val="26"/>
                  <w:szCs w:val="26"/>
                  <w:rPrChange w:id="1940" w:author="Bùi Anh Quốc" w:date="2025-08-02T15:45:00Z">
                    <w:rPr/>
                  </w:rPrChange>
                </w:rPr>
                <w:t>Kiểm tra khả năng push sản phẩm</w:t>
              </w:r>
            </w:ins>
          </w:p>
        </w:tc>
        <w:tc>
          <w:tcPr>
            <w:tcW w:w="5296" w:type="dxa"/>
            <w:vAlign w:val="center"/>
            <w:hideMark/>
          </w:tcPr>
          <w:p w14:paraId="36F2AE9D" w14:textId="77777777" w:rsidR="00DC1634" w:rsidRPr="006D4348" w:rsidRDefault="00DC1634" w:rsidP="00097D16">
            <w:pPr>
              <w:jc w:val="center"/>
              <w:rPr>
                <w:ins w:id="1941" w:author="Bùi Anh Quốc" w:date="2025-08-02T14:47:00Z"/>
                <w:rFonts w:ascii="Times New Roman" w:hAnsi="Times New Roman" w:cs="Times New Roman"/>
                <w:sz w:val="26"/>
                <w:szCs w:val="26"/>
                <w:rPrChange w:id="1942" w:author="Bùi Anh Quốc" w:date="2025-08-02T15:45:00Z">
                  <w:rPr>
                    <w:ins w:id="1943" w:author="Bùi Anh Quốc" w:date="2025-08-02T14:47:00Z"/>
                  </w:rPr>
                </w:rPrChange>
              </w:rPr>
            </w:pPr>
            <w:ins w:id="1944" w:author="Bùi Anh Quốc" w:date="2025-08-02T14:47:00Z">
              <w:r w:rsidRPr="006D4348">
                <w:rPr>
                  <w:rFonts w:ascii="Times New Roman" w:hAnsi="Times New Roman" w:cs="Times New Roman"/>
                  <w:sz w:val="26"/>
                  <w:szCs w:val="26"/>
                  <w:rPrChange w:id="1945" w:author="Bùi Anh Quốc" w:date="2025-08-02T15:45:00Z">
                    <w:rPr/>
                  </w:rPrChange>
                </w:rPr>
                <w:t>30</w:t>
              </w:r>
            </w:ins>
          </w:p>
        </w:tc>
      </w:tr>
      <w:tr w:rsidR="006E7830" w:rsidRPr="006D4348" w14:paraId="65004658" w14:textId="77777777" w:rsidTr="00097D16">
        <w:trPr>
          <w:tblCellSpacing w:w="15" w:type="dxa"/>
          <w:ins w:id="1946" w:author="Bùi Anh Quốc" w:date="2025-08-02T14:47:00Z"/>
        </w:trPr>
        <w:tc>
          <w:tcPr>
            <w:tcW w:w="0" w:type="auto"/>
            <w:vAlign w:val="center"/>
            <w:hideMark/>
          </w:tcPr>
          <w:p w14:paraId="7E38A5F5" w14:textId="77777777" w:rsidR="00DC1634" w:rsidRPr="006D4348" w:rsidRDefault="00DC1634" w:rsidP="00097D16">
            <w:pPr>
              <w:rPr>
                <w:ins w:id="1947" w:author="Bùi Anh Quốc" w:date="2025-08-02T14:47:00Z"/>
                <w:rFonts w:ascii="Times New Roman" w:hAnsi="Times New Roman" w:cs="Times New Roman"/>
                <w:sz w:val="26"/>
                <w:szCs w:val="26"/>
                <w:rPrChange w:id="1948" w:author="Bùi Anh Quốc" w:date="2025-08-02T15:45:00Z">
                  <w:rPr>
                    <w:ins w:id="1949" w:author="Bùi Anh Quốc" w:date="2025-08-02T14:47:00Z"/>
                  </w:rPr>
                </w:rPrChange>
              </w:rPr>
            </w:pPr>
            <w:ins w:id="1950" w:author="Bùi Anh Quốc" w:date="2025-08-02T14:47:00Z">
              <w:r w:rsidRPr="006D4348">
                <w:rPr>
                  <w:rFonts w:ascii="Times New Roman" w:hAnsi="Times New Roman" w:cs="Times New Roman"/>
                  <w:sz w:val="26"/>
                  <w:szCs w:val="26"/>
                  <w:rPrChange w:id="1951" w:author="Bùi Anh Quốc" w:date="2025-08-02T15:45:00Z">
                    <w:rPr/>
                  </w:rPrChange>
                </w:rPr>
                <w:t>Kiểm tra khả năng cung ứng</w:t>
              </w:r>
            </w:ins>
          </w:p>
        </w:tc>
        <w:tc>
          <w:tcPr>
            <w:tcW w:w="5296" w:type="dxa"/>
            <w:vAlign w:val="center"/>
            <w:hideMark/>
          </w:tcPr>
          <w:p w14:paraId="5E43AAE7" w14:textId="77777777" w:rsidR="00DC1634" w:rsidRPr="006D4348" w:rsidRDefault="00DC1634" w:rsidP="00097D16">
            <w:pPr>
              <w:jc w:val="center"/>
              <w:rPr>
                <w:ins w:id="1952" w:author="Bùi Anh Quốc" w:date="2025-08-02T14:47:00Z"/>
                <w:rFonts w:ascii="Times New Roman" w:hAnsi="Times New Roman" w:cs="Times New Roman"/>
                <w:sz w:val="26"/>
                <w:szCs w:val="26"/>
                <w:rPrChange w:id="1953" w:author="Bùi Anh Quốc" w:date="2025-08-02T15:45:00Z">
                  <w:rPr>
                    <w:ins w:id="1954" w:author="Bùi Anh Quốc" w:date="2025-08-02T14:47:00Z"/>
                  </w:rPr>
                </w:rPrChange>
              </w:rPr>
            </w:pPr>
            <w:ins w:id="1955" w:author="Bùi Anh Quốc" w:date="2025-08-02T14:47:00Z">
              <w:r w:rsidRPr="006D4348">
                <w:rPr>
                  <w:rFonts w:ascii="Times New Roman" w:hAnsi="Times New Roman" w:cs="Times New Roman"/>
                  <w:sz w:val="26"/>
                  <w:szCs w:val="26"/>
                  <w:rPrChange w:id="1956" w:author="Bùi Anh Quốc" w:date="2025-08-02T15:45:00Z">
                    <w:rPr/>
                  </w:rPrChange>
                </w:rPr>
                <w:t>45</w:t>
              </w:r>
            </w:ins>
          </w:p>
        </w:tc>
      </w:tr>
      <w:tr w:rsidR="006E7830" w:rsidRPr="006D4348" w14:paraId="59488E74" w14:textId="77777777" w:rsidTr="00097D16">
        <w:trPr>
          <w:tblCellSpacing w:w="15" w:type="dxa"/>
          <w:ins w:id="1957" w:author="Bùi Anh Quốc" w:date="2025-08-02T14:47:00Z"/>
        </w:trPr>
        <w:tc>
          <w:tcPr>
            <w:tcW w:w="0" w:type="auto"/>
            <w:vAlign w:val="center"/>
            <w:hideMark/>
          </w:tcPr>
          <w:p w14:paraId="5697836C" w14:textId="77777777" w:rsidR="00DC1634" w:rsidRPr="006D4348" w:rsidRDefault="00DC1634" w:rsidP="00097D16">
            <w:pPr>
              <w:rPr>
                <w:ins w:id="1958" w:author="Bùi Anh Quốc" w:date="2025-08-02T14:47:00Z"/>
                <w:rFonts w:ascii="Times New Roman" w:hAnsi="Times New Roman" w:cs="Times New Roman"/>
                <w:sz w:val="26"/>
                <w:szCs w:val="26"/>
                <w:rPrChange w:id="1959" w:author="Bùi Anh Quốc" w:date="2025-08-02T15:45:00Z">
                  <w:rPr>
                    <w:ins w:id="1960" w:author="Bùi Anh Quốc" w:date="2025-08-02T14:47:00Z"/>
                  </w:rPr>
                </w:rPrChange>
              </w:rPr>
            </w:pPr>
            <w:ins w:id="1961" w:author="Bùi Anh Quốc" w:date="2025-08-02T14:47:00Z">
              <w:r w:rsidRPr="006D4348">
                <w:rPr>
                  <w:rFonts w:ascii="Times New Roman" w:hAnsi="Times New Roman" w:cs="Times New Roman"/>
                  <w:sz w:val="26"/>
                  <w:szCs w:val="26"/>
                  <w:rPrChange w:id="1962" w:author="Bùi Anh Quốc" w:date="2025-08-02T15:45:00Z">
                    <w:rPr/>
                  </w:rPrChange>
                </w:rPr>
                <w:t>Lập kế hoạch khuyến mãi</w:t>
              </w:r>
            </w:ins>
          </w:p>
        </w:tc>
        <w:tc>
          <w:tcPr>
            <w:tcW w:w="5296" w:type="dxa"/>
            <w:vAlign w:val="center"/>
            <w:hideMark/>
          </w:tcPr>
          <w:p w14:paraId="0D999DD4" w14:textId="77777777" w:rsidR="00DC1634" w:rsidRPr="006D4348" w:rsidRDefault="00DC1634" w:rsidP="00097D16">
            <w:pPr>
              <w:jc w:val="center"/>
              <w:rPr>
                <w:ins w:id="1963" w:author="Bùi Anh Quốc" w:date="2025-08-02T14:47:00Z"/>
                <w:rFonts w:ascii="Times New Roman" w:hAnsi="Times New Roman" w:cs="Times New Roman"/>
                <w:sz w:val="26"/>
                <w:szCs w:val="26"/>
                <w:rPrChange w:id="1964" w:author="Bùi Anh Quốc" w:date="2025-08-02T15:45:00Z">
                  <w:rPr>
                    <w:ins w:id="1965" w:author="Bùi Anh Quốc" w:date="2025-08-02T14:47:00Z"/>
                  </w:rPr>
                </w:rPrChange>
              </w:rPr>
            </w:pPr>
            <w:ins w:id="1966" w:author="Bùi Anh Quốc" w:date="2025-08-02T14:47:00Z">
              <w:r w:rsidRPr="006D4348">
                <w:rPr>
                  <w:rFonts w:ascii="Times New Roman" w:hAnsi="Times New Roman" w:cs="Times New Roman"/>
                  <w:sz w:val="26"/>
                  <w:szCs w:val="26"/>
                  <w:rPrChange w:id="1967" w:author="Bùi Anh Quốc" w:date="2025-08-02T15:45:00Z">
                    <w:rPr/>
                  </w:rPrChange>
                </w:rPr>
                <w:t>60</w:t>
              </w:r>
            </w:ins>
          </w:p>
        </w:tc>
      </w:tr>
      <w:tr w:rsidR="006E7830" w:rsidRPr="006D4348" w14:paraId="172E6624" w14:textId="77777777" w:rsidTr="00097D16">
        <w:trPr>
          <w:tblCellSpacing w:w="15" w:type="dxa"/>
          <w:ins w:id="1968" w:author="Bùi Anh Quốc" w:date="2025-08-02T14:47:00Z"/>
        </w:trPr>
        <w:tc>
          <w:tcPr>
            <w:tcW w:w="0" w:type="auto"/>
            <w:vAlign w:val="center"/>
            <w:hideMark/>
          </w:tcPr>
          <w:p w14:paraId="4F8DDA12" w14:textId="77777777" w:rsidR="00DC1634" w:rsidRPr="006D4348" w:rsidRDefault="00DC1634" w:rsidP="00097D16">
            <w:pPr>
              <w:rPr>
                <w:ins w:id="1969" w:author="Bùi Anh Quốc" w:date="2025-08-02T14:47:00Z"/>
                <w:rFonts w:ascii="Times New Roman" w:hAnsi="Times New Roman" w:cs="Times New Roman"/>
                <w:sz w:val="26"/>
                <w:szCs w:val="26"/>
                <w:rPrChange w:id="1970" w:author="Bùi Anh Quốc" w:date="2025-08-02T15:45:00Z">
                  <w:rPr>
                    <w:ins w:id="1971" w:author="Bùi Anh Quốc" w:date="2025-08-02T14:47:00Z"/>
                  </w:rPr>
                </w:rPrChange>
              </w:rPr>
            </w:pPr>
            <w:ins w:id="1972" w:author="Bùi Anh Quốc" w:date="2025-08-02T14:47:00Z">
              <w:r w:rsidRPr="006D4348">
                <w:rPr>
                  <w:rFonts w:ascii="Times New Roman" w:hAnsi="Times New Roman" w:cs="Times New Roman"/>
                  <w:sz w:val="26"/>
                  <w:szCs w:val="26"/>
                  <w:rPrChange w:id="1973" w:author="Bùi Anh Quốc" w:date="2025-08-02T15:45:00Z">
                    <w:rPr/>
                  </w:rPrChange>
                </w:rPr>
                <w:t>Hỗ trợ forecast</w:t>
              </w:r>
            </w:ins>
          </w:p>
        </w:tc>
        <w:tc>
          <w:tcPr>
            <w:tcW w:w="5296" w:type="dxa"/>
            <w:vAlign w:val="center"/>
            <w:hideMark/>
          </w:tcPr>
          <w:p w14:paraId="0FF3CDE4" w14:textId="77777777" w:rsidR="00DC1634" w:rsidRPr="006D4348" w:rsidRDefault="00DC1634" w:rsidP="00097D16">
            <w:pPr>
              <w:jc w:val="center"/>
              <w:rPr>
                <w:ins w:id="1974" w:author="Bùi Anh Quốc" w:date="2025-08-02T14:47:00Z"/>
                <w:rFonts w:ascii="Times New Roman" w:hAnsi="Times New Roman" w:cs="Times New Roman"/>
                <w:sz w:val="26"/>
                <w:szCs w:val="26"/>
                <w:rPrChange w:id="1975" w:author="Bùi Anh Quốc" w:date="2025-08-02T15:45:00Z">
                  <w:rPr>
                    <w:ins w:id="1976" w:author="Bùi Anh Quốc" w:date="2025-08-02T14:47:00Z"/>
                  </w:rPr>
                </w:rPrChange>
              </w:rPr>
            </w:pPr>
            <w:ins w:id="1977" w:author="Bùi Anh Quốc" w:date="2025-08-02T14:47:00Z">
              <w:r w:rsidRPr="006D4348">
                <w:rPr>
                  <w:rFonts w:ascii="Times New Roman" w:hAnsi="Times New Roman" w:cs="Times New Roman"/>
                  <w:sz w:val="26"/>
                  <w:szCs w:val="26"/>
                  <w:rPrChange w:id="1978" w:author="Bùi Anh Quốc" w:date="2025-08-02T15:45:00Z">
                    <w:rPr/>
                  </w:rPrChange>
                </w:rPr>
                <w:t>60</w:t>
              </w:r>
            </w:ins>
          </w:p>
        </w:tc>
      </w:tr>
      <w:tr w:rsidR="006E7830" w:rsidRPr="006D4348" w14:paraId="2899E846" w14:textId="77777777" w:rsidTr="00097D16">
        <w:trPr>
          <w:tblCellSpacing w:w="15" w:type="dxa"/>
          <w:ins w:id="1979" w:author="Bùi Anh Quốc" w:date="2025-08-02T14:47:00Z"/>
        </w:trPr>
        <w:tc>
          <w:tcPr>
            <w:tcW w:w="0" w:type="auto"/>
            <w:vAlign w:val="center"/>
            <w:hideMark/>
          </w:tcPr>
          <w:p w14:paraId="6A114366" w14:textId="77777777" w:rsidR="00DC1634" w:rsidRPr="006D4348" w:rsidRDefault="00DC1634" w:rsidP="00097D16">
            <w:pPr>
              <w:rPr>
                <w:ins w:id="1980" w:author="Bùi Anh Quốc" w:date="2025-08-02T14:47:00Z"/>
                <w:rFonts w:ascii="Times New Roman" w:hAnsi="Times New Roman" w:cs="Times New Roman"/>
                <w:sz w:val="26"/>
                <w:szCs w:val="26"/>
                <w:rPrChange w:id="1981" w:author="Bùi Anh Quốc" w:date="2025-08-02T15:45:00Z">
                  <w:rPr>
                    <w:ins w:id="1982" w:author="Bùi Anh Quốc" w:date="2025-08-02T14:47:00Z"/>
                  </w:rPr>
                </w:rPrChange>
              </w:rPr>
            </w:pPr>
            <w:ins w:id="1983" w:author="Bùi Anh Quốc" w:date="2025-08-02T14:47:00Z">
              <w:r w:rsidRPr="006D4348">
                <w:rPr>
                  <w:rFonts w:ascii="Times New Roman" w:hAnsi="Times New Roman" w:cs="Times New Roman"/>
                  <w:sz w:val="26"/>
                  <w:szCs w:val="26"/>
                  <w:rPrChange w:id="1984" w:author="Bùi Anh Quốc" w:date="2025-08-02T15:45:00Z">
                    <w:rPr/>
                  </w:rPrChange>
                </w:rPr>
                <w:t>Phê duyệt kế hoạch</w:t>
              </w:r>
            </w:ins>
          </w:p>
        </w:tc>
        <w:tc>
          <w:tcPr>
            <w:tcW w:w="5296" w:type="dxa"/>
            <w:vAlign w:val="center"/>
            <w:hideMark/>
          </w:tcPr>
          <w:p w14:paraId="33539578" w14:textId="77777777" w:rsidR="00DC1634" w:rsidRPr="006D4348" w:rsidRDefault="00DC1634" w:rsidP="00097D16">
            <w:pPr>
              <w:jc w:val="center"/>
              <w:rPr>
                <w:ins w:id="1985" w:author="Bùi Anh Quốc" w:date="2025-08-02T14:47:00Z"/>
                <w:rFonts w:ascii="Times New Roman" w:hAnsi="Times New Roman" w:cs="Times New Roman"/>
                <w:sz w:val="26"/>
                <w:szCs w:val="26"/>
                <w:rPrChange w:id="1986" w:author="Bùi Anh Quốc" w:date="2025-08-02T15:45:00Z">
                  <w:rPr>
                    <w:ins w:id="1987" w:author="Bùi Anh Quốc" w:date="2025-08-02T14:47:00Z"/>
                  </w:rPr>
                </w:rPrChange>
              </w:rPr>
            </w:pPr>
            <w:ins w:id="1988" w:author="Bùi Anh Quốc" w:date="2025-08-02T14:47:00Z">
              <w:r w:rsidRPr="006D4348">
                <w:rPr>
                  <w:rFonts w:ascii="Times New Roman" w:hAnsi="Times New Roman" w:cs="Times New Roman"/>
                  <w:sz w:val="26"/>
                  <w:szCs w:val="26"/>
                  <w:rPrChange w:id="1989" w:author="Bùi Anh Quốc" w:date="2025-08-02T15:45:00Z">
                    <w:rPr/>
                  </w:rPrChange>
                </w:rPr>
                <w:t>45</w:t>
              </w:r>
            </w:ins>
          </w:p>
        </w:tc>
      </w:tr>
      <w:tr w:rsidR="006E7830" w:rsidRPr="006D4348" w14:paraId="4BDB8D72" w14:textId="77777777" w:rsidTr="00097D16">
        <w:trPr>
          <w:tblCellSpacing w:w="15" w:type="dxa"/>
          <w:ins w:id="1990" w:author="Bùi Anh Quốc" w:date="2025-08-02T14:47:00Z"/>
        </w:trPr>
        <w:tc>
          <w:tcPr>
            <w:tcW w:w="0" w:type="auto"/>
            <w:vAlign w:val="center"/>
            <w:hideMark/>
          </w:tcPr>
          <w:p w14:paraId="33708A71" w14:textId="77777777" w:rsidR="00DC1634" w:rsidRPr="006D4348" w:rsidRDefault="00DC1634" w:rsidP="00097D16">
            <w:pPr>
              <w:jc w:val="center"/>
              <w:rPr>
                <w:ins w:id="1991" w:author="Bùi Anh Quốc" w:date="2025-08-02T14:47:00Z"/>
                <w:rFonts w:ascii="Times New Roman" w:hAnsi="Times New Roman" w:cs="Times New Roman"/>
                <w:sz w:val="26"/>
                <w:szCs w:val="26"/>
                <w:rPrChange w:id="1992" w:author="Bùi Anh Quốc" w:date="2025-08-02T15:45:00Z">
                  <w:rPr>
                    <w:ins w:id="1993" w:author="Bùi Anh Quốc" w:date="2025-08-02T14:47:00Z"/>
                  </w:rPr>
                </w:rPrChange>
              </w:rPr>
            </w:pPr>
            <w:ins w:id="1994" w:author="Bùi Anh Quốc" w:date="2025-08-02T14:47:00Z">
              <w:r w:rsidRPr="006D4348">
                <w:rPr>
                  <w:rFonts w:ascii="Times New Roman" w:hAnsi="Times New Roman" w:cs="Times New Roman"/>
                  <w:b/>
                  <w:bCs/>
                  <w:sz w:val="26"/>
                  <w:szCs w:val="26"/>
                  <w:rPrChange w:id="1995" w:author="Bùi Anh Quốc" w:date="2025-08-02T15:45:00Z">
                    <w:rPr>
                      <w:b/>
                      <w:bCs/>
                    </w:rPr>
                  </w:rPrChange>
                </w:rPr>
                <w:t>Tổng</w:t>
              </w:r>
            </w:ins>
          </w:p>
        </w:tc>
        <w:tc>
          <w:tcPr>
            <w:tcW w:w="5296" w:type="dxa"/>
            <w:vAlign w:val="center"/>
            <w:hideMark/>
          </w:tcPr>
          <w:p w14:paraId="7F7BCFB0" w14:textId="77777777" w:rsidR="00DC1634" w:rsidRPr="006D4348" w:rsidRDefault="00DC1634" w:rsidP="00097D16">
            <w:pPr>
              <w:jc w:val="center"/>
              <w:rPr>
                <w:ins w:id="1996" w:author="Bùi Anh Quốc" w:date="2025-08-02T14:47:00Z"/>
                <w:rFonts w:ascii="Times New Roman" w:hAnsi="Times New Roman" w:cs="Times New Roman"/>
                <w:sz w:val="26"/>
                <w:szCs w:val="26"/>
                <w:rPrChange w:id="1997" w:author="Bùi Anh Quốc" w:date="2025-08-02T15:45:00Z">
                  <w:rPr>
                    <w:ins w:id="1998" w:author="Bùi Anh Quốc" w:date="2025-08-02T14:47:00Z"/>
                  </w:rPr>
                </w:rPrChange>
              </w:rPr>
            </w:pPr>
            <w:ins w:id="1999" w:author="Bùi Anh Quốc" w:date="2025-08-02T14:47:00Z">
              <w:r w:rsidRPr="006D4348">
                <w:rPr>
                  <w:rFonts w:ascii="Times New Roman" w:hAnsi="Times New Roman" w:cs="Times New Roman"/>
                  <w:b/>
                  <w:bCs/>
                  <w:sz w:val="26"/>
                  <w:szCs w:val="26"/>
                  <w:rPrChange w:id="2000" w:author="Bùi Anh Quốc" w:date="2025-08-02T15:45:00Z">
                    <w:rPr>
                      <w:b/>
                      <w:bCs/>
                    </w:rPr>
                  </w:rPrChange>
                </w:rPr>
                <w:t>240 phút</w:t>
              </w:r>
            </w:ins>
          </w:p>
        </w:tc>
      </w:tr>
    </w:tbl>
    <w:p w14:paraId="40CE27A7" w14:textId="77777777" w:rsidR="00DC1634" w:rsidRPr="006D4348" w:rsidRDefault="00DC1634" w:rsidP="00DC1634">
      <w:pPr>
        <w:pStyle w:val="Heading5"/>
        <w:rPr>
          <w:ins w:id="2001" w:author="Bùi Anh Quốc" w:date="2025-08-02T14:47:00Z"/>
          <w:rFonts w:ascii="Times New Roman" w:hAnsi="Times New Roman" w:cs="Times New Roman"/>
          <w:color w:val="auto"/>
          <w:sz w:val="26"/>
          <w:szCs w:val="26"/>
          <w:rPrChange w:id="2002" w:author="Bùi Anh Quốc" w:date="2025-08-02T15:45:00Z">
            <w:rPr>
              <w:ins w:id="2003" w:author="Bùi Anh Quốc" w:date="2025-08-02T14:47:00Z"/>
            </w:rPr>
          </w:rPrChange>
        </w:rPr>
      </w:pPr>
      <w:ins w:id="2004" w:author="Bùi Anh Quốc" w:date="2025-08-02T14:47:00Z">
        <w:r w:rsidRPr="006D4348">
          <w:rPr>
            <w:rFonts w:ascii="Times New Roman" w:hAnsi="Times New Roman" w:cs="Times New Roman"/>
            <w:color w:val="auto"/>
            <w:sz w:val="26"/>
            <w:szCs w:val="26"/>
            <w:rPrChange w:id="2005" w:author="Bùi Anh Quốc" w:date="2025-08-02T15:45:00Z">
              <w:rPr/>
            </w:rPrChange>
          </w:rPr>
          <w:t>b) Chi phí</w:t>
        </w:r>
      </w:ins>
    </w:p>
    <w:p w14:paraId="3FD41852" w14:textId="77777777" w:rsidR="00DC1634" w:rsidRPr="006D4348" w:rsidRDefault="00DC1634" w:rsidP="00DC1634">
      <w:pPr>
        <w:rPr>
          <w:ins w:id="2006" w:author="Bùi Anh Quốc" w:date="2025-08-02T14:47:00Z"/>
          <w:rFonts w:ascii="Times New Roman" w:hAnsi="Times New Roman" w:cs="Times New Roman"/>
          <w:sz w:val="26"/>
          <w:szCs w:val="26"/>
          <w:rPrChange w:id="2007" w:author="Bùi Anh Quốc" w:date="2025-08-02T15:45:00Z">
            <w:rPr>
              <w:ins w:id="2008" w:author="Bùi Anh Quốc" w:date="2025-08-02T14:47:00Z"/>
            </w:rPr>
          </w:rPrChange>
        </w:rPr>
      </w:pPr>
      <w:ins w:id="2009" w:author="Bùi Anh Quốc" w:date="2025-08-02T14:47:00Z">
        <w:r w:rsidRPr="006D4348">
          <w:rPr>
            <w:rFonts w:ascii="Times New Roman" w:hAnsi="Times New Roman" w:cs="Times New Roman"/>
            <w:sz w:val="26"/>
            <w:szCs w:val="26"/>
            <w:rPrChange w:id="2010" w:author="Bùi Anh Quốc" w:date="2025-08-02T15:45:00Z">
              <w:rPr/>
            </w:rPrChange>
          </w:rPr>
          <w:t>Giả định chi phí nhân sự:</w:t>
        </w:r>
      </w:ins>
    </w:p>
    <w:p w14:paraId="46B5D5C9" w14:textId="77777777" w:rsidR="00DC1634" w:rsidRPr="006D4348" w:rsidRDefault="00DC1634" w:rsidP="00DC1634">
      <w:pPr>
        <w:numPr>
          <w:ilvl w:val="0"/>
          <w:numId w:val="104"/>
        </w:numPr>
        <w:rPr>
          <w:ins w:id="2011" w:author="Bùi Anh Quốc" w:date="2025-08-02T14:47:00Z"/>
          <w:rFonts w:ascii="Times New Roman" w:hAnsi="Times New Roman" w:cs="Times New Roman"/>
          <w:sz w:val="26"/>
          <w:szCs w:val="26"/>
          <w:rPrChange w:id="2012" w:author="Bùi Anh Quốc" w:date="2025-08-02T15:45:00Z">
            <w:rPr>
              <w:ins w:id="2013" w:author="Bùi Anh Quốc" w:date="2025-08-02T14:47:00Z"/>
            </w:rPr>
          </w:rPrChange>
        </w:rPr>
      </w:pPr>
      <w:ins w:id="2014" w:author="Bùi Anh Quốc" w:date="2025-08-02T14:47:00Z">
        <w:r w:rsidRPr="006D4348">
          <w:rPr>
            <w:rFonts w:ascii="Times New Roman" w:hAnsi="Times New Roman" w:cs="Times New Roman"/>
            <w:sz w:val="26"/>
            <w:szCs w:val="26"/>
            <w:rPrChange w:id="2015" w:author="Bùi Anh Quốc" w:date="2025-08-02T15:45:00Z">
              <w:rPr/>
            </w:rPrChange>
          </w:rPr>
          <w:t>Nhân sự cấp chuyên viên: 6.000 VNĐ/phút</w:t>
        </w:r>
      </w:ins>
    </w:p>
    <w:p w14:paraId="48D74B3F" w14:textId="77777777" w:rsidR="00DC1634" w:rsidRPr="006D4348" w:rsidRDefault="00DC1634" w:rsidP="00DC1634">
      <w:pPr>
        <w:numPr>
          <w:ilvl w:val="0"/>
          <w:numId w:val="104"/>
        </w:numPr>
        <w:rPr>
          <w:ins w:id="2016" w:author="Bùi Anh Quốc" w:date="2025-08-02T14:47:00Z"/>
          <w:rFonts w:ascii="Times New Roman" w:hAnsi="Times New Roman" w:cs="Times New Roman"/>
          <w:sz w:val="26"/>
          <w:szCs w:val="26"/>
          <w:rPrChange w:id="2017" w:author="Bùi Anh Quốc" w:date="2025-08-02T15:45:00Z">
            <w:rPr>
              <w:ins w:id="2018" w:author="Bùi Anh Quốc" w:date="2025-08-02T14:47:00Z"/>
            </w:rPr>
          </w:rPrChange>
        </w:rPr>
      </w:pPr>
      <w:ins w:id="2019" w:author="Bùi Anh Quốc" w:date="2025-08-02T14:47:00Z">
        <w:r w:rsidRPr="006D4348">
          <w:rPr>
            <w:rFonts w:ascii="Times New Roman" w:hAnsi="Times New Roman" w:cs="Times New Roman"/>
            <w:sz w:val="26"/>
            <w:szCs w:val="26"/>
            <w:rPrChange w:id="2020" w:author="Bùi Anh Quốc" w:date="2025-08-02T15:45:00Z">
              <w:rPr/>
            </w:rPrChange>
          </w:rPr>
          <w:t>Quản lý cấp cao: 10.000 VNĐ/phút</w:t>
        </w:r>
      </w:ins>
    </w:p>
    <w:p w14:paraId="066E97D1" w14:textId="77777777" w:rsidR="00DC1634" w:rsidRPr="006D4348" w:rsidRDefault="00DC1634" w:rsidP="00DC1634">
      <w:pPr>
        <w:rPr>
          <w:ins w:id="2021" w:author="Bùi Anh Quốc" w:date="2025-08-02T14:47:00Z"/>
          <w:rFonts w:ascii="Times New Roman" w:hAnsi="Times New Roman" w:cs="Times New Roman"/>
          <w:sz w:val="26"/>
          <w:szCs w:val="26"/>
          <w:rPrChange w:id="2022" w:author="Bùi Anh Quốc" w:date="2025-08-02T15:45:00Z">
            <w:rPr>
              <w:ins w:id="2023" w:author="Bùi Anh Quốc" w:date="2025-08-02T14:47:00Z"/>
            </w:rPr>
          </w:rPrChange>
        </w:rPr>
      </w:pPr>
      <w:ins w:id="2024" w:author="Bùi Anh Quốc" w:date="2025-08-02T14:47:00Z">
        <w:r w:rsidRPr="006D4348">
          <w:rPr>
            <w:rFonts w:ascii="Times New Roman" w:hAnsi="Times New Roman" w:cs="Times New Roman"/>
            <w:sz w:val="26"/>
            <w:szCs w:val="26"/>
            <w:rPrChange w:id="2025" w:author="Bùi Anh Quốc" w:date="2025-08-02T15:45:00Z">
              <w:rPr/>
            </w:rPrChange>
          </w:rPr>
          <w:t>Định lượng theo lane:</w:t>
        </w:r>
      </w:ins>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1710"/>
        <w:gridCol w:w="2160"/>
        <w:gridCol w:w="2790"/>
      </w:tblGrid>
      <w:tr w:rsidR="006E7830" w:rsidRPr="006D4348" w14:paraId="005B30B1" w14:textId="77777777" w:rsidTr="00DC1634">
        <w:trPr>
          <w:tblHeader/>
          <w:tblCellSpacing w:w="15" w:type="dxa"/>
          <w:ins w:id="2026" w:author="Bùi Anh Quốc" w:date="2025-08-02T14:47:00Z"/>
        </w:trPr>
        <w:tc>
          <w:tcPr>
            <w:tcW w:w="2470" w:type="dxa"/>
            <w:vAlign w:val="center"/>
            <w:hideMark/>
          </w:tcPr>
          <w:p w14:paraId="5BC2DDED" w14:textId="77777777" w:rsidR="00DC1634" w:rsidRPr="006D4348" w:rsidRDefault="00DC1634" w:rsidP="00097D16">
            <w:pPr>
              <w:jc w:val="center"/>
              <w:rPr>
                <w:ins w:id="2027" w:author="Bùi Anh Quốc" w:date="2025-08-02T14:47:00Z"/>
                <w:rFonts w:ascii="Times New Roman" w:hAnsi="Times New Roman" w:cs="Times New Roman"/>
                <w:b/>
                <w:bCs/>
                <w:sz w:val="26"/>
                <w:szCs w:val="26"/>
                <w:rPrChange w:id="2028" w:author="Bùi Anh Quốc" w:date="2025-08-02T15:45:00Z">
                  <w:rPr>
                    <w:ins w:id="2029" w:author="Bùi Anh Quốc" w:date="2025-08-02T14:47:00Z"/>
                    <w:b/>
                    <w:bCs/>
                  </w:rPr>
                </w:rPrChange>
              </w:rPr>
            </w:pPr>
            <w:ins w:id="2030" w:author="Bùi Anh Quốc" w:date="2025-08-02T14:47:00Z">
              <w:r w:rsidRPr="006D4348">
                <w:rPr>
                  <w:rFonts w:ascii="Times New Roman" w:hAnsi="Times New Roman" w:cs="Times New Roman"/>
                  <w:b/>
                  <w:bCs/>
                  <w:sz w:val="26"/>
                  <w:szCs w:val="26"/>
                  <w:rPrChange w:id="2031" w:author="Bùi Anh Quốc" w:date="2025-08-02T15:45:00Z">
                    <w:rPr>
                      <w:b/>
                      <w:bCs/>
                    </w:rPr>
                  </w:rPrChange>
                </w:rPr>
                <w:lastRenderedPageBreak/>
                <w:t>Lane</w:t>
              </w:r>
            </w:ins>
          </w:p>
        </w:tc>
        <w:tc>
          <w:tcPr>
            <w:tcW w:w="1680" w:type="dxa"/>
            <w:vAlign w:val="center"/>
            <w:hideMark/>
          </w:tcPr>
          <w:p w14:paraId="5DC8C55B" w14:textId="77777777" w:rsidR="00DC1634" w:rsidRPr="006D4348" w:rsidRDefault="00DC1634" w:rsidP="00097D16">
            <w:pPr>
              <w:jc w:val="center"/>
              <w:rPr>
                <w:ins w:id="2032" w:author="Bùi Anh Quốc" w:date="2025-08-02T14:47:00Z"/>
                <w:rFonts w:ascii="Times New Roman" w:hAnsi="Times New Roman" w:cs="Times New Roman"/>
                <w:b/>
                <w:bCs/>
                <w:sz w:val="26"/>
                <w:szCs w:val="26"/>
                <w:rPrChange w:id="2033" w:author="Bùi Anh Quốc" w:date="2025-08-02T15:45:00Z">
                  <w:rPr>
                    <w:ins w:id="2034" w:author="Bùi Anh Quốc" w:date="2025-08-02T14:47:00Z"/>
                    <w:b/>
                    <w:bCs/>
                  </w:rPr>
                </w:rPrChange>
              </w:rPr>
            </w:pPr>
            <w:ins w:id="2035" w:author="Bùi Anh Quốc" w:date="2025-08-02T14:47:00Z">
              <w:r w:rsidRPr="006D4348">
                <w:rPr>
                  <w:rFonts w:ascii="Times New Roman" w:hAnsi="Times New Roman" w:cs="Times New Roman"/>
                  <w:b/>
                  <w:bCs/>
                  <w:sz w:val="26"/>
                  <w:szCs w:val="26"/>
                  <w:rPrChange w:id="2036" w:author="Bùi Anh Quốc" w:date="2025-08-02T15:45:00Z">
                    <w:rPr>
                      <w:b/>
                      <w:bCs/>
                    </w:rPr>
                  </w:rPrChange>
                </w:rPr>
                <w:t>Tổng phút</w:t>
              </w:r>
            </w:ins>
          </w:p>
        </w:tc>
        <w:tc>
          <w:tcPr>
            <w:tcW w:w="2130" w:type="dxa"/>
            <w:vAlign w:val="center"/>
            <w:hideMark/>
          </w:tcPr>
          <w:p w14:paraId="7A48225A" w14:textId="77777777" w:rsidR="00DC1634" w:rsidRPr="006D4348" w:rsidRDefault="00DC1634" w:rsidP="00097D16">
            <w:pPr>
              <w:jc w:val="center"/>
              <w:rPr>
                <w:ins w:id="2037" w:author="Bùi Anh Quốc" w:date="2025-08-02T14:47:00Z"/>
                <w:rFonts w:ascii="Times New Roman" w:hAnsi="Times New Roman" w:cs="Times New Roman"/>
                <w:b/>
                <w:bCs/>
                <w:sz w:val="26"/>
                <w:szCs w:val="26"/>
                <w:rPrChange w:id="2038" w:author="Bùi Anh Quốc" w:date="2025-08-02T15:45:00Z">
                  <w:rPr>
                    <w:ins w:id="2039" w:author="Bùi Anh Quốc" w:date="2025-08-02T14:47:00Z"/>
                    <w:b/>
                    <w:bCs/>
                  </w:rPr>
                </w:rPrChange>
              </w:rPr>
            </w:pPr>
            <w:ins w:id="2040" w:author="Bùi Anh Quốc" w:date="2025-08-02T14:47:00Z">
              <w:r w:rsidRPr="006D4348">
                <w:rPr>
                  <w:rFonts w:ascii="Times New Roman" w:hAnsi="Times New Roman" w:cs="Times New Roman"/>
                  <w:b/>
                  <w:bCs/>
                  <w:sz w:val="26"/>
                  <w:szCs w:val="26"/>
                  <w:rPrChange w:id="2041" w:author="Bùi Anh Quốc" w:date="2025-08-02T15:45:00Z">
                    <w:rPr>
                      <w:b/>
                      <w:bCs/>
                    </w:rPr>
                  </w:rPrChange>
                </w:rPr>
                <w:t>Mức phí/phút</w:t>
              </w:r>
            </w:ins>
          </w:p>
        </w:tc>
        <w:tc>
          <w:tcPr>
            <w:tcW w:w="2745" w:type="dxa"/>
            <w:vAlign w:val="center"/>
            <w:hideMark/>
          </w:tcPr>
          <w:p w14:paraId="3C5ABEEC" w14:textId="77777777" w:rsidR="00DC1634" w:rsidRPr="006D4348" w:rsidRDefault="00DC1634" w:rsidP="00097D16">
            <w:pPr>
              <w:jc w:val="center"/>
              <w:rPr>
                <w:ins w:id="2042" w:author="Bùi Anh Quốc" w:date="2025-08-02T14:47:00Z"/>
                <w:rFonts w:ascii="Times New Roman" w:hAnsi="Times New Roman" w:cs="Times New Roman"/>
                <w:b/>
                <w:bCs/>
                <w:sz w:val="26"/>
                <w:szCs w:val="26"/>
                <w:rPrChange w:id="2043" w:author="Bùi Anh Quốc" w:date="2025-08-02T15:45:00Z">
                  <w:rPr>
                    <w:ins w:id="2044" w:author="Bùi Anh Quốc" w:date="2025-08-02T14:47:00Z"/>
                    <w:b/>
                    <w:bCs/>
                  </w:rPr>
                </w:rPrChange>
              </w:rPr>
            </w:pPr>
            <w:ins w:id="2045" w:author="Bùi Anh Quốc" w:date="2025-08-02T14:47:00Z">
              <w:r w:rsidRPr="006D4348">
                <w:rPr>
                  <w:rFonts w:ascii="Times New Roman" w:hAnsi="Times New Roman" w:cs="Times New Roman"/>
                  <w:b/>
                  <w:bCs/>
                  <w:sz w:val="26"/>
                  <w:szCs w:val="26"/>
                  <w:rPrChange w:id="2046" w:author="Bùi Anh Quốc" w:date="2025-08-02T15:45:00Z">
                    <w:rPr>
                      <w:b/>
                      <w:bCs/>
                    </w:rPr>
                  </w:rPrChange>
                </w:rPr>
                <w:t>Tổng chi phí (VNĐ)</w:t>
              </w:r>
            </w:ins>
          </w:p>
        </w:tc>
      </w:tr>
      <w:tr w:rsidR="006E7830" w:rsidRPr="006D4348" w14:paraId="70106131" w14:textId="77777777" w:rsidTr="00DC1634">
        <w:trPr>
          <w:tblCellSpacing w:w="15" w:type="dxa"/>
          <w:ins w:id="2047" w:author="Bùi Anh Quốc" w:date="2025-08-02T14:47:00Z"/>
        </w:trPr>
        <w:tc>
          <w:tcPr>
            <w:tcW w:w="2470" w:type="dxa"/>
            <w:vAlign w:val="center"/>
            <w:hideMark/>
          </w:tcPr>
          <w:p w14:paraId="45679851" w14:textId="77777777" w:rsidR="00DC1634" w:rsidRPr="006D4348" w:rsidRDefault="00DC1634" w:rsidP="00097D16">
            <w:pPr>
              <w:rPr>
                <w:ins w:id="2048" w:author="Bùi Anh Quốc" w:date="2025-08-02T14:47:00Z"/>
                <w:rFonts w:ascii="Times New Roman" w:hAnsi="Times New Roman" w:cs="Times New Roman"/>
                <w:sz w:val="26"/>
                <w:szCs w:val="26"/>
                <w:rPrChange w:id="2049" w:author="Bùi Anh Quốc" w:date="2025-08-02T15:45:00Z">
                  <w:rPr>
                    <w:ins w:id="2050" w:author="Bùi Anh Quốc" w:date="2025-08-02T14:47:00Z"/>
                  </w:rPr>
                </w:rPrChange>
              </w:rPr>
            </w:pPr>
            <w:ins w:id="2051" w:author="Bùi Anh Quốc" w:date="2025-08-02T14:47:00Z">
              <w:r w:rsidRPr="006D4348">
                <w:rPr>
                  <w:rFonts w:ascii="Times New Roman" w:hAnsi="Times New Roman" w:cs="Times New Roman"/>
                  <w:sz w:val="26"/>
                  <w:szCs w:val="26"/>
                  <w:rPrChange w:id="2052" w:author="Bùi Anh Quốc" w:date="2025-08-02T15:45:00Z">
                    <w:rPr/>
                  </w:rPrChange>
                </w:rPr>
                <w:t>Sản phẩm</w:t>
              </w:r>
            </w:ins>
          </w:p>
        </w:tc>
        <w:tc>
          <w:tcPr>
            <w:tcW w:w="1680" w:type="dxa"/>
            <w:vAlign w:val="center"/>
            <w:hideMark/>
          </w:tcPr>
          <w:p w14:paraId="324B471A" w14:textId="77777777" w:rsidR="00DC1634" w:rsidRPr="006D4348" w:rsidRDefault="00DC1634" w:rsidP="00097D16">
            <w:pPr>
              <w:rPr>
                <w:ins w:id="2053" w:author="Bùi Anh Quốc" w:date="2025-08-02T14:47:00Z"/>
                <w:rFonts w:ascii="Times New Roman" w:hAnsi="Times New Roman" w:cs="Times New Roman"/>
                <w:sz w:val="26"/>
                <w:szCs w:val="26"/>
                <w:rPrChange w:id="2054" w:author="Bùi Anh Quốc" w:date="2025-08-02T15:45:00Z">
                  <w:rPr>
                    <w:ins w:id="2055" w:author="Bùi Anh Quốc" w:date="2025-08-02T14:47:00Z"/>
                  </w:rPr>
                </w:rPrChange>
              </w:rPr>
            </w:pPr>
            <w:ins w:id="2056" w:author="Bùi Anh Quốc" w:date="2025-08-02T14:47:00Z">
              <w:r w:rsidRPr="006D4348">
                <w:rPr>
                  <w:rFonts w:ascii="Times New Roman" w:hAnsi="Times New Roman" w:cs="Times New Roman"/>
                  <w:sz w:val="26"/>
                  <w:szCs w:val="26"/>
                  <w:rPrChange w:id="2057" w:author="Bùi Anh Quốc" w:date="2025-08-02T15:45:00Z">
                    <w:rPr/>
                  </w:rPrChange>
                </w:rPr>
                <w:t>30</w:t>
              </w:r>
            </w:ins>
          </w:p>
        </w:tc>
        <w:tc>
          <w:tcPr>
            <w:tcW w:w="2130" w:type="dxa"/>
            <w:vAlign w:val="center"/>
            <w:hideMark/>
          </w:tcPr>
          <w:p w14:paraId="0CF372FC" w14:textId="77777777" w:rsidR="00DC1634" w:rsidRPr="006D4348" w:rsidRDefault="00DC1634" w:rsidP="00097D16">
            <w:pPr>
              <w:rPr>
                <w:ins w:id="2058" w:author="Bùi Anh Quốc" w:date="2025-08-02T14:47:00Z"/>
                <w:rFonts w:ascii="Times New Roman" w:hAnsi="Times New Roman" w:cs="Times New Roman"/>
                <w:sz w:val="26"/>
                <w:szCs w:val="26"/>
                <w:rPrChange w:id="2059" w:author="Bùi Anh Quốc" w:date="2025-08-02T15:45:00Z">
                  <w:rPr>
                    <w:ins w:id="2060" w:author="Bùi Anh Quốc" w:date="2025-08-02T14:47:00Z"/>
                  </w:rPr>
                </w:rPrChange>
              </w:rPr>
            </w:pPr>
            <w:ins w:id="2061" w:author="Bùi Anh Quốc" w:date="2025-08-02T14:47:00Z">
              <w:r w:rsidRPr="006D4348">
                <w:rPr>
                  <w:rFonts w:ascii="Times New Roman" w:hAnsi="Times New Roman" w:cs="Times New Roman"/>
                  <w:sz w:val="26"/>
                  <w:szCs w:val="26"/>
                  <w:rPrChange w:id="2062" w:author="Bùi Anh Quốc" w:date="2025-08-02T15:45:00Z">
                    <w:rPr/>
                  </w:rPrChange>
                </w:rPr>
                <w:t>6.000</w:t>
              </w:r>
            </w:ins>
          </w:p>
        </w:tc>
        <w:tc>
          <w:tcPr>
            <w:tcW w:w="2745" w:type="dxa"/>
            <w:vAlign w:val="center"/>
            <w:hideMark/>
          </w:tcPr>
          <w:p w14:paraId="728EEC69" w14:textId="77777777" w:rsidR="00DC1634" w:rsidRPr="006D4348" w:rsidRDefault="00DC1634" w:rsidP="00097D16">
            <w:pPr>
              <w:rPr>
                <w:ins w:id="2063" w:author="Bùi Anh Quốc" w:date="2025-08-02T14:47:00Z"/>
                <w:rFonts w:ascii="Times New Roman" w:hAnsi="Times New Roman" w:cs="Times New Roman"/>
                <w:sz w:val="26"/>
                <w:szCs w:val="26"/>
                <w:rPrChange w:id="2064" w:author="Bùi Anh Quốc" w:date="2025-08-02T15:45:00Z">
                  <w:rPr>
                    <w:ins w:id="2065" w:author="Bùi Anh Quốc" w:date="2025-08-02T14:47:00Z"/>
                  </w:rPr>
                </w:rPrChange>
              </w:rPr>
            </w:pPr>
            <w:ins w:id="2066" w:author="Bùi Anh Quốc" w:date="2025-08-02T14:47:00Z">
              <w:r w:rsidRPr="006D4348">
                <w:rPr>
                  <w:rFonts w:ascii="Times New Roman" w:hAnsi="Times New Roman" w:cs="Times New Roman"/>
                  <w:sz w:val="26"/>
                  <w:szCs w:val="26"/>
                  <w:rPrChange w:id="2067" w:author="Bùi Anh Quốc" w:date="2025-08-02T15:45:00Z">
                    <w:rPr/>
                  </w:rPrChange>
                </w:rPr>
                <w:t>180.000</w:t>
              </w:r>
            </w:ins>
          </w:p>
        </w:tc>
      </w:tr>
      <w:tr w:rsidR="006E7830" w:rsidRPr="006D4348" w14:paraId="4799F840" w14:textId="77777777" w:rsidTr="00DC1634">
        <w:trPr>
          <w:tblCellSpacing w:w="15" w:type="dxa"/>
          <w:ins w:id="2068" w:author="Bùi Anh Quốc" w:date="2025-08-02T14:47:00Z"/>
        </w:trPr>
        <w:tc>
          <w:tcPr>
            <w:tcW w:w="2470" w:type="dxa"/>
            <w:vAlign w:val="center"/>
            <w:hideMark/>
          </w:tcPr>
          <w:p w14:paraId="3F6D881E" w14:textId="77777777" w:rsidR="00DC1634" w:rsidRPr="006D4348" w:rsidRDefault="00DC1634" w:rsidP="00097D16">
            <w:pPr>
              <w:rPr>
                <w:ins w:id="2069" w:author="Bùi Anh Quốc" w:date="2025-08-02T14:47:00Z"/>
                <w:rFonts w:ascii="Times New Roman" w:hAnsi="Times New Roman" w:cs="Times New Roman"/>
                <w:sz w:val="26"/>
                <w:szCs w:val="26"/>
                <w:rPrChange w:id="2070" w:author="Bùi Anh Quốc" w:date="2025-08-02T15:45:00Z">
                  <w:rPr>
                    <w:ins w:id="2071" w:author="Bùi Anh Quốc" w:date="2025-08-02T14:47:00Z"/>
                  </w:rPr>
                </w:rPrChange>
              </w:rPr>
            </w:pPr>
            <w:ins w:id="2072" w:author="Bùi Anh Quốc" w:date="2025-08-02T14:47:00Z">
              <w:r w:rsidRPr="006D4348">
                <w:rPr>
                  <w:rFonts w:ascii="Times New Roman" w:hAnsi="Times New Roman" w:cs="Times New Roman"/>
                  <w:sz w:val="26"/>
                  <w:szCs w:val="26"/>
                  <w:rPrChange w:id="2073" w:author="Bùi Anh Quốc" w:date="2025-08-02T15:45:00Z">
                    <w:rPr/>
                  </w:rPrChange>
                </w:rPr>
                <w:t>Cung ứng – Tồn kho</w:t>
              </w:r>
            </w:ins>
          </w:p>
        </w:tc>
        <w:tc>
          <w:tcPr>
            <w:tcW w:w="1680" w:type="dxa"/>
            <w:vAlign w:val="center"/>
            <w:hideMark/>
          </w:tcPr>
          <w:p w14:paraId="680BAF5A" w14:textId="77777777" w:rsidR="00DC1634" w:rsidRPr="006D4348" w:rsidRDefault="00DC1634" w:rsidP="00097D16">
            <w:pPr>
              <w:rPr>
                <w:ins w:id="2074" w:author="Bùi Anh Quốc" w:date="2025-08-02T14:47:00Z"/>
                <w:rFonts w:ascii="Times New Roman" w:hAnsi="Times New Roman" w:cs="Times New Roman"/>
                <w:sz w:val="26"/>
                <w:szCs w:val="26"/>
                <w:rPrChange w:id="2075" w:author="Bùi Anh Quốc" w:date="2025-08-02T15:45:00Z">
                  <w:rPr>
                    <w:ins w:id="2076" w:author="Bùi Anh Quốc" w:date="2025-08-02T14:47:00Z"/>
                  </w:rPr>
                </w:rPrChange>
              </w:rPr>
            </w:pPr>
            <w:ins w:id="2077" w:author="Bùi Anh Quốc" w:date="2025-08-02T14:47:00Z">
              <w:r w:rsidRPr="006D4348">
                <w:rPr>
                  <w:rFonts w:ascii="Times New Roman" w:hAnsi="Times New Roman" w:cs="Times New Roman"/>
                  <w:sz w:val="26"/>
                  <w:szCs w:val="26"/>
                  <w:rPrChange w:id="2078" w:author="Bùi Anh Quốc" w:date="2025-08-02T15:45:00Z">
                    <w:rPr/>
                  </w:rPrChange>
                </w:rPr>
                <w:t>45</w:t>
              </w:r>
            </w:ins>
          </w:p>
        </w:tc>
        <w:tc>
          <w:tcPr>
            <w:tcW w:w="2130" w:type="dxa"/>
            <w:vAlign w:val="center"/>
            <w:hideMark/>
          </w:tcPr>
          <w:p w14:paraId="23530256" w14:textId="77777777" w:rsidR="00DC1634" w:rsidRPr="006D4348" w:rsidRDefault="00DC1634" w:rsidP="00097D16">
            <w:pPr>
              <w:rPr>
                <w:ins w:id="2079" w:author="Bùi Anh Quốc" w:date="2025-08-02T14:47:00Z"/>
                <w:rFonts w:ascii="Times New Roman" w:hAnsi="Times New Roman" w:cs="Times New Roman"/>
                <w:sz w:val="26"/>
                <w:szCs w:val="26"/>
                <w:rPrChange w:id="2080" w:author="Bùi Anh Quốc" w:date="2025-08-02T15:45:00Z">
                  <w:rPr>
                    <w:ins w:id="2081" w:author="Bùi Anh Quốc" w:date="2025-08-02T14:47:00Z"/>
                  </w:rPr>
                </w:rPrChange>
              </w:rPr>
            </w:pPr>
            <w:ins w:id="2082" w:author="Bùi Anh Quốc" w:date="2025-08-02T14:47:00Z">
              <w:r w:rsidRPr="006D4348">
                <w:rPr>
                  <w:rFonts w:ascii="Times New Roman" w:hAnsi="Times New Roman" w:cs="Times New Roman"/>
                  <w:sz w:val="26"/>
                  <w:szCs w:val="26"/>
                  <w:rPrChange w:id="2083" w:author="Bùi Anh Quốc" w:date="2025-08-02T15:45:00Z">
                    <w:rPr/>
                  </w:rPrChange>
                </w:rPr>
                <w:t>6.000</w:t>
              </w:r>
            </w:ins>
          </w:p>
        </w:tc>
        <w:tc>
          <w:tcPr>
            <w:tcW w:w="2745" w:type="dxa"/>
            <w:vAlign w:val="center"/>
            <w:hideMark/>
          </w:tcPr>
          <w:p w14:paraId="428D73A2" w14:textId="77777777" w:rsidR="00DC1634" w:rsidRPr="006D4348" w:rsidRDefault="00DC1634" w:rsidP="00097D16">
            <w:pPr>
              <w:rPr>
                <w:ins w:id="2084" w:author="Bùi Anh Quốc" w:date="2025-08-02T14:47:00Z"/>
                <w:rFonts w:ascii="Times New Roman" w:hAnsi="Times New Roman" w:cs="Times New Roman"/>
                <w:sz w:val="26"/>
                <w:szCs w:val="26"/>
                <w:rPrChange w:id="2085" w:author="Bùi Anh Quốc" w:date="2025-08-02T15:45:00Z">
                  <w:rPr>
                    <w:ins w:id="2086" w:author="Bùi Anh Quốc" w:date="2025-08-02T14:47:00Z"/>
                  </w:rPr>
                </w:rPrChange>
              </w:rPr>
            </w:pPr>
            <w:ins w:id="2087" w:author="Bùi Anh Quốc" w:date="2025-08-02T14:47:00Z">
              <w:r w:rsidRPr="006D4348">
                <w:rPr>
                  <w:rFonts w:ascii="Times New Roman" w:hAnsi="Times New Roman" w:cs="Times New Roman"/>
                  <w:sz w:val="26"/>
                  <w:szCs w:val="26"/>
                  <w:rPrChange w:id="2088" w:author="Bùi Anh Quốc" w:date="2025-08-02T15:45:00Z">
                    <w:rPr/>
                  </w:rPrChange>
                </w:rPr>
                <w:t>270.000</w:t>
              </w:r>
            </w:ins>
          </w:p>
        </w:tc>
      </w:tr>
      <w:tr w:rsidR="006E7830" w:rsidRPr="006D4348" w14:paraId="752005F8" w14:textId="77777777" w:rsidTr="00DC1634">
        <w:trPr>
          <w:tblCellSpacing w:w="15" w:type="dxa"/>
          <w:ins w:id="2089" w:author="Bùi Anh Quốc" w:date="2025-08-02T14:47:00Z"/>
        </w:trPr>
        <w:tc>
          <w:tcPr>
            <w:tcW w:w="2470" w:type="dxa"/>
            <w:vAlign w:val="center"/>
            <w:hideMark/>
          </w:tcPr>
          <w:p w14:paraId="78D58663" w14:textId="77777777" w:rsidR="00DC1634" w:rsidRPr="006D4348" w:rsidRDefault="00DC1634" w:rsidP="00097D16">
            <w:pPr>
              <w:rPr>
                <w:ins w:id="2090" w:author="Bùi Anh Quốc" w:date="2025-08-02T14:47:00Z"/>
                <w:rFonts w:ascii="Times New Roman" w:hAnsi="Times New Roman" w:cs="Times New Roman"/>
                <w:sz w:val="26"/>
                <w:szCs w:val="26"/>
                <w:rPrChange w:id="2091" w:author="Bùi Anh Quốc" w:date="2025-08-02T15:45:00Z">
                  <w:rPr>
                    <w:ins w:id="2092" w:author="Bùi Anh Quốc" w:date="2025-08-02T14:47:00Z"/>
                  </w:rPr>
                </w:rPrChange>
              </w:rPr>
            </w:pPr>
            <w:ins w:id="2093" w:author="Bùi Anh Quốc" w:date="2025-08-02T14:47:00Z">
              <w:r w:rsidRPr="006D4348">
                <w:rPr>
                  <w:rFonts w:ascii="Times New Roman" w:hAnsi="Times New Roman" w:cs="Times New Roman"/>
                  <w:sz w:val="26"/>
                  <w:szCs w:val="26"/>
                  <w:rPrChange w:id="2094" w:author="Bùi Anh Quốc" w:date="2025-08-02T15:45:00Z">
                    <w:rPr/>
                  </w:rPrChange>
                </w:rPr>
                <w:t>Marketing</w:t>
              </w:r>
            </w:ins>
          </w:p>
        </w:tc>
        <w:tc>
          <w:tcPr>
            <w:tcW w:w="1680" w:type="dxa"/>
            <w:vAlign w:val="center"/>
            <w:hideMark/>
          </w:tcPr>
          <w:p w14:paraId="32918DAF" w14:textId="77777777" w:rsidR="00DC1634" w:rsidRPr="006D4348" w:rsidRDefault="00DC1634" w:rsidP="00097D16">
            <w:pPr>
              <w:rPr>
                <w:ins w:id="2095" w:author="Bùi Anh Quốc" w:date="2025-08-02T14:47:00Z"/>
                <w:rFonts w:ascii="Times New Roman" w:hAnsi="Times New Roman" w:cs="Times New Roman"/>
                <w:sz w:val="26"/>
                <w:szCs w:val="26"/>
                <w:rPrChange w:id="2096" w:author="Bùi Anh Quốc" w:date="2025-08-02T15:45:00Z">
                  <w:rPr>
                    <w:ins w:id="2097" w:author="Bùi Anh Quốc" w:date="2025-08-02T14:47:00Z"/>
                  </w:rPr>
                </w:rPrChange>
              </w:rPr>
            </w:pPr>
            <w:ins w:id="2098" w:author="Bùi Anh Quốc" w:date="2025-08-02T14:47:00Z">
              <w:r w:rsidRPr="006D4348">
                <w:rPr>
                  <w:rFonts w:ascii="Times New Roman" w:hAnsi="Times New Roman" w:cs="Times New Roman"/>
                  <w:sz w:val="26"/>
                  <w:szCs w:val="26"/>
                  <w:rPrChange w:id="2099" w:author="Bùi Anh Quốc" w:date="2025-08-02T15:45:00Z">
                    <w:rPr/>
                  </w:rPrChange>
                </w:rPr>
                <w:t>60</w:t>
              </w:r>
            </w:ins>
          </w:p>
        </w:tc>
        <w:tc>
          <w:tcPr>
            <w:tcW w:w="2130" w:type="dxa"/>
            <w:vAlign w:val="center"/>
            <w:hideMark/>
          </w:tcPr>
          <w:p w14:paraId="14F54705" w14:textId="77777777" w:rsidR="00DC1634" w:rsidRPr="006D4348" w:rsidRDefault="00DC1634" w:rsidP="00097D16">
            <w:pPr>
              <w:rPr>
                <w:ins w:id="2100" w:author="Bùi Anh Quốc" w:date="2025-08-02T14:47:00Z"/>
                <w:rFonts w:ascii="Times New Roman" w:hAnsi="Times New Roman" w:cs="Times New Roman"/>
                <w:sz w:val="26"/>
                <w:szCs w:val="26"/>
                <w:rPrChange w:id="2101" w:author="Bùi Anh Quốc" w:date="2025-08-02T15:45:00Z">
                  <w:rPr>
                    <w:ins w:id="2102" w:author="Bùi Anh Quốc" w:date="2025-08-02T14:47:00Z"/>
                  </w:rPr>
                </w:rPrChange>
              </w:rPr>
            </w:pPr>
            <w:ins w:id="2103" w:author="Bùi Anh Quốc" w:date="2025-08-02T14:47:00Z">
              <w:r w:rsidRPr="006D4348">
                <w:rPr>
                  <w:rFonts w:ascii="Times New Roman" w:hAnsi="Times New Roman" w:cs="Times New Roman"/>
                  <w:sz w:val="26"/>
                  <w:szCs w:val="26"/>
                  <w:rPrChange w:id="2104" w:author="Bùi Anh Quốc" w:date="2025-08-02T15:45:00Z">
                    <w:rPr/>
                  </w:rPrChange>
                </w:rPr>
                <w:t>6.000</w:t>
              </w:r>
            </w:ins>
          </w:p>
        </w:tc>
        <w:tc>
          <w:tcPr>
            <w:tcW w:w="2745" w:type="dxa"/>
            <w:vAlign w:val="center"/>
            <w:hideMark/>
          </w:tcPr>
          <w:p w14:paraId="20B2597E" w14:textId="77777777" w:rsidR="00DC1634" w:rsidRPr="006D4348" w:rsidRDefault="00DC1634" w:rsidP="00097D16">
            <w:pPr>
              <w:rPr>
                <w:ins w:id="2105" w:author="Bùi Anh Quốc" w:date="2025-08-02T14:47:00Z"/>
                <w:rFonts w:ascii="Times New Roman" w:hAnsi="Times New Roman" w:cs="Times New Roman"/>
                <w:sz w:val="26"/>
                <w:szCs w:val="26"/>
                <w:rPrChange w:id="2106" w:author="Bùi Anh Quốc" w:date="2025-08-02T15:45:00Z">
                  <w:rPr>
                    <w:ins w:id="2107" w:author="Bùi Anh Quốc" w:date="2025-08-02T14:47:00Z"/>
                  </w:rPr>
                </w:rPrChange>
              </w:rPr>
            </w:pPr>
            <w:ins w:id="2108" w:author="Bùi Anh Quốc" w:date="2025-08-02T14:47:00Z">
              <w:r w:rsidRPr="006D4348">
                <w:rPr>
                  <w:rFonts w:ascii="Times New Roman" w:hAnsi="Times New Roman" w:cs="Times New Roman"/>
                  <w:sz w:val="26"/>
                  <w:szCs w:val="26"/>
                  <w:rPrChange w:id="2109" w:author="Bùi Anh Quốc" w:date="2025-08-02T15:45:00Z">
                    <w:rPr/>
                  </w:rPrChange>
                </w:rPr>
                <w:t>360.000</w:t>
              </w:r>
            </w:ins>
          </w:p>
        </w:tc>
      </w:tr>
      <w:tr w:rsidR="006E7830" w:rsidRPr="006D4348" w14:paraId="573B85A3" w14:textId="77777777" w:rsidTr="00DC1634">
        <w:trPr>
          <w:tblCellSpacing w:w="15" w:type="dxa"/>
          <w:ins w:id="2110" w:author="Bùi Anh Quốc" w:date="2025-08-02T14:47:00Z"/>
        </w:trPr>
        <w:tc>
          <w:tcPr>
            <w:tcW w:w="2470" w:type="dxa"/>
            <w:vAlign w:val="center"/>
            <w:hideMark/>
          </w:tcPr>
          <w:p w14:paraId="6891FB12" w14:textId="77777777" w:rsidR="00DC1634" w:rsidRPr="006D4348" w:rsidRDefault="00DC1634" w:rsidP="00097D16">
            <w:pPr>
              <w:rPr>
                <w:ins w:id="2111" w:author="Bùi Anh Quốc" w:date="2025-08-02T14:47:00Z"/>
                <w:rFonts w:ascii="Times New Roman" w:hAnsi="Times New Roman" w:cs="Times New Roman"/>
                <w:sz w:val="26"/>
                <w:szCs w:val="26"/>
                <w:rPrChange w:id="2112" w:author="Bùi Anh Quốc" w:date="2025-08-02T15:45:00Z">
                  <w:rPr>
                    <w:ins w:id="2113" w:author="Bùi Anh Quốc" w:date="2025-08-02T14:47:00Z"/>
                  </w:rPr>
                </w:rPrChange>
              </w:rPr>
            </w:pPr>
            <w:ins w:id="2114" w:author="Bùi Anh Quốc" w:date="2025-08-02T14:47:00Z">
              <w:r w:rsidRPr="006D4348">
                <w:rPr>
                  <w:rFonts w:ascii="Times New Roman" w:hAnsi="Times New Roman" w:cs="Times New Roman"/>
                  <w:sz w:val="26"/>
                  <w:szCs w:val="26"/>
                  <w:rPrChange w:id="2115" w:author="Bùi Anh Quốc" w:date="2025-08-02T15:45:00Z">
                    <w:rPr/>
                  </w:rPrChange>
                </w:rPr>
                <w:t>Phân tích dữ liệu</w:t>
              </w:r>
            </w:ins>
          </w:p>
        </w:tc>
        <w:tc>
          <w:tcPr>
            <w:tcW w:w="1680" w:type="dxa"/>
            <w:vAlign w:val="center"/>
            <w:hideMark/>
          </w:tcPr>
          <w:p w14:paraId="4359C4AB" w14:textId="77777777" w:rsidR="00DC1634" w:rsidRPr="006D4348" w:rsidRDefault="00DC1634" w:rsidP="00097D16">
            <w:pPr>
              <w:rPr>
                <w:ins w:id="2116" w:author="Bùi Anh Quốc" w:date="2025-08-02T14:47:00Z"/>
                <w:rFonts w:ascii="Times New Roman" w:hAnsi="Times New Roman" w:cs="Times New Roman"/>
                <w:sz w:val="26"/>
                <w:szCs w:val="26"/>
                <w:rPrChange w:id="2117" w:author="Bùi Anh Quốc" w:date="2025-08-02T15:45:00Z">
                  <w:rPr>
                    <w:ins w:id="2118" w:author="Bùi Anh Quốc" w:date="2025-08-02T14:47:00Z"/>
                  </w:rPr>
                </w:rPrChange>
              </w:rPr>
            </w:pPr>
            <w:ins w:id="2119" w:author="Bùi Anh Quốc" w:date="2025-08-02T14:47:00Z">
              <w:r w:rsidRPr="006D4348">
                <w:rPr>
                  <w:rFonts w:ascii="Times New Roman" w:hAnsi="Times New Roman" w:cs="Times New Roman"/>
                  <w:sz w:val="26"/>
                  <w:szCs w:val="26"/>
                  <w:rPrChange w:id="2120" w:author="Bùi Anh Quốc" w:date="2025-08-02T15:45:00Z">
                    <w:rPr/>
                  </w:rPrChange>
                </w:rPr>
                <w:t>60</w:t>
              </w:r>
            </w:ins>
          </w:p>
        </w:tc>
        <w:tc>
          <w:tcPr>
            <w:tcW w:w="2130" w:type="dxa"/>
            <w:vAlign w:val="center"/>
            <w:hideMark/>
          </w:tcPr>
          <w:p w14:paraId="65DAB9DF" w14:textId="77777777" w:rsidR="00DC1634" w:rsidRPr="006D4348" w:rsidRDefault="00DC1634" w:rsidP="00097D16">
            <w:pPr>
              <w:rPr>
                <w:ins w:id="2121" w:author="Bùi Anh Quốc" w:date="2025-08-02T14:47:00Z"/>
                <w:rFonts w:ascii="Times New Roman" w:hAnsi="Times New Roman" w:cs="Times New Roman"/>
                <w:sz w:val="26"/>
                <w:szCs w:val="26"/>
                <w:rPrChange w:id="2122" w:author="Bùi Anh Quốc" w:date="2025-08-02T15:45:00Z">
                  <w:rPr>
                    <w:ins w:id="2123" w:author="Bùi Anh Quốc" w:date="2025-08-02T14:47:00Z"/>
                  </w:rPr>
                </w:rPrChange>
              </w:rPr>
            </w:pPr>
            <w:ins w:id="2124" w:author="Bùi Anh Quốc" w:date="2025-08-02T14:47:00Z">
              <w:r w:rsidRPr="006D4348">
                <w:rPr>
                  <w:rFonts w:ascii="Times New Roman" w:hAnsi="Times New Roman" w:cs="Times New Roman"/>
                  <w:sz w:val="26"/>
                  <w:szCs w:val="26"/>
                  <w:rPrChange w:id="2125" w:author="Bùi Anh Quốc" w:date="2025-08-02T15:45:00Z">
                    <w:rPr/>
                  </w:rPrChange>
                </w:rPr>
                <w:t>6.000</w:t>
              </w:r>
            </w:ins>
          </w:p>
        </w:tc>
        <w:tc>
          <w:tcPr>
            <w:tcW w:w="2745" w:type="dxa"/>
            <w:vAlign w:val="center"/>
            <w:hideMark/>
          </w:tcPr>
          <w:p w14:paraId="1319937B" w14:textId="77777777" w:rsidR="00DC1634" w:rsidRPr="006D4348" w:rsidRDefault="00DC1634" w:rsidP="00097D16">
            <w:pPr>
              <w:rPr>
                <w:ins w:id="2126" w:author="Bùi Anh Quốc" w:date="2025-08-02T14:47:00Z"/>
                <w:rFonts w:ascii="Times New Roman" w:hAnsi="Times New Roman" w:cs="Times New Roman"/>
                <w:sz w:val="26"/>
                <w:szCs w:val="26"/>
                <w:rPrChange w:id="2127" w:author="Bùi Anh Quốc" w:date="2025-08-02T15:45:00Z">
                  <w:rPr>
                    <w:ins w:id="2128" w:author="Bùi Anh Quốc" w:date="2025-08-02T14:47:00Z"/>
                  </w:rPr>
                </w:rPrChange>
              </w:rPr>
            </w:pPr>
            <w:ins w:id="2129" w:author="Bùi Anh Quốc" w:date="2025-08-02T14:47:00Z">
              <w:r w:rsidRPr="006D4348">
                <w:rPr>
                  <w:rFonts w:ascii="Times New Roman" w:hAnsi="Times New Roman" w:cs="Times New Roman"/>
                  <w:sz w:val="26"/>
                  <w:szCs w:val="26"/>
                  <w:rPrChange w:id="2130" w:author="Bùi Anh Quốc" w:date="2025-08-02T15:45:00Z">
                    <w:rPr/>
                  </w:rPrChange>
                </w:rPr>
                <w:t>360.000</w:t>
              </w:r>
            </w:ins>
          </w:p>
        </w:tc>
      </w:tr>
      <w:tr w:rsidR="006E7830" w:rsidRPr="006D4348" w14:paraId="304BC35C" w14:textId="77777777" w:rsidTr="00DC1634">
        <w:trPr>
          <w:tblCellSpacing w:w="15" w:type="dxa"/>
          <w:ins w:id="2131" w:author="Bùi Anh Quốc" w:date="2025-08-02T14:47:00Z"/>
        </w:trPr>
        <w:tc>
          <w:tcPr>
            <w:tcW w:w="2470" w:type="dxa"/>
            <w:vAlign w:val="center"/>
            <w:hideMark/>
          </w:tcPr>
          <w:p w14:paraId="2182A1A6" w14:textId="77777777" w:rsidR="00DC1634" w:rsidRPr="006D4348" w:rsidRDefault="00DC1634" w:rsidP="00097D16">
            <w:pPr>
              <w:rPr>
                <w:ins w:id="2132" w:author="Bùi Anh Quốc" w:date="2025-08-02T14:47:00Z"/>
                <w:rFonts w:ascii="Times New Roman" w:hAnsi="Times New Roman" w:cs="Times New Roman"/>
                <w:sz w:val="26"/>
                <w:szCs w:val="26"/>
                <w:rPrChange w:id="2133" w:author="Bùi Anh Quốc" w:date="2025-08-02T15:45:00Z">
                  <w:rPr>
                    <w:ins w:id="2134" w:author="Bùi Anh Quốc" w:date="2025-08-02T14:47:00Z"/>
                  </w:rPr>
                </w:rPrChange>
              </w:rPr>
            </w:pPr>
            <w:ins w:id="2135" w:author="Bùi Anh Quốc" w:date="2025-08-02T14:47:00Z">
              <w:r w:rsidRPr="006D4348">
                <w:rPr>
                  <w:rFonts w:ascii="Times New Roman" w:hAnsi="Times New Roman" w:cs="Times New Roman"/>
                  <w:sz w:val="26"/>
                  <w:szCs w:val="26"/>
                  <w:rPrChange w:id="2136" w:author="Bùi Anh Quốc" w:date="2025-08-02T15:45:00Z">
                    <w:rPr/>
                  </w:rPrChange>
                </w:rPr>
                <w:t>Quản lý cấp cao</w:t>
              </w:r>
            </w:ins>
          </w:p>
        </w:tc>
        <w:tc>
          <w:tcPr>
            <w:tcW w:w="1680" w:type="dxa"/>
            <w:vAlign w:val="center"/>
            <w:hideMark/>
          </w:tcPr>
          <w:p w14:paraId="2B801235" w14:textId="77777777" w:rsidR="00DC1634" w:rsidRPr="006D4348" w:rsidRDefault="00DC1634" w:rsidP="00097D16">
            <w:pPr>
              <w:rPr>
                <w:ins w:id="2137" w:author="Bùi Anh Quốc" w:date="2025-08-02T14:47:00Z"/>
                <w:rFonts w:ascii="Times New Roman" w:hAnsi="Times New Roman" w:cs="Times New Roman"/>
                <w:sz w:val="26"/>
                <w:szCs w:val="26"/>
                <w:rPrChange w:id="2138" w:author="Bùi Anh Quốc" w:date="2025-08-02T15:45:00Z">
                  <w:rPr>
                    <w:ins w:id="2139" w:author="Bùi Anh Quốc" w:date="2025-08-02T14:47:00Z"/>
                  </w:rPr>
                </w:rPrChange>
              </w:rPr>
            </w:pPr>
            <w:ins w:id="2140" w:author="Bùi Anh Quốc" w:date="2025-08-02T14:47:00Z">
              <w:r w:rsidRPr="006D4348">
                <w:rPr>
                  <w:rFonts w:ascii="Times New Roman" w:hAnsi="Times New Roman" w:cs="Times New Roman"/>
                  <w:sz w:val="26"/>
                  <w:szCs w:val="26"/>
                  <w:rPrChange w:id="2141" w:author="Bùi Anh Quốc" w:date="2025-08-02T15:45:00Z">
                    <w:rPr/>
                  </w:rPrChange>
                </w:rPr>
                <w:t>45</w:t>
              </w:r>
            </w:ins>
          </w:p>
        </w:tc>
        <w:tc>
          <w:tcPr>
            <w:tcW w:w="2130" w:type="dxa"/>
            <w:vAlign w:val="center"/>
            <w:hideMark/>
          </w:tcPr>
          <w:p w14:paraId="6B4737DE" w14:textId="77777777" w:rsidR="00DC1634" w:rsidRPr="006D4348" w:rsidRDefault="00DC1634" w:rsidP="00097D16">
            <w:pPr>
              <w:rPr>
                <w:ins w:id="2142" w:author="Bùi Anh Quốc" w:date="2025-08-02T14:47:00Z"/>
                <w:rFonts w:ascii="Times New Roman" w:hAnsi="Times New Roman" w:cs="Times New Roman"/>
                <w:sz w:val="26"/>
                <w:szCs w:val="26"/>
                <w:rPrChange w:id="2143" w:author="Bùi Anh Quốc" w:date="2025-08-02T15:45:00Z">
                  <w:rPr>
                    <w:ins w:id="2144" w:author="Bùi Anh Quốc" w:date="2025-08-02T14:47:00Z"/>
                  </w:rPr>
                </w:rPrChange>
              </w:rPr>
            </w:pPr>
            <w:ins w:id="2145" w:author="Bùi Anh Quốc" w:date="2025-08-02T14:47:00Z">
              <w:r w:rsidRPr="006D4348">
                <w:rPr>
                  <w:rFonts w:ascii="Times New Roman" w:hAnsi="Times New Roman" w:cs="Times New Roman"/>
                  <w:sz w:val="26"/>
                  <w:szCs w:val="26"/>
                  <w:rPrChange w:id="2146" w:author="Bùi Anh Quốc" w:date="2025-08-02T15:45:00Z">
                    <w:rPr/>
                  </w:rPrChange>
                </w:rPr>
                <w:t>10.000</w:t>
              </w:r>
            </w:ins>
          </w:p>
        </w:tc>
        <w:tc>
          <w:tcPr>
            <w:tcW w:w="2745" w:type="dxa"/>
            <w:vAlign w:val="center"/>
            <w:hideMark/>
          </w:tcPr>
          <w:p w14:paraId="26373DD4" w14:textId="77777777" w:rsidR="00DC1634" w:rsidRPr="006D4348" w:rsidRDefault="00DC1634" w:rsidP="00097D16">
            <w:pPr>
              <w:rPr>
                <w:ins w:id="2147" w:author="Bùi Anh Quốc" w:date="2025-08-02T14:47:00Z"/>
                <w:rFonts w:ascii="Times New Roman" w:hAnsi="Times New Roman" w:cs="Times New Roman"/>
                <w:sz w:val="26"/>
                <w:szCs w:val="26"/>
                <w:rPrChange w:id="2148" w:author="Bùi Anh Quốc" w:date="2025-08-02T15:45:00Z">
                  <w:rPr>
                    <w:ins w:id="2149" w:author="Bùi Anh Quốc" w:date="2025-08-02T14:47:00Z"/>
                  </w:rPr>
                </w:rPrChange>
              </w:rPr>
            </w:pPr>
            <w:ins w:id="2150" w:author="Bùi Anh Quốc" w:date="2025-08-02T14:47:00Z">
              <w:r w:rsidRPr="006D4348">
                <w:rPr>
                  <w:rFonts w:ascii="Times New Roman" w:hAnsi="Times New Roman" w:cs="Times New Roman"/>
                  <w:sz w:val="26"/>
                  <w:szCs w:val="26"/>
                  <w:rPrChange w:id="2151" w:author="Bùi Anh Quốc" w:date="2025-08-02T15:45:00Z">
                    <w:rPr/>
                  </w:rPrChange>
                </w:rPr>
                <w:t>450.000</w:t>
              </w:r>
            </w:ins>
          </w:p>
        </w:tc>
      </w:tr>
      <w:tr w:rsidR="006E7830" w:rsidRPr="006D4348" w14:paraId="342B205E" w14:textId="77777777" w:rsidTr="00DC1634">
        <w:trPr>
          <w:tblCellSpacing w:w="15" w:type="dxa"/>
          <w:ins w:id="2152" w:author="Bùi Anh Quốc" w:date="2025-08-02T14:47:00Z"/>
        </w:trPr>
        <w:tc>
          <w:tcPr>
            <w:tcW w:w="2470" w:type="dxa"/>
            <w:vAlign w:val="center"/>
            <w:hideMark/>
          </w:tcPr>
          <w:p w14:paraId="659275FD" w14:textId="77777777" w:rsidR="00DC1634" w:rsidRPr="006D4348" w:rsidRDefault="00DC1634" w:rsidP="00097D16">
            <w:pPr>
              <w:rPr>
                <w:ins w:id="2153" w:author="Bùi Anh Quốc" w:date="2025-08-02T14:47:00Z"/>
                <w:rFonts w:ascii="Times New Roman" w:hAnsi="Times New Roman" w:cs="Times New Roman"/>
                <w:sz w:val="26"/>
                <w:szCs w:val="26"/>
                <w:rPrChange w:id="2154" w:author="Bùi Anh Quốc" w:date="2025-08-02T15:45:00Z">
                  <w:rPr>
                    <w:ins w:id="2155" w:author="Bùi Anh Quốc" w:date="2025-08-02T14:47:00Z"/>
                  </w:rPr>
                </w:rPrChange>
              </w:rPr>
            </w:pPr>
            <w:ins w:id="2156" w:author="Bùi Anh Quốc" w:date="2025-08-02T14:47:00Z">
              <w:r w:rsidRPr="006D4348">
                <w:rPr>
                  <w:rFonts w:ascii="Times New Roman" w:hAnsi="Times New Roman" w:cs="Times New Roman"/>
                  <w:b/>
                  <w:bCs/>
                  <w:sz w:val="26"/>
                  <w:szCs w:val="26"/>
                  <w:rPrChange w:id="2157" w:author="Bùi Anh Quốc" w:date="2025-08-02T15:45:00Z">
                    <w:rPr>
                      <w:b/>
                      <w:bCs/>
                    </w:rPr>
                  </w:rPrChange>
                </w:rPr>
                <w:t>Tổng cộng</w:t>
              </w:r>
            </w:ins>
          </w:p>
        </w:tc>
        <w:tc>
          <w:tcPr>
            <w:tcW w:w="1680" w:type="dxa"/>
            <w:vAlign w:val="center"/>
            <w:hideMark/>
          </w:tcPr>
          <w:p w14:paraId="3EC55562" w14:textId="77777777" w:rsidR="00DC1634" w:rsidRPr="006D4348" w:rsidRDefault="00DC1634" w:rsidP="00097D16">
            <w:pPr>
              <w:rPr>
                <w:ins w:id="2158" w:author="Bùi Anh Quốc" w:date="2025-08-02T14:47:00Z"/>
                <w:rFonts w:ascii="Times New Roman" w:hAnsi="Times New Roman" w:cs="Times New Roman"/>
                <w:sz w:val="26"/>
                <w:szCs w:val="26"/>
                <w:rPrChange w:id="2159" w:author="Bùi Anh Quốc" w:date="2025-08-02T15:45:00Z">
                  <w:rPr>
                    <w:ins w:id="2160" w:author="Bùi Anh Quốc" w:date="2025-08-02T14:47:00Z"/>
                  </w:rPr>
                </w:rPrChange>
              </w:rPr>
            </w:pPr>
            <w:ins w:id="2161" w:author="Bùi Anh Quốc" w:date="2025-08-02T14:47:00Z">
              <w:r w:rsidRPr="006D4348">
                <w:rPr>
                  <w:rFonts w:ascii="Times New Roman" w:hAnsi="Times New Roman" w:cs="Times New Roman"/>
                  <w:b/>
                  <w:bCs/>
                  <w:sz w:val="26"/>
                  <w:szCs w:val="26"/>
                  <w:rPrChange w:id="2162" w:author="Bùi Anh Quốc" w:date="2025-08-02T15:45:00Z">
                    <w:rPr>
                      <w:b/>
                      <w:bCs/>
                    </w:rPr>
                  </w:rPrChange>
                </w:rPr>
                <w:t>240</w:t>
              </w:r>
            </w:ins>
          </w:p>
        </w:tc>
        <w:tc>
          <w:tcPr>
            <w:tcW w:w="2130" w:type="dxa"/>
            <w:vAlign w:val="center"/>
            <w:hideMark/>
          </w:tcPr>
          <w:p w14:paraId="33696EB6" w14:textId="77777777" w:rsidR="00DC1634" w:rsidRPr="006D4348" w:rsidRDefault="00DC1634" w:rsidP="00097D16">
            <w:pPr>
              <w:rPr>
                <w:ins w:id="2163" w:author="Bùi Anh Quốc" w:date="2025-08-02T14:47:00Z"/>
                <w:rFonts w:ascii="Times New Roman" w:hAnsi="Times New Roman" w:cs="Times New Roman"/>
                <w:sz w:val="26"/>
                <w:szCs w:val="26"/>
                <w:rPrChange w:id="2164" w:author="Bùi Anh Quốc" w:date="2025-08-02T15:45:00Z">
                  <w:rPr>
                    <w:ins w:id="2165" w:author="Bùi Anh Quốc" w:date="2025-08-02T14:47:00Z"/>
                  </w:rPr>
                </w:rPrChange>
              </w:rPr>
            </w:pPr>
          </w:p>
        </w:tc>
        <w:tc>
          <w:tcPr>
            <w:tcW w:w="2745" w:type="dxa"/>
            <w:vAlign w:val="center"/>
            <w:hideMark/>
          </w:tcPr>
          <w:p w14:paraId="6EC91B59" w14:textId="77777777" w:rsidR="00DC1634" w:rsidRPr="006D4348" w:rsidRDefault="00DC1634" w:rsidP="00097D16">
            <w:pPr>
              <w:rPr>
                <w:ins w:id="2166" w:author="Bùi Anh Quốc" w:date="2025-08-02T14:47:00Z"/>
                <w:rFonts w:ascii="Times New Roman" w:hAnsi="Times New Roman" w:cs="Times New Roman"/>
                <w:sz w:val="26"/>
                <w:szCs w:val="26"/>
                <w:rPrChange w:id="2167" w:author="Bùi Anh Quốc" w:date="2025-08-02T15:45:00Z">
                  <w:rPr>
                    <w:ins w:id="2168" w:author="Bùi Anh Quốc" w:date="2025-08-02T14:47:00Z"/>
                  </w:rPr>
                </w:rPrChange>
              </w:rPr>
            </w:pPr>
            <w:ins w:id="2169" w:author="Bùi Anh Quốc" w:date="2025-08-02T14:47:00Z">
              <w:r w:rsidRPr="006D4348">
                <w:rPr>
                  <w:rFonts w:ascii="Times New Roman" w:hAnsi="Times New Roman" w:cs="Times New Roman"/>
                  <w:b/>
                  <w:bCs/>
                  <w:sz w:val="26"/>
                  <w:szCs w:val="26"/>
                  <w:rPrChange w:id="2170" w:author="Bùi Anh Quốc" w:date="2025-08-02T15:45:00Z">
                    <w:rPr>
                      <w:b/>
                      <w:bCs/>
                    </w:rPr>
                  </w:rPrChange>
                </w:rPr>
                <w:t>1.620.000</w:t>
              </w:r>
            </w:ins>
          </w:p>
        </w:tc>
      </w:tr>
    </w:tbl>
    <w:p w14:paraId="05F31AF0" w14:textId="77777777" w:rsidR="00DC1634" w:rsidRPr="006D4348" w:rsidRDefault="00DC1634">
      <w:pPr>
        <w:spacing w:after="0" w:line="360" w:lineRule="auto"/>
        <w:jc w:val="both"/>
        <w:rPr>
          <w:rFonts w:ascii="Times New Roman" w:eastAsia="Times New Roman" w:hAnsi="Times New Roman" w:cs="Times New Roman"/>
          <w:sz w:val="26"/>
          <w:szCs w:val="26"/>
        </w:rPr>
      </w:pPr>
    </w:p>
    <w:p w14:paraId="54753559" w14:textId="006083E2" w:rsidR="00464814" w:rsidRPr="006D4348" w:rsidRDefault="00464814" w:rsidP="001168E1">
      <w:pPr>
        <w:pStyle w:val="Heading2"/>
        <w:spacing w:before="0" w:after="0" w:line="360" w:lineRule="auto"/>
        <w:jc w:val="both"/>
        <w:rPr>
          <w:rFonts w:ascii="Times New Roman" w:hAnsi="Times New Roman" w:cs="Times New Roman"/>
          <w:b/>
          <w:bCs/>
          <w:color w:val="auto"/>
        </w:rPr>
      </w:pPr>
      <w:bookmarkStart w:id="2171" w:name="_Toc205108423"/>
      <w:r w:rsidRPr="006D4348">
        <w:rPr>
          <w:rFonts w:ascii="Times New Roman" w:hAnsi="Times New Roman" w:cs="Times New Roman"/>
          <w:b/>
          <w:bCs/>
          <w:color w:val="auto"/>
        </w:rPr>
        <w:t>3.5 Quy trình IT helpdesk</w:t>
      </w:r>
      <w:bookmarkEnd w:id="2171"/>
    </w:p>
    <w:p w14:paraId="2F8C693B" w14:textId="2CC41671" w:rsidR="00464814" w:rsidRPr="006D4348" w:rsidRDefault="00464814" w:rsidP="001168E1">
      <w:pPr>
        <w:pStyle w:val="Heading3"/>
        <w:spacing w:before="0" w:after="0" w:line="360" w:lineRule="auto"/>
        <w:jc w:val="both"/>
        <w:rPr>
          <w:rFonts w:ascii="Times New Roman" w:hAnsi="Times New Roman" w:cs="Times New Roman"/>
          <w:b/>
          <w:bCs/>
          <w:color w:val="auto"/>
          <w:sz w:val="26"/>
          <w:szCs w:val="26"/>
        </w:rPr>
      </w:pPr>
      <w:bookmarkStart w:id="2172" w:name="_Toc205108424"/>
      <w:r w:rsidRPr="006D4348">
        <w:rPr>
          <w:rFonts w:ascii="Times New Roman" w:hAnsi="Times New Roman" w:cs="Times New Roman"/>
          <w:b/>
          <w:bCs/>
          <w:color w:val="auto"/>
          <w:sz w:val="26"/>
          <w:szCs w:val="26"/>
        </w:rPr>
        <w:t>3.5.1 Mô tả quy trình</w:t>
      </w:r>
      <w:bookmarkEnd w:id="2172"/>
    </w:p>
    <w:p w14:paraId="38ADC45E" w14:textId="77777777" w:rsidR="00464814" w:rsidRPr="006D4348" w:rsidRDefault="00464814" w:rsidP="001168E1">
      <w:pPr>
        <w:spacing w:after="0" w:line="360" w:lineRule="auto"/>
        <w:jc w:val="both"/>
        <w:rPr>
          <w:rFonts w:ascii="Times New Roman" w:hAnsi="Times New Roman" w:cs="Times New Roman"/>
          <w:sz w:val="26"/>
          <w:szCs w:val="26"/>
        </w:rPr>
      </w:pPr>
      <w:r w:rsidRPr="00157A75">
        <w:rPr>
          <w:rFonts w:ascii="Times New Roman" w:hAnsi="Times New Roman" w:cs="Times New Roman"/>
          <w:noProof/>
          <w:sz w:val="26"/>
          <w:szCs w:val="26"/>
        </w:rPr>
        <mc:AlternateContent>
          <mc:Choice Requires="wps">
            <w:drawing>
              <wp:anchor distT="0" distB="0" distL="114300" distR="114300" simplePos="0" relativeHeight="251675648" behindDoc="0" locked="0" layoutInCell="1" allowOverlap="1" wp14:anchorId="65F7A2FA" wp14:editId="683442C9">
                <wp:simplePos x="0" y="0"/>
                <wp:positionH relativeFrom="column">
                  <wp:posOffset>68753</wp:posOffset>
                </wp:positionH>
                <wp:positionV relativeFrom="paragraph">
                  <wp:posOffset>148532</wp:posOffset>
                </wp:positionV>
                <wp:extent cx="927735" cy="325582"/>
                <wp:effectExtent l="0" t="0" r="24765" b="17780"/>
                <wp:wrapNone/>
                <wp:docPr id="448410591" name="Flowchart: Off-page Connector 13"/>
                <wp:cNvGraphicFramePr/>
                <a:graphic xmlns:a="http://schemas.openxmlformats.org/drawingml/2006/main">
                  <a:graphicData uri="http://schemas.microsoft.com/office/word/2010/wordprocessingShape">
                    <wps:wsp>
                      <wps:cNvSpPr/>
                      <wps:spPr>
                        <a:xfrm>
                          <a:off x="0" y="0"/>
                          <a:ext cx="927735" cy="325582"/>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505FC2" w14:textId="77777777" w:rsidR="00464814" w:rsidRPr="00763706" w:rsidRDefault="00464814" w:rsidP="00464814">
                            <w:pPr>
                              <w:jc w:val="center"/>
                              <w:rPr>
                                <w:color w:val="000000" w:themeColor="text1"/>
                                <w:sz w:val="20"/>
                                <w:szCs w:val="20"/>
                              </w:rPr>
                            </w:pPr>
                            <w:r>
                              <w:rPr>
                                <w:color w:val="000000" w:themeColor="text1"/>
                                <w:sz w:val="20"/>
                                <w:szCs w:val="20"/>
                              </w:rPr>
                              <w:t>Nhân viên NB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7A2FA" id="Flowchart: Off-page Connector 13" o:spid="_x0000_s1033" type="#_x0000_t177" style="position:absolute;left:0;text-align:left;margin-left:5.4pt;margin-top:11.7pt;width:73.05pt;height:25.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" fillcolor="white [3212]" strokecolor="#030e13 [484]" strokeweight="1pt">
                <v:textbox>
                  <w:txbxContent>
                    <w:p w14:paraId="38505FC2" w14:textId="77777777" w:rsidR="00464814" w:rsidRPr="00763706" w:rsidRDefault="00464814" w:rsidP="00464814">
                      <w:pPr>
                        <w:jc w:val="center"/>
                        <w:rPr>
                          <w:color w:val="000000" w:themeColor="text1"/>
                          <w:sz w:val="20"/>
                          <w:szCs w:val="20"/>
                        </w:rPr>
                      </w:pPr>
                      <w:r>
                        <w:rPr>
                          <w:color w:val="000000" w:themeColor="text1"/>
                          <w:sz w:val="20"/>
                          <w:szCs w:val="20"/>
                        </w:rPr>
                        <w:t>Nhân viên NB</w:t>
                      </w:r>
                    </w:p>
                  </w:txbxContent>
                </v:textbox>
              </v:shape>
            </w:pict>
          </mc:Fallback>
        </mc:AlternateContent>
      </w:r>
      <w:r w:rsidRPr="006D4348">
        <w:rPr>
          <w:rFonts w:ascii="Times New Roman" w:hAnsi="Times New Roman" w:cs="Times New Roman"/>
          <w:noProof/>
          <w:sz w:val="26"/>
          <w:szCs w:val="26"/>
          <w:rPrChange w:id="2173" w:author="Bùi Anh Quốc" w:date="2025-08-02T15:45:00Z">
            <w:rPr>
              <w:rFonts w:ascii="Times New Roman" w:hAnsi="Times New Roman" w:cs="Times New Roman"/>
              <w:noProof/>
              <w:sz w:val="26"/>
              <w:szCs w:val="26"/>
            </w:rPr>
          </w:rPrChange>
        </w:rPr>
        <mc:AlternateContent>
          <mc:Choice Requires="wps">
            <w:drawing>
              <wp:anchor distT="0" distB="0" distL="114300" distR="114300" simplePos="0" relativeHeight="251674624" behindDoc="0" locked="0" layoutInCell="1" allowOverlap="1" wp14:anchorId="37F2FD6D" wp14:editId="7FF1015B">
                <wp:simplePos x="0" y="0"/>
                <wp:positionH relativeFrom="column">
                  <wp:posOffset>1156450</wp:posOffset>
                </wp:positionH>
                <wp:positionV relativeFrom="paragraph">
                  <wp:posOffset>141605</wp:posOffset>
                </wp:positionV>
                <wp:extent cx="927735" cy="325582"/>
                <wp:effectExtent l="0" t="0" r="24765" b="17780"/>
                <wp:wrapNone/>
                <wp:docPr id="1213804267" name="Flowchart: Off-page Connector 13"/>
                <wp:cNvGraphicFramePr/>
                <a:graphic xmlns:a="http://schemas.openxmlformats.org/drawingml/2006/main">
                  <a:graphicData uri="http://schemas.microsoft.com/office/word/2010/wordprocessingShape">
                    <wps:wsp>
                      <wps:cNvSpPr/>
                      <wps:spPr>
                        <a:xfrm>
                          <a:off x="0" y="0"/>
                          <a:ext cx="927735" cy="325582"/>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766CEA" w14:textId="77777777" w:rsidR="00464814" w:rsidRPr="00763706" w:rsidRDefault="00464814" w:rsidP="00464814">
                            <w:pPr>
                              <w:jc w:val="center"/>
                              <w:rPr>
                                <w:color w:val="000000" w:themeColor="text1"/>
                                <w:sz w:val="20"/>
                                <w:szCs w:val="20"/>
                              </w:rPr>
                            </w:pPr>
                            <w:r w:rsidRPr="00763706">
                              <w:rPr>
                                <w:color w:val="000000" w:themeColor="text1"/>
                                <w:sz w:val="20"/>
                                <w:szCs w:val="20"/>
                              </w:rPr>
                              <w:t xml:space="preserve">IT </w:t>
                            </w:r>
                            <w:r>
                              <w:rPr>
                                <w:color w:val="000000" w:themeColor="text1"/>
                                <w:sz w:val="20"/>
                                <w:szCs w:val="20"/>
                              </w:rPr>
                              <w:t>Heldesk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2FD6D" id="_x0000_s1034" type="#_x0000_t177" style="position:absolute;left:0;text-align:left;margin-left:91.05pt;margin-top:11.15pt;width:73.05pt;height:25.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" fillcolor="white [3212]" strokecolor="#030e13 [484]" strokeweight="1pt">
                <v:textbox>
                  <w:txbxContent>
                    <w:p w14:paraId="7E766CEA" w14:textId="77777777" w:rsidR="00464814" w:rsidRPr="00763706" w:rsidRDefault="00464814" w:rsidP="00464814">
                      <w:pPr>
                        <w:jc w:val="center"/>
                        <w:rPr>
                          <w:color w:val="000000" w:themeColor="text1"/>
                          <w:sz w:val="20"/>
                          <w:szCs w:val="20"/>
                        </w:rPr>
                      </w:pPr>
                      <w:r w:rsidRPr="00763706">
                        <w:rPr>
                          <w:color w:val="000000" w:themeColor="text1"/>
                          <w:sz w:val="20"/>
                          <w:szCs w:val="20"/>
                        </w:rPr>
                        <w:t xml:space="preserve">IT </w:t>
                      </w:r>
                      <w:r>
                        <w:rPr>
                          <w:color w:val="000000" w:themeColor="text1"/>
                          <w:sz w:val="20"/>
                          <w:szCs w:val="20"/>
                        </w:rPr>
                        <w:t>Heldesk</w:t>
                      </w:r>
                    </w:p>
                  </w:txbxContent>
                </v:textbox>
              </v:shape>
            </w:pict>
          </mc:Fallback>
        </mc:AlternateContent>
      </w:r>
      <w:r w:rsidRPr="006D4348">
        <w:rPr>
          <w:rFonts w:ascii="Times New Roman" w:hAnsi="Times New Roman" w:cs="Times New Roman"/>
          <w:noProof/>
          <w:sz w:val="26"/>
          <w:szCs w:val="26"/>
          <w:rPrChange w:id="2174" w:author="Bùi Anh Quốc" w:date="2025-08-02T15:45:00Z">
            <w:rPr>
              <w:rFonts w:ascii="Times New Roman" w:hAnsi="Times New Roman" w:cs="Times New Roman"/>
              <w:noProof/>
              <w:sz w:val="26"/>
              <w:szCs w:val="26"/>
            </w:rPr>
          </w:rPrChange>
        </w:rPr>
        <mc:AlternateContent>
          <mc:Choice Requires="wps">
            <w:drawing>
              <wp:anchor distT="0" distB="0" distL="114300" distR="114300" simplePos="0" relativeHeight="251673600" behindDoc="0" locked="0" layoutInCell="1" allowOverlap="1" wp14:anchorId="5BCDFA31" wp14:editId="080406A4">
                <wp:simplePos x="0" y="0"/>
                <wp:positionH relativeFrom="column">
                  <wp:posOffset>2237047</wp:posOffset>
                </wp:positionH>
                <wp:positionV relativeFrom="paragraph">
                  <wp:posOffset>141548</wp:posOffset>
                </wp:positionV>
                <wp:extent cx="927735" cy="325582"/>
                <wp:effectExtent l="0" t="0" r="24765" b="17780"/>
                <wp:wrapNone/>
                <wp:docPr id="480162119" name="Flowchart: Off-page Connector 13"/>
                <wp:cNvGraphicFramePr/>
                <a:graphic xmlns:a="http://schemas.openxmlformats.org/drawingml/2006/main">
                  <a:graphicData uri="http://schemas.microsoft.com/office/word/2010/wordprocessingShape">
                    <wps:wsp>
                      <wps:cNvSpPr/>
                      <wps:spPr>
                        <a:xfrm>
                          <a:off x="0" y="0"/>
                          <a:ext cx="927735" cy="325582"/>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A2841E" w14:textId="77777777" w:rsidR="00464814" w:rsidRPr="00763706" w:rsidRDefault="00464814" w:rsidP="00464814">
                            <w:pPr>
                              <w:jc w:val="center"/>
                              <w:rPr>
                                <w:color w:val="000000" w:themeColor="text1"/>
                                <w:sz w:val="20"/>
                                <w:szCs w:val="20"/>
                              </w:rPr>
                            </w:pPr>
                            <w:r w:rsidRPr="00763706">
                              <w:rPr>
                                <w:color w:val="000000" w:themeColor="text1"/>
                                <w:sz w:val="20"/>
                                <w:szCs w:val="20"/>
                              </w:rPr>
                              <w:t xml:space="preserve">IT </w:t>
                            </w:r>
                            <w:r>
                              <w:rPr>
                                <w:color w:val="000000" w:themeColor="text1"/>
                                <w:sz w:val="20"/>
                                <w:szCs w:val="20"/>
                              </w:rPr>
                              <w:t>Heldesk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DFA31" id="_x0000_s1035" type="#_x0000_t177" style="position:absolute;left:0;text-align:left;margin-left:176.15pt;margin-top:11.15pt;width:73.05pt;height:25.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" fillcolor="white [3212]" strokecolor="#030e13 [484]" strokeweight="1pt">
                <v:textbox>
                  <w:txbxContent>
                    <w:p w14:paraId="6AA2841E" w14:textId="77777777" w:rsidR="00464814" w:rsidRPr="00763706" w:rsidRDefault="00464814" w:rsidP="00464814">
                      <w:pPr>
                        <w:jc w:val="center"/>
                        <w:rPr>
                          <w:color w:val="000000" w:themeColor="text1"/>
                          <w:sz w:val="20"/>
                          <w:szCs w:val="20"/>
                        </w:rPr>
                      </w:pPr>
                      <w:r w:rsidRPr="00763706">
                        <w:rPr>
                          <w:color w:val="000000" w:themeColor="text1"/>
                          <w:sz w:val="20"/>
                          <w:szCs w:val="20"/>
                        </w:rPr>
                        <w:t xml:space="preserve">IT </w:t>
                      </w:r>
                      <w:r>
                        <w:rPr>
                          <w:color w:val="000000" w:themeColor="text1"/>
                          <w:sz w:val="20"/>
                          <w:szCs w:val="20"/>
                        </w:rPr>
                        <w:t>Heldesk</w:t>
                      </w:r>
                    </w:p>
                  </w:txbxContent>
                </v:textbox>
              </v:shape>
            </w:pict>
          </mc:Fallback>
        </mc:AlternateContent>
      </w:r>
      <w:r w:rsidRPr="006D4348">
        <w:rPr>
          <w:rFonts w:ascii="Times New Roman" w:hAnsi="Times New Roman" w:cs="Times New Roman"/>
          <w:noProof/>
          <w:sz w:val="26"/>
          <w:szCs w:val="26"/>
          <w:rPrChange w:id="2175" w:author="Bùi Anh Quốc" w:date="2025-08-02T15:45:00Z">
            <w:rPr>
              <w:rFonts w:ascii="Times New Roman" w:hAnsi="Times New Roman" w:cs="Times New Roman"/>
              <w:noProof/>
              <w:sz w:val="26"/>
              <w:szCs w:val="26"/>
            </w:rPr>
          </w:rPrChange>
        </w:rPr>
        <mc:AlternateContent>
          <mc:Choice Requires="wps">
            <w:drawing>
              <wp:anchor distT="0" distB="0" distL="114300" distR="114300" simplePos="0" relativeHeight="251672576" behindDoc="0" locked="0" layoutInCell="1" allowOverlap="1" wp14:anchorId="1D7F7714" wp14:editId="3E080844">
                <wp:simplePos x="0" y="0"/>
                <wp:positionH relativeFrom="column">
                  <wp:posOffset>3297381</wp:posOffset>
                </wp:positionH>
                <wp:positionV relativeFrom="paragraph">
                  <wp:posOffset>135140</wp:posOffset>
                </wp:positionV>
                <wp:extent cx="927735" cy="325582"/>
                <wp:effectExtent l="0" t="0" r="24765" b="17780"/>
                <wp:wrapNone/>
                <wp:docPr id="344525533" name="Flowchart: Off-page Connector 13"/>
                <wp:cNvGraphicFramePr/>
                <a:graphic xmlns:a="http://schemas.openxmlformats.org/drawingml/2006/main">
                  <a:graphicData uri="http://schemas.microsoft.com/office/word/2010/wordprocessingShape">
                    <wps:wsp>
                      <wps:cNvSpPr/>
                      <wps:spPr>
                        <a:xfrm>
                          <a:off x="0" y="0"/>
                          <a:ext cx="927735" cy="325582"/>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E0AECD" w14:textId="77777777" w:rsidR="00464814" w:rsidRPr="00763706" w:rsidRDefault="00464814" w:rsidP="00464814">
                            <w:pPr>
                              <w:jc w:val="center"/>
                              <w:rPr>
                                <w:color w:val="000000" w:themeColor="text1"/>
                                <w:sz w:val="20"/>
                                <w:szCs w:val="20"/>
                              </w:rPr>
                            </w:pPr>
                            <w:r w:rsidRPr="00763706">
                              <w:rPr>
                                <w:color w:val="000000" w:themeColor="text1"/>
                                <w:sz w:val="20"/>
                                <w:szCs w:val="20"/>
                              </w:rPr>
                              <w:t>IT kỹ thuật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F7714" id="_x0000_s1036" type="#_x0000_t177" style="position:absolute;left:0;text-align:left;margin-left:259.65pt;margin-top:10.65pt;width:73.05pt;height:25.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" fillcolor="white [3212]" strokecolor="#030e13 [484]" strokeweight="1pt">
                <v:textbox>
                  <w:txbxContent>
                    <w:p w14:paraId="38E0AECD" w14:textId="77777777" w:rsidR="00464814" w:rsidRPr="00763706" w:rsidRDefault="00464814" w:rsidP="00464814">
                      <w:pPr>
                        <w:jc w:val="center"/>
                        <w:rPr>
                          <w:color w:val="000000" w:themeColor="text1"/>
                          <w:sz w:val="20"/>
                          <w:szCs w:val="20"/>
                        </w:rPr>
                      </w:pPr>
                      <w:r w:rsidRPr="00763706">
                        <w:rPr>
                          <w:color w:val="000000" w:themeColor="text1"/>
                          <w:sz w:val="20"/>
                          <w:szCs w:val="20"/>
                        </w:rPr>
                        <w:t>IT kỹ thuật</w:t>
                      </w:r>
                    </w:p>
                  </w:txbxContent>
                </v:textbox>
              </v:shape>
            </w:pict>
          </mc:Fallback>
        </mc:AlternateContent>
      </w:r>
      <w:r w:rsidRPr="006D4348">
        <w:rPr>
          <w:rFonts w:ascii="Times New Roman" w:hAnsi="Times New Roman" w:cs="Times New Roman"/>
          <w:noProof/>
          <w:sz w:val="26"/>
          <w:szCs w:val="26"/>
          <w:rPrChange w:id="2176" w:author="Bùi Anh Quốc" w:date="2025-08-02T15:45:00Z">
            <w:rPr>
              <w:rFonts w:ascii="Times New Roman" w:hAnsi="Times New Roman" w:cs="Times New Roman"/>
              <w:noProof/>
              <w:sz w:val="26"/>
              <w:szCs w:val="26"/>
            </w:rPr>
          </w:rPrChange>
        </w:rPr>
        <mc:AlternateContent>
          <mc:Choice Requires="wps">
            <w:drawing>
              <wp:anchor distT="0" distB="0" distL="114300" distR="114300" simplePos="0" relativeHeight="251671552" behindDoc="0" locked="0" layoutInCell="1" allowOverlap="1" wp14:anchorId="5531F5EA" wp14:editId="78B3EA58">
                <wp:simplePos x="0" y="0"/>
                <wp:positionH relativeFrom="column">
                  <wp:posOffset>4343400</wp:posOffset>
                </wp:positionH>
                <wp:positionV relativeFrom="paragraph">
                  <wp:posOffset>121343</wp:posOffset>
                </wp:positionV>
                <wp:extent cx="927735" cy="325582"/>
                <wp:effectExtent l="0" t="0" r="24765" b="17780"/>
                <wp:wrapNone/>
                <wp:docPr id="1189011040" name="Flowchart: Off-page Connector 13"/>
                <wp:cNvGraphicFramePr/>
                <a:graphic xmlns:a="http://schemas.openxmlformats.org/drawingml/2006/main">
                  <a:graphicData uri="http://schemas.microsoft.com/office/word/2010/wordprocessingShape">
                    <wps:wsp>
                      <wps:cNvSpPr/>
                      <wps:spPr>
                        <a:xfrm>
                          <a:off x="0" y="0"/>
                          <a:ext cx="927735" cy="325582"/>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9740D2" w14:textId="77777777" w:rsidR="00464814" w:rsidRPr="00763706" w:rsidRDefault="00464814" w:rsidP="00464814">
                            <w:pPr>
                              <w:jc w:val="center"/>
                              <w:rPr>
                                <w:color w:val="000000" w:themeColor="text1"/>
                                <w:sz w:val="20"/>
                                <w:szCs w:val="20"/>
                              </w:rPr>
                            </w:pPr>
                            <w:r w:rsidRPr="00763706">
                              <w:rPr>
                                <w:color w:val="000000" w:themeColor="text1"/>
                                <w:sz w:val="20"/>
                                <w:szCs w:val="20"/>
                              </w:rPr>
                              <w:t xml:space="preserve">IT </w:t>
                            </w:r>
                            <w:r>
                              <w:rPr>
                                <w:color w:val="000000" w:themeColor="text1"/>
                                <w:sz w:val="20"/>
                                <w:szCs w:val="20"/>
                              </w:rPr>
                              <w:t>Helpdesk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1F5EA" id="_x0000_s1037" type="#_x0000_t177" style="position:absolute;left:0;text-align:left;margin-left:342pt;margin-top:9.55pt;width:73.05pt;height:25.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" fillcolor="white [3212]" strokecolor="#030e13 [484]" strokeweight="1pt">
                <v:textbox>
                  <w:txbxContent>
                    <w:p w14:paraId="4B9740D2" w14:textId="77777777" w:rsidR="00464814" w:rsidRPr="00763706" w:rsidRDefault="00464814" w:rsidP="00464814">
                      <w:pPr>
                        <w:jc w:val="center"/>
                        <w:rPr>
                          <w:color w:val="000000" w:themeColor="text1"/>
                          <w:sz w:val="20"/>
                          <w:szCs w:val="20"/>
                        </w:rPr>
                      </w:pPr>
                      <w:r w:rsidRPr="00763706">
                        <w:rPr>
                          <w:color w:val="000000" w:themeColor="text1"/>
                          <w:sz w:val="20"/>
                          <w:szCs w:val="20"/>
                        </w:rPr>
                        <w:t xml:space="preserve">IT </w:t>
                      </w:r>
                      <w:r>
                        <w:rPr>
                          <w:color w:val="000000" w:themeColor="text1"/>
                          <w:sz w:val="20"/>
                          <w:szCs w:val="20"/>
                        </w:rPr>
                        <w:t>Helpdesk</w:t>
                      </w:r>
                    </w:p>
                  </w:txbxContent>
                </v:textbox>
              </v:shape>
            </w:pict>
          </mc:Fallback>
        </mc:AlternateContent>
      </w:r>
      <w:r w:rsidRPr="006D4348">
        <w:rPr>
          <w:rFonts w:ascii="Times New Roman" w:hAnsi="Times New Roman" w:cs="Times New Roman"/>
          <w:noProof/>
          <w:sz w:val="26"/>
          <w:szCs w:val="26"/>
          <w:rPrChange w:id="2177" w:author="Bùi Anh Quốc" w:date="2025-08-02T15:45:00Z">
            <w:rPr>
              <w:rFonts w:ascii="Times New Roman" w:hAnsi="Times New Roman" w:cs="Times New Roman"/>
              <w:noProof/>
              <w:sz w:val="26"/>
              <w:szCs w:val="26"/>
            </w:rPr>
          </w:rPrChange>
        </w:rPr>
        <w:drawing>
          <wp:inline distT="0" distB="0" distL="0" distR="0" wp14:anchorId="29323818" wp14:editId="65437115">
            <wp:extent cx="5486400" cy="1685925"/>
            <wp:effectExtent l="19050" t="0" r="38100" b="0"/>
            <wp:docPr id="1669515861"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7D530C02" w14:textId="3557CC24" w:rsidR="00464814" w:rsidRPr="006D4348" w:rsidRDefault="00464814" w:rsidP="001168E1">
      <w:pPr>
        <w:spacing w:after="0" w:line="360" w:lineRule="auto"/>
        <w:jc w:val="center"/>
        <w:rPr>
          <w:rFonts w:ascii="Times New Roman" w:hAnsi="Times New Roman" w:cs="Times New Roman"/>
          <w:sz w:val="26"/>
          <w:szCs w:val="26"/>
        </w:rPr>
      </w:pPr>
      <w:r w:rsidRPr="006D4348">
        <w:rPr>
          <w:rFonts w:ascii="Times New Roman" w:hAnsi="Times New Roman" w:cs="Times New Roman"/>
          <w:sz w:val="26"/>
          <w:szCs w:val="26"/>
        </w:rPr>
        <w:t>Hình 3.</w:t>
      </w:r>
      <w:ins w:id="2178" w:author="Bùi Anh Quốc" w:date="2025-08-02T20:41:00Z">
        <w:r w:rsidR="004645E8">
          <w:rPr>
            <w:rFonts w:ascii="Times New Roman" w:hAnsi="Times New Roman" w:cs="Times New Roman"/>
            <w:sz w:val="26"/>
            <w:szCs w:val="26"/>
          </w:rPr>
          <w:t>9</w:t>
        </w:r>
      </w:ins>
      <w:del w:id="2179" w:author="Bùi Anh Quốc" w:date="2025-08-02T20:41:00Z">
        <w:r w:rsidRPr="006D4348" w:rsidDel="004645E8">
          <w:rPr>
            <w:rFonts w:ascii="Times New Roman" w:hAnsi="Times New Roman" w:cs="Times New Roman"/>
            <w:sz w:val="26"/>
            <w:szCs w:val="26"/>
          </w:rPr>
          <w:delText>2</w:delText>
        </w:r>
      </w:del>
      <w:r w:rsidRPr="006D4348">
        <w:rPr>
          <w:rFonts w:ascii="Times New Roman" w:hAnsi="Times New Roman" w:cs="Times New Roman"/>
          <w:sz w:val="26"/>
          <w:szCs w:val="26"/>
        </w:rPr>
        <w:t xml:space="preserve"> Quy trình IT helpdesk</w:t>
      </w:r>
    </w:p>
    <w:p w14:paraId="76009BF7" w14:textId="117928E8" w:rsidR="00464814" w:rsidRPr="006D4348" w:rsidRDefault="00CA1ECF"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ab/>
      </w:r>
      <w:r w:rsidR="00464814" w:rsidRPr="006D4348">
        <w:rPr>
          <w:rFonts w:ascii="Times New Roman" w:hAnsi="Times New Roman" w:cs="Times New Roman"/>
          <w:sz w:val="26"/>
          <w:szCs w:val="26"/>
        </w:rPr>
        <w:t>Quy trình IT Helpdesk bắt đầu khi nhân viên thuộc bộ phận NB (Nhân viên nội bộ) phát sinh nhu cầu hỗ trợ và gửi yêu cầu đến hệ thống. Ngay từ bước đầu tiên, yêu cầu này sẽ được kiểm tra kỹ lưỡng để xác định xem nó có nằm trong phạm vi hỗ trợ của đội ngũ IT hay không. Nếu yêu cầu không thuộc phạm vi hỗ trợ, quy trình sẽ ngay lập tức kết thúc mà không cần thực hiện thêm các bước nào khác, đảm bảo sự tập trung vào các vấn đề liên quan đến IT. Ngược lại, nếu yêu cầu được xác nhận là thuộc phạm vi hỗ trợ, nó sẽ được chuyển tiếp đến bộ phận IT Helpdesk để xử lý tiếp theo.</w:t>
      </w:r>
    </w:p>
    <w:p w14:paraId="106C3AA9" w14:textId="70230D77" w:rsidR="00464814" w:rsidRPr="006D4348" w:rsidRDefault="00CA1ECF"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lastRenderedPageBreak/>
        <w:tab/>
      </w:r>
      <w:r w:rsidR="00464814" w:rsidRPr="006D4348">
        <w:rPr>
          <w:rFonts w:ascii="Times New Roman" w:hAnsi="Times New Roman" w:cs="Times New Roman"/>
          <w:sz w:val="26"/>
          <w:szCs w:val="26"/>
        </w:rPr>
        <w:t>Tại IT Helpdesk, yêu cầu được tiếp nhận và trải qua bước phân tích ban đầu. Trong giai đoạn này, đội ngũ sẽ kiểm tra xem vấn đề có được xử lý trong khung giờ làm việc theo SLA (Service Level Agreement) hay không. Nếu không nằm trong giờ SLA, hệ thống sẽ tự động gửi thông báo đến nhân viên NB để thông tin, sau đó quy trình kết thúc mà không cần can thiệp thêm. Tuy nhiên, nếu vấn đề xảy ra trong giờ SLA, yêu cầu sẽ được phân loại theo mức độ ưu tiên (P1, P2, P3) và tiếp tục được phân tích lỗi một cách chi tiết để tìm ra nguyên nhân gốc rễ.</w:t>
      </w:r>
    </w:p>
    <w:p w14:paraId="2313167A" w14:textId="0BC88F7C" w:rsidR="00464814" w:rsidRPr="006D4348" w:rsidRDefault="00CA1ECF"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ab/>
      </w:r>
      <w:r w:rsidR="00464814" w:rsidRPr="006D4348">
        <w:rPr>
          <w:rFonts w:ascii="Times New Roman" w:hAnsi="Times New Roman" w:cs="Times New Roman"/>
          <w:sz w:val="26"/>
          <w:szCs w:val="26"/>
        </w:rPr>
        <w:t>Sau khi phân tích lỗi, quy trình chuyển sang bước kiểm tra xem vấn đề có thể được hỗ trợ từ xa hay không. Nếu không thể hỗ trợ từ xa, nhân viên NB sẽ tự mình xử lý vấn đề dựa trên hướng dẫn hoặc khả năng sẵn có, sau đó cập nhật kết quả xử lý vào hệ thống. Khi hoàn tất, quy trình sẽ kết thúc với việc ghi nhận kết quả này. Trong trường hợp hỗ trợ từ xa là khả thi, đội ngũ IT sẽ thực hiện hỗ trợ từ xa cho nhân viên NB, và sau đó tiếp tục kiểm tra xem vấn đề có được giải quyết hoàn toàn qua hình thức này hay không.</w:t>
      </w:r>
    </w:p>
    <w:p w14:paraId="2E51F8D3" w14:textId="28354843" w:rsidR="00464814" w:rsidRPr="006D4348" w:rsidRDefault="00CA1ECF" w:rsidP="001168E1">
      <w:p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ab/>
      </w:r>
      <w:r w:rsidR="00464814" w:rsidRPr="006D4348">
        <w:rPr>
          <w:rFonts w:ascii="Times New Roman" w:hAnsi="Times New Roman" w:cs="Times New Roman"/>
          <w:sz w:val="26"/>
          <w:szCs w:val="26"/>
        </w:rPr>
        <w:t>Nếu hỗ trợ từ xa không thể giải quyết triệt để, yêu cầu sẽ được chuyển giao đến đội ngũ IT kỹ thuật có chuyên môn cao hơn. Lúc này, thông báo sẽ được gửi đến IT kỹ thuật để họ tiếp nhận và xử lý, đồng thời thông báo lại tình trạng cho nhân viên NB. Sau khi xử lý, quy trình sẽ bao gồm bước kiểm tra lại thông tin với nhân viên để đảm bảo mọi thứ đã được giải quyết đúng cách. Cuối cùng, kết quả xử lý sẽ được gửi lại đến nhân viên NB dưới dạng thông báo chính thức, và quy trình kết thúc với bước đánh giá tổng thể để rút kinh nghiệm và cải thiện cho các trường hợp tương lai. Nhờ vậy, quy trình này không chỉ đảm bảo hiệu quả xử lý mà còn mang lại trải nghiệm tốt nhất cho người dùng trong tổ chức.</w:t>
      </w:r>
    </w:p>
    <w:p w14:paraId="19C37A77" w14:textId="77777777" w:rsidR="00464814" w:rsidRPr="006D4348" w:rsidRDefault="00464814" w:rsidP="001168E1">
      <w:pPr>
        <w:spacing w:after="0" w:line="360" w:lineRule="auto"/>
        <w:jc w:val="both"/>
        <w:rPr>
          <w:rFonts w:ascii="Times New Roman" w:hAnsi="Times New Roman" w:cs="Times New Roman"/>
        </w:rPr>
      </w:pPr>
      <w:r w:rsidRPr="00157A75">
        <w:rPr>
          <w:rFonts w:ascii="Times New Roman" w:hAnsi="Times New Roman" w:cs="Times New Roman"/>
          <w:noProof/>
        </w:rPr>
        <w:lastRenderedPageBreak/>
        <w:drawing>
          <wp:inline distT="0" distB="0" distL="0" distR="0" wp14:anchorId="0FDCDA87" wp14:editId="26B82A43">
            <wp:extent cx="5943600" cy="2724150"/>
            <wp:effectExtent l="0" t="0" r="0" b="0"/>
            <wp:docPr id="1449678186" name="Picture 1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78186" name="Picture 14" descr="A diagram of a circui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inline>
        </w:drawing>
      </w:r>
    </w:p>
    <w:p w14:paraId="7B3DE977" w14:textId="0B7BF2F9" w:rsidR="00464814" w:rsidRPr="006D4348" w:rsidRDefault="00464814">
      <w:pPr>
        <w:spacing w:after="0" w:line="360" w:lineRule="auto"/>
        <w:jc w:val="center"/>
        <w:rPr>
          <w:rFonts w:ascii="Times New Roman" w:hAnsi="Times New Roman" w:cs="Times New Roman"/>
        </w:rPr>
        <w:pPrChange w:id="2180" w:author="Bùi Anh Quốc" w:date="2025-08-02T16:10:00Z">
          <w:pPr>
            <w:spacing w:after="0" w:line="360" w:lineRule="auto"/>
            <w:jc w:val="both"/>
          </w:pPr>
        </w:pPrChange>
      </w:pPr>
      <w:r w:rsidRPr="006D4348">
        <w:rPr>
          <w:rFonts w:ascii="Times New Roman" w:hAnsi="Times New Roman" w:cs="Times New Roman"/>
        </w:rPr>
        <w:t>Hình 3.</w:t>
      </w:r>
      <w:ins w:id="2181" w:author="Bùi Anh Quốc" w:date="2025-08-02T20:41:00Z">
        <w:r w:rsidR="004645E8">
          <w:rPr>
            <w:rFonts w:ascii="Times New Roman" w:hAnsi="Times New Roman" w:cs="Times New Roman"/>
          </w:rPr>
          <w:t>10</w:t>
        </w:r>
      </w:ins>
      <w:del w:id="2182" w:author="Bùi Anh Quốc" w:date="2025-08-02T20:41:00Z">
        <w:r w:rsidRPr="006D4348" w:rsidDel="004645E8">
          <w:rPr>
            <w:rFonts w:ascii="Times New Roman" w:hAnsi="Times New Roman" w:cs="Times New Roman"/>
          </w:rPr>
          <w:delText>3</w:delText>
        </w:r>
      </w:del>
      <w:r w:rsidRPr="006D4348">
        <w:rPr>
          <w:rFonts w:ascii="Times New Roman" w:hAnsi="Times New Roman" w:cs="Times New Roman"/>
        </w:rPr>
        <w:t xml:space="preserve"> Mô hình BPMN quy trình IT Helpdesk</w:t>
      </w:r>
    </w:p>
    <w:p w14:paraId="113269F4" w14:textId="77777777" w:rsidR="00464814" w:rsidRPr="006D4348" w:rsidRDefault="00464814" w:rsidP="001168E1">
      <w:pPr>
        <w:spacing w:after="0" w:line="360" w:lineRule="auto"/>
        <w:jc w:val="both"/>
        <w:rPr>
          <w:rFonts w:ascii="Times New Roman" w:hAnsi="Times New Roman" w:cs="Times New Roman"/>
        </w:rPr>
      </w:pPr>
    </w:p>
    <w:p w14:paraId="56176286" w14:textId="645BF5D2" w:rsidR="00464814" w:rsidRPr="006D4348" w:rsidRDefault="00464814" w:rsidP="001168E1">
      <w:pPr>
        <w:pStyle w:val="Heading3"/>
        <w:spacing w:before="0" w:after="0" w:line="360" w:lineRule="auto"/>
        <w:jc w:val="both"/>
        <w:rPr>
          <w:rFonts w:ascii="Times New Roman" w:hAnsi="Times New Roman" w:cs="Times New Roman"/>
          <w:b/>
          <w:bCs/>
          <w:color w:val="auto"/>
          <w:sz w:val="26"/>
          <w:szCs w:val="26"/>
        </w:rPr>
      </w:pPr>
      <w:bookmarkStart w:id="2183" w:name="_Toc205108425"/>
      <w:r w:rsidRPr="006D4348">
        <w:rPr>
          <w:rFonts w:ascii="Times New Roman" w:hAnsi="Times New Roman" w:cs="Times New Roman"/>
          <w:b/>
          <w:bCs/>
          <w:color w:val="auto"/>
          <w:sz w:val="26"/>
          <w:szCs w:val="26"/>
        </w:rPr>
        <w:t>3.5.2 Phương pháp thực hiện</w:t>
      </w:r>
      <w:bookmarkEnd w:id="2183"/>
    </w:p>
    <w:p w14:paraId="5A2B80F3" w14:textId="77777777" w:rsidR="00464814" w:rsidRPr="006D4348" w:rsidRDefault="00464814" w:rsidP="001168E1">
      <w:pPr>
        <w:pStyle w:val="Heading4"/>
        <w:spacing w:before="0" w:after="0" w:line="360" w:lineRule="auto"/>
        <w:jc w:val="both"/>
        <w:rPr>
          <w:rFonts w:ascii="Times New Roman" w:hAnsi="Times New Roman" w:cs="Times New Roman"/>
          <w:b/>
          <w:bCs/>
          <w:color w:val="auto"/>
          <w:sz w:val="26"/>
          <w:szCs w:val="26"/>
        </w:rPr>
      </w:pPr>
      <w:r w:rsidRPr="006D4348">
        <w:rPr>
          <w:rFonts w:ascii="Times New Roman" w:hAnsi="Times New Roman" w:cs="Times New Roman"/>
          <w:b/>
          <w:bCs/>
          <w:i w:val="0"/>
          <w:iCs w:val="0"/>
          <w:color w:val="auto"/>
          <w:sz w:val="26"/>
          <w:szCs w:val="26"/>
        </w:rPr>
        <w:t>3.2.2.1 Thuật ngữ và sổ tay</w:t>
      </w:r>
    </w:p>
    <w:tbl>
      <w:tblPr>
        <w:tblStyle w:val="TableGrid"/>
        <w:tblW w:w="9818" w:type="dxa"/>
        <w:tblLook w:val="04A0" w:firstRow="1" w:lastRow="0" w:firstColumn="1" w:lastColumn="0" w:noHBand="0" w:noVBand="1"/>
      </w:tblPr>
      <w:tblGrid>
        <w:gridCol w:w="2122"/>
        <w:gridCol w:w="7696"/>
      </w:tblGrid>
      <w:tr w:rsidR="006E7830" w:rsidRPr="006D4348" w14:paraId="103229B9" w14:textId="77777777" w:rsidTr="00F443D4">
        <w:trPr>
          <w:trHeight w:val="285"/>
        </w:trPr>
        <w:tc>
          <w:tcPr>
            <w:tcW w:w="2122" w:type="dxa"/>
          </w:tcPr>
          <w:p w14:paraId="51FED50D" w14:textId="77777777" w:rsidR="00464814" w:rsidRPr="006D4348" w:rsidRDefault="0046481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Thuật ngữ</w:t>
            </w:r>
          </w:p>
        </w:tc>
        <w:tc>
          <w:tcPr>
            <w:tcW w:w="7696" w:type="dxa"/>
          </w:tcPr>
          <w:p w14:paraId="38402758" w14:textId="77777777" w:rsidR="00464814" w:rsidRPr="006D4348" w:rsidRDefault="0046481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Giải thích</w:t>
            </w:r>
          </w:p>
        </w:tc>
      </w:tr>
      <w:tr w:rsidR="006E7830" w:rsidRPr="006D4348" w14:paraId="32E89DB6" w14:textId="77777777" w:rsidTr="00F443D4">
        <w:trPr>
          <w:trHeight w:val="285"/>
        </w:trPr>
        <w:tc>
          <w:tcPr>
            <w:tcW w:w="2122" w:type="dxa"/>
            <w:vAlign w:val="center"/>
          </w:tcPr>
          <w:p w14:paraId="6F774E02" w14:textId="16DF2A21"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NB</w:t>
            </w:r>
            <w:r w:rsidR="00F443D4" w:rsidRPr="006D4348">
              <w:rPr>
                <w:rFonts w:ascii="Times New Roman" w:hAnsi="Times New Roman" w:cs="Times New Roman"/>
                <w:sz w:val="26"/>
                <w:szCs w:val="26"/>
              </w:rPr>
              <w:t xml:space="preserve"> (</w:t>
            </w:r>
            <w:r w:rsidRPr="006D4348">
              <w:rPr>
                <w:rFonts w:ascii="Times New Roman" w:hAnsi="Times New Roman" w:cs="Times New Roman"/>
                <w:sz w:val="26"/>
                <w:szCs w:val="26"/>
              </w:rPr>
              <w:t>Nhân viên nội bộ)</w:t>
            </w:r>
          </w:p>
        </w:tc>
        <w:tc>
          <w:tcPr>
            <w:tcW w:w="7696" w:type="dxa"/>
          </w:tcPr>
          <w:p w14:paraId="4EF89E95" w14:textId="77777777" w:rsidR="00464814" w:rsidRPr="006D4348" w:rsidRDefault="0046481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Nhân viên nội bộ</w:t>
            </w:r>
          </w:p>
        </w:tc>
      </w:tr>
      <w:tr w:rsidR="006E7830" w:rsidRPr="006D4348" w14:paraId="5C6B4222" w14:textId="77777777" w:rsidTr="00F443D4">
        <w:trPr>
          <w:trHeight w:val="708"/>
        </w:trPr>
        <w:tc>
          <w:tcPr>
            <w:tcW w:w="2122" w:type="dxa"/>
            <w:vAlign w:val="center"/>
          </w:tcPr>
          <w:p w14:paraId="20F711F5"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IT</w:t>
            </w:r>
          </w:p>
        </w:tc>
        <w:tc>
          <w:tcPr>
            <w:tcW w:w="7696" w:type="dxa"/>
          </w:tcPr>
          <w:p w14:paraId="4A7A99CE" w14:textId="0A5FEAB1" w:rsidR="00464814" w:rsidRPr="006D4348" w:rsidRDefault="0046481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Information Technology (Công nghệ Thông tin) – Bộ phận hỗ trợ công nghệ thông tin</w:t>
            </w:r>
          </w:p>
        </w:tc>
      </w:tr>
      <w:tr w:rsidR="006E7830" w:rsidRPr="006D4348" w14:paraId="1EA3A8C1" w14:textId="77777777" w:rsidTr="00F443D4">
        <w:trPr>
          <w:trHeight w:val="688"/>
        </w:trPr>
        <w:tc>
          <w:tcPr>
            <w:tcW w:w="2122" w:type="dxa"/>
            <w:vAlign w:val="center"/>
          </w:tcPr>
          <w:p w14:paraId="19D50B70"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IT Helpdesk</w:t>
            </w:r>
          </w:p>
        </w:tc>
        <w:tc>
          <w:tcPr>
            <w:tcW w:w="7696" w:type="dxa"/>
          </w:tcPr>
          <w:p w14:paraId="1D248F8C" w14:textId="77777777" w:rsidR="00464814" w:rsidRPr="006D4348" w:rsidRDefault="0046481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Bộ phận hỗ trợ kỹ thuật đầu tiên, nơi tiếp nhận và xử lý các yêu cầu hỗ trợ IT</w:t>
            </w:r>
          </w:p>
        </w:tc>
      </w:tr>
      <w:tr w:rsidR="006E7830" w:rsidRPr="006D4348" w14:paraId="6FC7E970" w14:textId="77777777" w:rsidTr="00F443D4">
        <w:trPr>
          <w:trHeight w:val="669"/>
        </w:trPr>
        <w:tc>
          <w:tcPr>
            <w:tcW w:w="2122" w:type="dxa"/>
            <w:vAlign w:val="center"/>
          </w:tcPr>
          <w:p w14:paraId="078DC51D"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SLA</w:t>
            </w:r>
          </w:p>
        </w:tc>
        <w:tc>
          <w:tcPr>
            <w:tcW w:w="7696" w:type="dxa"/>
          </w:tcPr>
          <w:p w14:paraId="0DCF965B" w14:textId="53A0ED9B" w:rsidR="00464814" w:rsidRPr="006D4348" w:rsidRDefault="0046481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Service Level Agreement (Thỏa thuận Mức độ Dịch vụ) – Quy định thời gian hỗ tr</w:t>
            </w:r>
            <w:r w:rsidR="00CA1ECF" w:rsidRPr="006D4348">
              <w:rPr>
                <w:rFonts w:ascii="Times New Roman" w:hAnsi="Times New Roman" w:cs="Times New Roman"/>
                <w:sz w:val="26"/>
                <w:szCs w:val="26"/>
              </w:rPr>
              <w:t>ợ</w:t>
            </w:r>
          </w:p>
        </w:tc>
      </w:tr>
      <w:tr w:rsidR="006E7830" w:rsidRPr="006D4348" w14:paraId="5438B2B8" w14:textId="77777777" w:rsidTr="00F443D4">
        <w:trPr>
          <w:trHeight w:val="679"/>
        </w:trPr>
        <w:tc>
          <w:tcPr>
            <w:tcW w:w="2122" w:type="dxa"/>
            <w:vAlign w:val="center"/>
          </w:tcPr>
          <w:p w14:paraId="6353595C"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P1,P2,P3</w:t>
            </w:r>
          </w:p>
        </w:tc>
        <w:tc>
          <w:tcPr>
            <w:tcW w:w="7696" w:type="dxa"/>
          </w:tcPr>
          <w:p w14:paraId="0F97F903" w14:textId="77777777" w:rsidR="00464814" w:rsidRPr="006D4348" w:rsidRDefault="00464814" w:rsidP="001168E1">
            <w:pPr>
              <w:spacing w:line="360" w:lineRule="auto"/>
              <w:jc w:val="both"/>
              <w:rPr>
                <w:rFonts w:ascii="Times New Roman" w:hAnsi="Times New Roman" w:cs="Times New Roman"/>
                <w:sz w:val="26"/>
                <w:szCs w:val="26"/>
              </w:rPr>
            </w:pPr>
            <w:r w:rsidRPr="006D4348">
              <w:rPr>
                <w:rFonts w:ascii="Times New Roman" w:hAnsi="Times New Roman" w:cs="Times New Roman"/>
                <w:sz w:val="26"/>
                <w:szCs w:val="26"/>
              </w:rPr>
              <w:t>Mức độ ưu tiên của yêu cầu (Priority 1, 2, 3) – P1 là ưu tiên cao nhất, P3 là thấp nhất</w:t>
            </w:r>
          </w:p>
        </w:tc>
      </w:tr>
    </w:tbl>
    <w:p w14:paraId="1E2D1363" w14:textId="77777777" w:rsidR="00464814" w:rsidRPr="006D4348" w:rsidRDefault="00464814" w:rsidP="001168E1">
      <w:pPr>
        <w:spacing w:after="0" w:line="360" w:lineRule="auto"/>
        <w:jc w:val="both"/>
        <w:rPr>
          <w:rFonts w:ascii="Times New Roman" w:hAnsi="Times New Roman" w:cs="Times New Roman"/>
        </w:rPr>
      </w:pPr>
    </w:p>
    <w:p w14:paraId="424D8EF0" w14:textId="77777777" w:rsidR="00464814" w:rsidRPr="006D4348" w:rsidRDefault="00464814" w:rsidP="001168E1">
      <w:pPr>
        <w:pStyle w:val="Heading4"/>
        <w:spacing w:before="0" w:after="0" w:line="360" w:lineRule="auto"/>
        <w:jc w:val="both"/>
        <w:rPr>
          <w:rFonts w:ascii="Times New Roman" w:hAnsi="Times New Roman" w:cs="Times New Roman"/>
          <w:b/>
          <w:bCs/>
          <w:color w:val="auto"/>
          <w:sz w:val="26"/>
          <w:szCs w:val="26"/>
        </w:rPr>
      </w:pPr>
      <w:r w:rsidRPr="006D4348">
        <w:rPr>
          <w:rFonts w:ascii="Times New Roman" w:hAnsi="Times New Roman" w:cs="Times New Roman"/>
          <w:b/>
          <w:bCs/>
          <w:i w:val="0"/>
          <w:iCs w:val="0"/>
          <w:color w:val="auto"/>
          <w:sz w:val="26"/>
          <w:szCs w:val="26"/>
        </w:rPr>
        <w:t>3.2.2.2 Phỏng vấn</w:t>
      </w:r>
    </w:p>
    <w:p w14:paraId="34715C17" w14:textId="77777777" w:rsidR="00464814" w:rsidRPr="006D4348" w:rsidRDefault="00464814" w:rsidP="001168E1">
      <w:pPr>
        <w:spacing w:after="0" w:line="360" w:lineRule="auto"/>
        <w:jc w:val="both"/>
        <w:rPr>
          <w:rFonts w:ascii="Times New Roman" w:hAnsi="Times New Roman" w:cs="Times New Roman"/>
          <w:b/>
          <w:bCs/>
          <w:sz w:val="26"/>
          <w:szCs w:val="26"/>
        </w:rPr>
      </w:pPr>
      <w:r w:rsidRPr="006D4348">
        <w:rPr>
          <w:rFonts w:ascii="Times New Roman" w:hAnsi="Times New Roman" w:cs="Times New Roman"/>
          <w:b/>
          <w:bCs/>
          <w:sz w:val="26"/>
          <w:szCs w:val="26"/>
        </w:rPr>
        <w:t>Các đối tượng liên quan</w:t>
      </w:r>
    </w:p>
    <w:tbl>
      <w:tblPr>
        <w:tblStyle w:val="TableGrid"/>
        <w:tblW w:w="9776" w:type="dxa"/>
        <w:tblLook w:val="04A0" w:firstRow="1" w:lastRow="0" w:firstColumn="1" w:lastColumn="0" w:noHBand="0" w:noVBand="1"/>
      </w:tblPr>
      <w:tblGrid>
        <w:gridCol w:w="2122"/>
        <w:gridCol w:w="7654"/>
      </w:tblGrid>
      <w:tr w:rsidR="006E7830" w:rsidRPr="006D4348" w14:paraId="5220F935" w14:textId="77777777" w:rsidTr="00F443D4">
        <w:tc>
          <w:tcPr>
            <w:tcW w:w="2122" w:type="dxa"/>
          </w:tcPr>
          <w:p w14:paraId="7BE69C18" w14:textId="77777777" w:rsidR="00464814" w:rsidRPr="006D4348" w:rsidRDefault="0046481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lastRenderedPageBreak/>
              <w:t>Vai trò</w:t>
            </w:r>
          </w:p>
        </w:tc>
        <w:tc>
          <w:tcPr>
            <w:tcW w:w="7654" w:type="dxa"/>
          </w:tcPr>
          <w:p w14:paraId="58FF3855" w14:textId="77777777" w:rsidR="00464814" w:rsidRPr="006D4348" w:rsidRDefault="0046481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Mục tiêu khai thác</w:t>
            </w:r>
          </w:p>
        </w:tc>
      </w:tr>
      <w:tr w:rsidR="006E7830" w:rsidRPr="006D4348" w14:paraId="5AB58194" w14:textId="77777777" w:rsidTr="00F443D4">
        <w:tc>
          <w:tcPr>
            <w:tcW w:w="2122" w:type="dxa"/>
          </w:tcPr>
          <w:p w14:paraId="56054869" w14:textId="77777777" w:rsidR="00464814" w:rsidRPr="006D4348" w:rsidRDefault="00464814">
            <w:pPr>
              <w:spacing w:line="360" w:lineRule="auto"/>
              <w:jc w:val="both"/>
              <w:rPr>
                <w:rFonts w:ascii="Times New Roman" w:hAnsi="Times New Roman" w:cs="Times New Roman"/>
                <w:sz w:val="26"/>
                <w:szCs w:val="26"/>
              </w:rPr>
              <w:pPrChange w:id="2184" w:author="Bùi Anh Quốc" w:date="2025-08-02T15:00:00Z">
                <w:pPr>
                  <w:spacing w:line="360" w:lineRule="auto"/>
                </w:pPr>
              </w:pPrChange>
            </w:pPr>
            <w:r w:rsidRPr="006D4348">
              <w:rPr>
                <w:rFonts w:ascii="Times New Roman" w:hAnsi="Times New Roman" w:cs="Times New Roman"/>
                <w:sz w:val="26"/>
                <w:szCs w:val="26"/>
              </w:rPr>
              <w:t>Nhân viên NB</w:t>
            </w:r>
          </w:p>
        </w:tc>
        <w:tc>
          <w:tcPr>
            <w:tcW w:w="7654" w:type="dxa"/>
          </w:tcPr>
          <w:p w14:paraId="23B7BC0A" w14:textId="77777777" w:rsidR="00464814" w:rsidRPr="006D4348" w:rsidRDefault="00464814">
            <w:pPr>
              <w:spacing w:line="360" w:lineRule="auto"/>
              <w:jc w:val="both"/>
              <w:rPr>
                <w:rFonts w:ascii="Times New Roman" w:hAnsi="Times New Roman" w:cs="Times New Roman"/>
                <w:sz w:val="26"/>
                <w:szCs w:val="26"/>
              </w:rPr>
              <w:pPrChange w:id="2185" w:author="Bùi Anh Quốc" w:date="2025-08-02T15:00:00Z">
                <w:pPr>
                  <w:spacing w:line="360" w:lineRule="auto"/>
                </w:pPr>
              </w:pPrChange>
            </w:pPr>
            <w:r w:rsidRPr="006D4348">
              <w:rPr>
                <w:rFonts w:ascii="Times New Roman" w:hAnsi="Times New Roman" w:cs="Times New Roman"/>
                <w:sz w:val="26"/>
                <w:szCs w:val="26"/>
              </w:rPr>
              <w:t>Là người khởi tạo yêu cầu hỗ trợ, gửi yêu cầu đến IT Helpdesk, và nhận thông báo kết quả xử lý</w:t>
            </w:r>
          </w:p>
        </w:tc>
      </w:tr>
      <w:tr w:rsidR="006E7830" w:rsidRPr="006D4348" w14:paraId="67F0EDD6" w14:textId="77777777" w:rsidTr="00F443D4">
        <w:trPr>
          <w:trHeight w:val="699"/>
        </w:trPr>
        <w:tc>
          <w:tcPr>
            <w:tcW w:w="2122" w:type="dxa"/>
          </w:tcPr>
          <w:p w14:paraId="00390295" w14:textId="77777777" w:rsidR="00464814" w:rsidRPr="006D4348" w:rsidRDefault="00464814">
            <w:pPr>
              <w:spacing w:line="360" w:lineRule="auto"/>
              <w:jc w:val="both"/>
              <w:rPr>
                <w:rFonts w:ascii="Times New Roman" w:hAnsi="Times New Roman" w:cs="Times New Roman"/>
                <w:sz w:val="26"/>
                <w:szCs w:val="26"/>
              </w:rPr>
              <w:pPrChange w:id="2186" w:author="Bùi Anh Quốc" w:date="2025-08-02T15:00:00Z">
                <w:pPr>
                  <w:spacing w:line="360" w:lineRule="auto"/>
                </w:pPr>
              </w:pPrChange>
            </w:pPr>
            <w:r w:rsidRPr="006D4348">
              <w:rPr>
                <w:rFonts w:ascii="Times New Roman" w:hAnsi="Times New Roman" w:cs="Times New Roman"/>
                <w:sz w:val="26"/>
                <w:szCs w:val="26"/>
              </w:rPr>
              <w:t>IT Helpdesk</w:t>
            </w:r>
          </w:p>
        </w:tc>
        <w:tc>
          <w:tcPr>
            <w:tcW w:w="7654" w:type="dxa"/>
          </w:tcPr>
          <w:p w14:paraId="2624AC41" w14:textId="77777777" w:rsidR="00464814" w:rsidRPr="006D4348" w:rsidRDefault="00464814">
            <w:pPr>
              <w:spacing w:line="360" w:lineRule="auto"/>
              <w:jc w:val="both"/>
              <w:rPr>
                <w:rFonts w:ascii="Times New Roman" w:hAnsi="Times New Roman" w:cs="Times New Roman"/>
                <w:sz w:val="26"/>
                <w:szCs w:val="26"/>
              </w:rPr>
              <w:pPrChange w:id="2187" w:author="Bùi Anh Quốc" w:date="2025-08-02T15:00:00Z">
                <w:pPr>
                  <w:spacing w:line="360" w:lineRule="auto"/>
                </w:pPr>
              </w:pPrChange>
            </w:pPr>
            <w:r w:rsidRPr="006D4348">
              <w:rPr>
                <w:rFonts w:ascii="Times New Roman" w:hAnsi="Times New Roman" w:cs="Times New Roman"/>
                <w:sz w:val="26"/>
                <w:szCs w:val="26"/>
              </w:rPr>
              <w:t>Bộ phận tiếp nhận, phân tích, và xử lý ban đầu các yêu cầu hỗ trợ, bao gồm việc kiểm tra phạm vi hỗ trợ và phân loại ưu tiên (P1, P2, P3)</w:t>
            </w:r>
          </w:p>
        </w:tc>
      </w:tr>
      <w:tr w:rsidR="006E7830" w:rsidRPr="006D4348" w14:paraId="6ADB6215" w14:textId="77777777" w:rsidTr="00F443D4">
        <w:trPr>
          <w:trHeight w:val="709"/>
        </w:trPr>
        <w:tc>
          <w:tcPr>
            <w:tcW w:w="2122" w:type="dxa"/>
          </w:tcPr>
          <w:p w14:paraId="20E12A1F" w14:textId="77777777" w:rsidR="00464814" w:rsidRPr="006D4348" w:rsidRDefault="00464814">
            <w:pPr>
              <w:spacing w:line="360" w:lineRule="auto"/>
              <w:jc w:val="both"/>
              <w:rPr>
                <w:rFonts w:ascii="Times New Roman" w:hAnsi="Times New Roman" w:cs="Times New Roman"/>
                <w:sz w:val="26"/>
                <w:szCs w:val="26"/>
              </w:rPr>
              <w:pPrChange w:id="2188" w:author="Bùi Anh Quốc" w:date="2025-08-02T15:00:00Z">
                <w:pPr>
                  <w:spacing w:line="360" w:lineRule="auto"/>
                </w:pPr>
              </w:pPrChange>
            </w:pPr>
            <w:r w:rsidRPr="006D4348">
              <w:rPr>
                <w:rFonts w:ascii="Times New Roman" w:hAnsi="Times New Roman" w:cs="Times New Roman"/>
                <w:sz w:val="26"/>
                <w:szCs w:val="26"/>
              </w:rPr>
              <w:t>Đội ngũ IT kỹ thuật</w:t>
            </w:r>
          </w:p>
        </w:tc>
        <w:tc>
          <w:tcPr>
            <w:tcW w:w="7654" w:type="dxa"/>
          </w:tcPr>
          <w:p w14:paraId="7919B901" w14:textId="77777777" w:rsidR="00464814" w:rsidRPr="006D4348" w:rsidRDefault="00464814">
            <w:pPr>
              <w:spacing w:line="360" w:lineRule="auto"/>
              <w:jc w:val="both"/>
              <w:rPr>
                <w:rFonts w:ascii="Times New Roman" w:hAnsi="Times New Roman" w:cs="Times New Roman"/>
                <w:sz w:val="26"/>
                <w:szCs w:val="26"/>
              </w:rPr>
              <w:pPrChange w:id="2189" w:author="Bùi Anh Quốc" w:date="2025-08-02T15:00:00Z">
                <w:pPr>
                  <w:spacing w:line="360" w:lineRule="auto"/>
                </w:pPr>
              </w:pPrChange>
            </w:pPr>
            <w:r w:rsidRPr="006D4348">
              <w:rPr>
                <w:rFonts w:ascii="Times New Roman" w:hAnsi="Times New Roman" w:cs="Times New Roman"/>
                <w:sz w:val="26"/>
                <w:szCs w:val="26"/>
              </w:rPr>
              <w:t>Chuyên gia hỗ trợ khi yêu cầu không thể giải quyết qua hỗ trợ từ xa, thực hiện xử lý chi tiết và gửi kết quả</w:t>
            </w:r>
          </w:p>
        </w:tc>
      </w:tr>
      <w:tr w:rsidR="006E7830" w:rsidRPr="006D4348" w14:paraId="0C0142CE" w14:textId="77777777" w:rsidTr="00F443D4">
        <w:trPr>
          <w:trHeight w:val="691"/>
        </w:trPr>
        <w:tc>
          <w:tcPr>
            <w:tcW w:w="2122" w:type="dxa"/>
          </w:tcPr>
          <w:p w14:paraId="7D4EB03E" w14:textId="77777777" w:rsidR="00464814" w:rsidRPr="006D4348" w:rsidRDefault="00464814">
            <w:pPr>
              <w:spacing w:line="360" w:lineRule="auto"/>
              <w:jc w:val="both"/>
              <w:rPr>
                <w:rFonts w:ascii="Times New Roman" w:hAnsi="Times New Roman" w:cs="Times New Roman"/>
                <w:sz w:val="26"/>
                <w:szCs w:val="26"/>
              </w:rPr>
              <w:pPrChange w:id="2190" w:author="Bùi Anh Quốc" w:date="2025-08-02T15:00:00Z">
                <w:pPr>
                  <w:spacing w:line="360" w:lineRule="auto"/>
                </w:pPr>
              </w:pPrChange>
            </w:pPr>
            <w:r w:rsidRPr="006D4348">
              <w:rPr>
                <w:rFonts w:ascii="Times New Roman" w:hAnsi="Times New Roman" w:cs="Times New Roman"/>
                <w:sz w:val="26"/>
                <w:szCs w:val="26"/>
              </w:rPr>
              <w:t>Quản lý SLA</w:t>
            </w:r>
          </w:p>
        </w:tc>
        <w:tc>
          <w:tcPr>
            <w:tcW w:w="7654" w:type="dxa"/>
          </w:tcPr>
          <w:p w14:paraId="4ECC3B06" w14:textId="77777777" w:rsidR="00464814" w:rsidRPr="006D4348" w:rsidRDefault="00464814">
            <w:pPr>
              <w:spacing w:line="360" w:lineRule="auto"/>
              <w:jc w:val="both"/>
              <w:rPr>
                <w:rFonts w:ascii="Times New Roman" w:hAnsi="Times New Roman" w:cs="Times New Roman"/>
                <w:sz w:val="26"/>
                <w:szCs w:val="26"/>
              </w:rPr>
              <w:pPrChange w:id="2191" w:author="Bùi Anh Quốc" w:date="2025-08-02T15:00:00Z">
                <w:pPr>
                  <w:spacing w:line="360" w:lineRule="auto"/>
                </w:pPr>
              </w:pPrChange>
            </w:pPr>
            <w:r w:rsidRPr="006D4348">
              <w:rPr>
                <w:rFonts w:ascii="Times New Roman" w:hAnsi="Times New Roman" w:cs="Times New Roman"/>
                <w:sz w:val="26"/>
                <w:szCs w:val="26"/>
              </w:rPr>
              <w:t>Người hoặc bộ phận giám sát và đảm bảo quy trình tuân thủ các thỏa thuận mức độ dịch vụ (SLA), đặc biệt liên quan đến thời gian xử lý</w:t>
            </w:r>
          </w:p>
        </w:tc>
      </w:tr>
    </w:tbl>
    <w:p w14:paraId="276C8259" w14:textId="77777777" w:rsidR="00464814" w:rsidRPr="006D4348" w:rsidRDefault="00464814">
      <w:pPr>
        <w:spacing w:after="0" w:line="360" w:lineRule="auto"/>
        <w:jc w:val="both"/>
        <w:rPr>
          <w:rFonts w:ascii="Times New Roman" w:hAnsi="Times New Roman" w:cs="Times New Roman"/>
          <w:sz w:val="26"/>
          <w:szCs w:val="26"/>
        </w:rPr>
      </w:pPr>
    </w:p>
    <w:p w14:paraId="08D15BF0" w14:textId="77777777" w:rsidR="00464814" w:rsidRPr="006D4348" w:rsidRDefault="00464814">
      <w:pPr>
        <w:spacing w:after="0" w:line="360" w:lineRule="auto"/>
        <w:jc w:val="both"/>
        <w:rPr>
          <w:rFonts w:ascii="Times New Roman" w:hAnsi="Times New Roman" w:cs="Times New Roman"/>
          <w:b/>
          <w:bCs/>
          <w:sz w:val="26"/>
          <w:szCs w:val="26"/>
        </w:rPr>
      </w:pPr>
      <w:r w:rsidRPr="006D4348">
        <w:rPr>
          <w:rFonts w:ascii="Times New Roman" w:hAnsi="Times New Roman" w:cs="Times New Roman"/>
          <w:b/>
          <w:bCs/>
          <w:sz w:val="26"/>
          <w:szCs w:val="26"/>
        </w:rPr>
        <w:t>10 câu hỏi định tính:</w:t>
      </w:r>
    </w:p>
    <w:p w14:paraId="62C0C43A" w14:textId="77777777" w:rsidR="00464814" w:rsidRPr="006D4348" w:rsidRDefault="00464814">
      <w:pPr>
        <w:pStyle w:val="ListParagraph"/>
        <w:numPr>
          <w:ilvl w:val="0"/>
          <w:numId w:val="63"/>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đánh giá mức độ hài lòng chung với quy trình hỗ trợ IT hiện tại như thế nào?</w:t>
      </w:r>
    </w:p>
    <w:p w14:paraId="1834CE33" w14:textId="77777777" w:rsidR="00464814" w:rsidRPr="006D4348" w:rsidRDefault="00464814">
      <w:pPr>
        <w:pStyle w:val="ListParagraph"/>
        <w:numPr>
          <w:ilvl w:val="0"/>
          <w:numId w:val="63"/>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Thời gian phản hồi từ IT Helpdesk có đáp ứng mong đợi của bạn không?</w:t>
      </w:r>
    </w:p>
    <w:p w14:paraId="3CD727EF" w14:textId="77777777" w:rsidR="00464814" w:rsidRPr="006D4348" w:rsidRDefault="00464814">
      <w:pPr>
        <w:pStyle w:val="ListParagraph"/>
        <w:numPr>
          <w:ilvl w:val="0"/>
          <w:numId w:val="63"/>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Nhân viên IT có giải thích rõ ràng và dễ hiểu về cách xử lý không?</w:t>
      </w:r>
    </w:p>
    <w:p w14:paraId="2523D883" w14:textId="77777777" w:rsidR="00464814" w:rsidRPr="006D4348" w:rsidRDefault="00464814">
      <w:pPr>
        <w:pStyle w:val="ListParagraph"/>
        <w:numPr>
          <w:ilvl w:val="0"/>
          <w:numId w:val="63"/>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có gặp khó khăn khi gửi yêu cầu hỗ trợ (ticket)?</w:t>
      </w:r>
    </w:p>
    <w:p w14:paraId="6B35E783" w14:textId="77777777" w:rsidR="00464814" w:rsidRPr="006D4348" w:rsidRDefault="00464814">
      <w:pPr>
        <w:pStyle w:val="ListParagraph"/>
        <w:numPr>
          <w:ilvl w:val="0"/>
          <w:numId w:val="63"/>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Sau khi sự cố được xử lý, bạn có nhận được thông báo hoặc kết quả rõ ràng không?</w:t>
      </w:r>
    </w:p>
    <w:p w14:paraId="0DFF8933" w14:textId="77777777" w:rsidR="00464814" w:rsidRPr="006D4348" w:rsidRDefault="00464814">
      <w:pPr>
        <w:pStyle w:val="ListParagraph"/>
        <w:numPr>
          <w:ilvl w:val="0"/>
          <w:numId w:val="63"/>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có thể chia sẻ một trải nghiệm (tốt hoặc chưa tốt) với IT Helpdesk gần đây không?</w:t>
      </w:r>
    </w:p>
    <w:p w14:paraId="1F3F1FB4" w14:textId="77777777" w:rsidR="00464814" w:rsidRPr="006D4348" w:rsidRDefault="00464814">
      <w:pPr>
        <w:pStyle w:val="ListParagraph"/>
        <w:numPr>
          <w:ilvl w:val="0"/>
          <w:numId w:val="63"/>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Theo bạn, điểm mạnh nhất của bộ phận IT Helpdesk là gì?</w:t>
      </w:r>
    </w:p>
    <w:p w14:paraId="53AFFC61" w14:textId="77777777" w:rsidR="00464814" w:rsidRPr="006D4348" w:rsidRDefault="00464814">
      <w:pPr>
        <w:pStyle w:val="ListParagraph"/>
        <w:numPr>
          <w:ilvl w:val="0"/>
          <w:numId w:val="63"/>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Nếu bạn có thể thay đổi một điều trong quy trình hỗ trợ IT, bạn sẽ thay đổi điều gì? Vì sao?</w:t>
      </w:r>
    </w:p>
    <w:p w14:paraId="2171F3BA" w14:textId="77777777" w:rsidR="00464814" w:rsidRPr="006D4348" w:rsidRDefault="00464814">
      <w:pPr>
        <w:pStyle w:val="ListParagraph"/>
        <w:numPr>
          <w:ilvl w:val="0"/>
          <w:numId w:val="63"/>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có cảm thấy quy trình hỗ trợ hiện tại phù hợp với công việc hằng ngày của mình không?</w:t>
      </w:r>
    </w:p>
    <w:p w14:paraId="2B9FDBEC" w14:textId="77777777" w:rsidR="00464814" w:rsidRPr="006D4348" w:rsidRDefault="00464814">
      <w:pPr>
        <w:pStyle w:val="ListParagraph"/>
        <w:numPr>
          <w:ilvl w:val="0"/>
          <w:numId w:val="63"/>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có đề xuất nào để nâng cao chất lượng dịch vụ IT hỗ trợ cho nhân viên không</w:t>
      </w:r>
    </w:p>
    <w:p w14:paraId="2EC4ACCD" w14:textId="77777777" w:rsidR="00464814" w:rsidRPr="006D4348" w:rsidRDefault="00464814">
      <w:pPr>
        <w:pStyle w:val="ListParagraph"/>
        <w:spacing w:after="0" w:line="360" w:lineRule="auto"/>
        <w:jc w:val="both"/>
        <w:rPr>
          <w:rFonts w:ascii="Times New Roman" w:hAnsi="Times New Roman" w:cs="Times New Roman"/>
          <w:sz w:val="26"/>
          <w:szCs w:val="26"/>
        </w:rPr>
      </w:pPr>
    </w:p>
    <w:p w14:paraId="4A25F390" w14:textId="77777777" w:rsidR="00464814" w:rsidRPr="006D4348" w:rsidRDefault="00464814">
      <w:pPr>
        <w:spacing w:after="0" w:line="360" w:lineRule="auto"/>
        <w:jc w:val="both"/>
        <w:rPr>
          <w:rFonts w:ascii="Times New Roman" w:hAnsi="Times New Roman" w:cs="Times New Roman"/>
          <w:b/>
          <w:bCs/>
          <w:sz w:val="26"/>
          <w:szCs w:val="26"/>
        </w:rPr>
      </w:pPr>
      <w:r w:rsidRPr="006D4348">
        <w:rPr>
          <w:rFonts w:ascii="Times New Roman" w:hAnsi="Times New Roman" w:cs="Times New Roman"/>
          <w:b/>
          <w:bCs/>
          <w:sz w:val="26"/>
          <w:szCs w:val="26"/>
        </w:rPr>
        <w:t xml:space="preserve">10 câu hỏi định lượng: </w:t>
      </w:r>
    </w:p>
    <w:p w14:paraId="2CFDB2E8" w14:textId="77777777" w:rsidR="00464814" w:rsidRPr="006D4348" w:rsidRDefault="00464814">
      <w:pPr>
        <w:pStyle w:val="ListParagraph"/>
        <w:numPr>
          <w:ilvl w:val="0"/>
          <w:numId w:val="64"/>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mất bao nhiêu thời gian trung bình để nhận được phản hồi đầu tiên từ IT Helpdesk?</w:t>
      </w:r>
    </w:p>
    <w:p w14:paraId="1BC52EB9" w14:textId="77777777" w:rsidR="00464814" w:rsidRPr="006D4348" w:rsidRDefault="00464814">
      <w:pPr>
        <w:pStyle w:val="ListParagraph"/>
        <w:numPr>
          <w:ilvl w:val="0"/>
          <w:numId w:val="64"/>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lastRenderedPageBreak/>
        <w:t>Tính từ đầu năm đến nay, bạn đã gửi bao nhiêu yêu cầu hỗ trợ IT?</w:t>
      </w:r>
    </w:p>
    <w:p w14:paraId="769E2AC6" w14:textId="77777777" w:rsidR="00464814" w:rsidRPr="006D4348" w:rsidRDefault="00464814">
      <w:pPr>
        <w:pStyle w:val="ListParagraph"/>
        <w:numPr>
          <w:ilvl w:val="0"/>
          <w:numId w:val="64"/>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Tỷ lệ thành công trong xử lý yêu cầu IT bạn nhận được là bao nhiêu?</w:t>
      </w:r>
    </w:p>
    <w:p w14:paraId="2CDBD748" w14:textId="77777777" w:rsidR="00464814" w:rsidRPr="006D4348" w:rsidRDefault="00464814">
      <w:pPr>
        <w:pStyle w:val="ListParagraph"/>
        <w:numPr>
          <w:ilvl w:val="0"/>
          <w:numId w:val="64"/>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Trung bình mỗi tháng bạn cần hỗ trợ IT bao nhiêu lần?</w:t>
      </w:r>
    </w:p>
    <w:p w14:paraId="08DEA79F" w14:textId="77777777" w:rsidR="00464814" w:rsidRPr="006D4348" w:rsidRDefault="00464814">
      <w:pPr>
        <w:pStyle w:val="ListParagraph"/>
        <w:numPr>
          <w:ilvl w:val="0"/>
          <w:numId w:val="64"/>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Thời gian xử lý yêu cầu IT trung bình theo bạn là bao lâu?</w:t>
      </w:r>
    </w:p>
    <w:p w14:paraId="60D136A8" w14:textId="77777777" w:rsidR="00464814" w:rsidRPr="006D4348" w:rsidRDefault="00464814">
      <w:pPr>
        <w:pStyle w:val="ListParagraph"/>
        <w:numPr>
          <w:ilvl w:val="0"/>
          <w:numId w:val="64"/>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Theo bạn, nên xử lý yêu cầu IT trong thời gian bao lâu là hợp lý nhất?</w:t>
      </w:r>
    </w:p>
    <w:p w14:paraId="552AB833" w14:textId="77777777" w:rsidR="00464814" w:rsidRPr="006D4348" w:rsidRDefault="00464814">
      <w:pPr>
        <w:pStyle w:val="ListParagraph"/>
        <w:numPr>
          <w:ilvl w:val="0"/>
          <w:numId w:val="64"/>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Bạn mất bao nhiêu bước để hoàn tất gửi một yêu cầu IT (ticket)?</w:t>
      </w:r>
    </w:p>
    <w:p w14:paraId="62E96F51" w14:textId="77777777" w:rsidR="00464814" w:rsidRPr="006D4348" w:rsidRDefault="00464814">
      <w:pPr>
        <w:pStyle w:val="ListParagraph"/>
        <w:numPr>
          <w:ilvl w:val="0"/>
          <w:numId w:val="64"/>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Hãy ước tính phần trăm số lần bạn hài lòng với phản hồi từ IT Helpdesk:</w:t>
      </w:r>
    </w:p>
    <w:p w14:paraId="30605AC2" w14:textId="77777777" w:rsidR="00464814" w:rsidRPr="006D4348" w:rsidRDefault="00464814">
      <w:pPr>
        <w:pStyle w:val="ListParagraph"/>
        <w:numPr>
          <w:ilvl w:val="0"/>
          <w:numId w:val="64"/>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Trong vòng 6 tháng qua, bạn đã phải chờ xử lý yêu cầu lâu nhất bao nhiêu ngày?</w:t>
      </w:r>
    </w:p>
    <w:p w14:paraId="7B868044" w14:textId="77777777" w:rsidR="00464814" w:rsidRPr="006D4348" w:rsidRDefault="00464814">
      <w:pPr>
        <w:pStyle w:val="ListParagraph"/>
        <w:numPr>
          <w:ilvl w:val="0"/>
          <w:numId w:val="64"/>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Theo bạn, nên có bao nhiêu nhân sự trong đội IT Helpdesk để đáp ứng nhu cầu hiện tại?</w:t>
      </w:r>
    </w:p>
    <w:p w14:paraId="71F3AEF4" w14:textId="77777777" w:rsidR="00464814" w:rsidRPr="006D4348" w:rsidRDefault="00464814">
      <w:pPr>
        <w:spacing w:after="0" w:line="360" w:lineRule="auto"/>
        <w:jc w:val="both"/>
        <w:rPr>
          <w:rFonts w:ascii="Times New Roman" w:hAnsi="Times New Roman" w:cs="Times New Roman"/>
          <w:sz w:val="26"/>
          <w:szCs w:val="26"/>
        </w:rPr>
      </w:pPr>
    </w:p>
    <w:p w14:paraId="2C8BC964" w14:textId="1FB16626" w:rsidR="00464814" w:rsidRPr="006D4348" w:rsidRDefault="00464814">
      <w:pPr>
        <w:pStyle w:val="Heading3"/>
        <w:spacing w:before="0" w:after="0" w:line="360" w:lineRule="auto"/>
        <w:jc w:val="both"/>
        <w:rPr>
          <w:rFonts w:ascii="Times New Roman" w:hAnsi="Times New Roman" w:cs="Times New Roman"/>
          <w:b/>
          <w:bCs/>
          <w:color w:val="auto"/>
          <w:sz w:val="26"/>
          <w:szCs w:val="26"/>
        </w:rPr>
      </w:pPr>
      <w:bookmarkStart w:id="2192" w:name="_Toc205108426"/>
      <w:r w:rsidRPr="006D4348">
        <w:rPr>
          <w:rFonts w:ascii="Times New Roman" w:hAnsi="Times New Roman" w:cs="Times New Roman"/>
          <w:b/>
          <w:bCs/>
          <w:color w:val="auto"/>
          <w:sz w:val="26"/>
          <w:szCs w:val="26"/>
        </w:rPr>
        <w:t>3.5.3 Phân tích quy trình</w:t>
      </w:r>
      <w:bookmarkEnd w:id="2192"/>
    </w:p>
    <w:p w14:paraId="09B9D9D2" w14:textId="23C52CDA" w:rsidR="00464814" w:rsidRPr="006D4348" w:rsidRDefault="00464814">
      <w:pPr>
        <w:pStyle w:val="Heading4"/>
        <w:spacing w:before="0" w:after="0" w:line="360" w:lineRule="auto"/>
        <w:jc w:val="both"/>
        <w:rPr>
          <w:rFonts w:ascii="Times New Roman" w:hAnsi="Times New Roman" w:cs="Times New Roman"/>
          <w:b/>
          <w:bCs/>
          <w:color w:val="auto"/>
          <w:sz w:val="26"/>
          <w:szCs w:val="26"/>
        </w:rPr>
      </w:pPr>
      <w:r w:rsidRPr="006D4348">
        <w:rPr>
          <w:rFonts w:ascii="Times New Roman" w:hAnsi="Times New Roman" w:cs="Times New Roman"/>
          <w:b/>
          <w:bCs/>
          <w:i w:val="0"/>
          <w:iCs w:val="0"/>
          <w:color w:val="auto"/>
          <w:sz w:val="26"/>
          <w:szCs w:val="26"/>
        </w:rPr>
        <w:t>3.5.3.1 Mục tiêu của quy trình:</w:t>
      </w:r>
    </w:p>
    <w:p w14:paraId="39E6149F" w14:textId="77777777" w:rsidR="00464814" w:rsidRPr="006D4348" w:rsidRDefault="00464814">
      <w:pPr>
        <w:pStyle w:val="ListParagraph"/>
        <w:numPr>
          <w:ilvl w:val="0"/>
          <w:numId w:val="65"/>
        </w:numPr>
        <w:spacing w:after="0" w:line="360" w:lineRule="auto"/>
        <w:jc w:val="both"/>
        <w:rPr>
          <w:rFonts w:ascii="Times New Roman" w:hAnsi="Times New Roman" w:cs="Times New Roman"/>
          <w:sz w:val="26"/>
          <w:szCs w:val="26"/>
        </w:rPr>
      </w:pPr>
      <w:r w:rsidRPr="006D4348">
        <w:rPr>
          <w:rFonts w:ascii="Times New Roman" w:hAnsi="Times New Roman" w:cs="Times New Roman"/>
          <w:b/>
          <w:bCs/>
          <w:sz w:val="26"/>
          <w:szCs w:val="26"/>
        </w:rPr>
        <w:t>Tiếp nhận – xử lý – phản hồi</w:t>
      </w:r>
      <w:r w:rsidRPr="006D4348">
        <w:rPr>
          <w:rFonts w:ascii="Times New Roman" w:hAnsi="Times New Roman" w:cs="Times New Roman"/>
          <w:sz w:val="26"/>
          <w:szCs w:val="26"/>
        </w:rPr>
        <w:t xml:space="preserve"> các yêu cầu hỗ trợ kỹ thuật từ nhân viên nội bộ một cách hiệu quả, đúng thời gian (SLA), đúng mức ưu tiên (P1, P2, P3)</w:t>
      </w:r>
    </w:p>
    <w:p w14:paraId="4AB1EE9A" w14:textId="77777777" w:rsidR="00464814" w:rsidRPr="006D4348" w:rsidRDefault="00464814">
      <w:pPr>
        <w:pStyle w:val="ListParagraph"/>
        <w:numPr>
          <w:ilvl w:val="0"/>
          <w:numId w:val="65"/>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Tạo ra một quy trình logic khép kín từ lúc xảy ra sự cố đến khi người dùng đánh giá hài lòng</w:t>
      </w:r>
    </w:p>
    <w:p w14:paraId="271B77CB" w14:textId="7DA8A1C4" w:rsidR="00464814" w:rsidRPr="006D4348" w:rsidRDefault="00464814">
      <w:pPr>
        <w:pStyle w:val="Heading4"/>
        <w:spacing w:before="0" w:after="0" w:line="360" w:lineRule="auto"/>
        <w:jc w:val="both"/>
        <w:rPr>
          <w:rFonts w:ascii="Times New Roman" w:hAnsi="Times New Roman" w:cs="Times New Roman"/>
          <w:b/>
          <w:bCs/>
          <w:color w:val="auto"/>
          <w:sz w:val="26"/>
          <w:szCs w:val="26"/>
        </w:rPr>
      </w:pPr>
      <w:r w:rsidRPr="006D4348">
        <w:rPr>
          <w:rFonts w:ascii="Times New Roman" w:hAnsi="Times New Roman" w:cs="Times New Roman"/>
          <w:b/>
          <w:bCs/>
          <w:i w:val="0"/>
          <w:iCs w:val="0"/>
          <w:color w:val="auto"/>
          <w:sz w:val="26"/>
          <w:szCs w:val="26"/>
        </w:rPr>
        <w:t>3.5.3.2 Các giai đoạn của quy trình:</w:t>
      </w:r>
    </w:p>
    <w:p w14:paraId="63CF6529" w14:textId="77777777" w:rsidR="00464814" w:rsidRPr="006D4348" w:rsidRDefault="00464814">
      <w:pPr>
        <w:pStyle w:val="ListParagraph"/>
        <w:numPr>
          <w:ilvl w:val="0"/>
          <w:numId w:val="66"/>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Giai đoạn 1 – Khởi tạo và tiếp nhận</w:t>
      </w:r>
    </w:p>
    <w:p w14:paraId="2668BB80" w14:textId="77777777" w:rsidR="00464814" w:rsidRPr="006D4348" w:rsidRDefault="00464814">
      <w:pPr>
        <w:pStyle w:val="ListParagraph"/>
        <w:numPr>
          <w:ilvl w:val="1"/>
          <w:numId w:val="66"/>
        </w:numPr>
        <w:spacing w:after="0" w:line="360" w:lineRule="auto"/>
        <w:jc w:val="both"/>
        <w:rPr>
          <w:rFonts w:ascii="Times New Roman" w:hAnsi="Times New Roman" w:cs="Times New Roman"/>
          <w:b/>
          <w:bCs/>
          <w:sz w:val="26"/>
          <w:szCs w:val="26"/>
        </w:rPr>
      </w:pPr>
      <w:r w:rsidRPr="006D4348">
        <w:rPr>
          <w:rFonts w:ascii="Times New Roman" w:hAnsi="Times New Roman" w:cs="Times New Roman"/>
          <w:b/>
          <w:bCs/>
          <w:sz w:val="26"/>
          <w:szCs w:val="26"/>
        </w:rPr>
        <w:t>Bắt đầu khi nhân viên nội bộ có nhu cầu hỗ trợ → Gửi yêu cầu đến IT Helpdesk</w:t>
      </w:r>
    </w:p>
    <w:p w14:paraId="1AEDDCAB" w14:textId="77777777" w:rsidR="00464814" w:rsidRPr="006D4348" w:rsidRDefault="00464814">
      <w:pPr>
        <w:pStyle w:val="ListParagraph"/>
        <w:numPr>
          <w:ilvl w:val="1"/>
          <w:numId w:val="66"/>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Helpdesk kiểm tra nội dung yêu cầu: Nếu thiếu thông tin → phản hồi → nhân viên bổ sung → quay lại điểm tiếp nhận</w:t>
      </w:r>
    </w:p>
    <w:p w14:paraId="32374452" w14:textId="77777777" w:rsidR="00464814" w:rsidRPr="006D4348" w:rsidRDefault="00464814">
      <w:pPr>
        <w:pStyle w:val="ListParagraph"/>
        <w:numPr>
          <w:ilvl w:val="0"/>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b/>
          <w:bCs/>
          <w:sz w:val="26"/>
          <w:szCs w:val="26"/>
        </w:rPr>
        <w:t>Giai đoạn 2</w:t>
      </w:r>
      <w:r w:rsidRPr="006D4348">
        <w:rPr>
          <w:rFonts w:ascii="Times New Roman" w:hAnsi="Times New Roman" w:cs="Times New Roman"/>
          <w:sz w:val="26"/>
          <w:szCs w:val="26"/>
        </w:rPr>
        <w:t xml:space="preserve"> – Phân loại và xử lý ban đầu</w:t>
      </w:r>
    </w:p>
    <w:p w14:paraId="0D44BA1C" w14:textId="77777777" w:rsidR="00464814" w:rsidRPr="006D4348" w:rsidRDefault="00464814">
      <w:pPr>
        <w:pStyle w:val="ListParagraph"/>
        <w:numPr>
          <w:ilvl w:val="1"/>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Nếu yêu cầu đủ thông tin, Helpdesk sẽ:</w:t>
      </w:r>
    </w:p>
    <w:p w14:paraId="20A4801E" w14:textId="77777777" w:rsidR="00464814" w:rsidRPr="006D4348" w:rsidRDefault="00464814">
      <w:pPr>
        <w:pStyle w:val="ListParagraph"/>
        <w:numPr>
          <w:ilvl w:val="2"/>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Phân loại mức độ ưu tiên (P1,P2,P3)</w:t>
      </w:r>
    </w:p>
    <w:p w14:paraId="61D3BE5C" w14:textId="77777777" w:rsidR="00464814" w:rsidRPr="006D4348" w:rsidRDefault="00464814">
      <w:pPr>
        <w:pStyle w:val="ListParagraph"/>
        <w:numPr>
          <w:ilvl w:val="2"/>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Gán thời gian xử lý theo SLA</w:t>
      </w:r>
    </w:p>
    <w:p w14:paraId="133AC9DC" w14:textId="77777777" w:rsidR="00464814" w:rsidRPr="006D4348" w:rsidRDefault="00464814">
      <w:pPr>
        <w:pStyle w:val="ListParagraph"/>
        <w:numPr>
          <w:ilvl w:val="2"/>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lastRenderedPageBreak/>
        <w:t>Kiểm tra hỗ trợ từ xa. Nếu không đc thì chuyển sang cho đội nghĩ IT kỹ thuật</w:t>
      </w:r>
    </w:p>
    <w:p w14:paraId="515EA8C1" w14:textId="77777777" w:rsidR="00464814" w:rsidRPr="006D4348" w:rsidRDefault="00464814">
      <w:pPr>
        <w:pStyle w:val="ListParagraph"/>
        <w:numPr>
          <w:ilvl w:val="0"/>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b/>
          <w:bCs/>
          <w:sz w:val="26"/>
          <w:szCs w:val="26"/>
        </w:rPr>
        <w:t>Giai đoạn 3</w:t>
      </w:r>
      <w:r w:rsidRPr="006D4348">
        <w:rPr>
          <w:rFonts w:ascii="Times New Roman" w:hAnsi="Times New Roman" w:cs="Times New Roman"/>
          <w:sz w:val="26"/>
          <w:szCs w:val="26"/>
        </w:rPr>
        <w:t xml:space="preserve"> – Xử lý chuyên sâu (IT kỹ thuật)</w:t>
      </w:r>
    </w:p>
    <w:p w14:paraId="377CD7EB" w14:textId="77777777" w:rsidR="00464814" w:rsidRPr="006D4348" w:rsidRDefault="00464814">
      <w:pPr>
        <w:pStyle w:val="ListParagraph"/>
        <w:numPr>
          <w:ilvl w:val="1"/>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 xml:space="preserve">Kỹ thuật viên Nhận yêu cầu </w:t>
      </w:r>
    </w:p>
    <w:p w14:paraId="4B742A1D" w14:textId="77777777" w:rsidR="00464814" w:rsidRPr="006D4348" w:rsidRDefault="00464814">
      <w:pPr>
        <w:pStyle w:val="ListParagraph"/>
        <w:numPr>
          <w:ilvl w:val="1"/>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Thực hiện xử lý tại hiện trường</w:t>
      </w:r>
    </w:p>
    <w:p w14:paraId="428068E9" w14:textId="77777777" w:rsidR="00464814" w:rsidRPr="006D4348" w:rsidRDefault="00464814">
      <w:pPr>
        <w:pStyle w:val="ListParagraph"/>
        <w:numPr>
          <w:ilvl w:val="1"/>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Cập nhật kết quả xử lý và gửi phản hồi về Helpdesk</w:t>
      </w:r>
    </w:p>
    <w:p w14:paraId="53458C55" w14:textId="77777777" w:rsidR="00464814" w:rsidRPr="006D4348" w:rsidRDefault="00464814">
      <w:pPr>
        <w:pStyle w:val="ListParagraph"/>
        <w:numPr>
          <w:ilvl w:val="0"/>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b/>
          <w:bCs/>
          <w:sz w:val="26"/>
          <w:szCs w:val="26"/>
        </w:rPr>
        <w:t>Giai đoạn 4</w:t>
      </w:r>
      <w:r w:rsidRPr="006D4348">
        <w:rPr>
          <w:rFonts w:ascii="Times New Roman" w:hAnsi="Times New Roman" w:cs="Times New Roman"/>
          <w:sz w:val="26"/>
          <w:szCs w:val="26"/>
        </w:rPr>
        <w:t xml:space="preserve"> – Phản hồi và kết thúc</w:t>
      </w:r>
    </w:p>
    <w:p w14:paraId="2E2582FB" w14:textId="77777777" w:rsidR="00464814" w:rsidRPr="006D4348" w:rsidRDefault="00464814">
      <w:pPr>
        <w:pStyle w:val="ListParagraph"/>
        <w:numPr>
          <w:ilvl w:val="1"/>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IT Helpdesk nhận kết quả → kiểm tra lại chất lượng xử lý</w:t>
      </w:r>
    </w:p>
    <w:p w14:paraId="701E9273" w14:textId="77777777" w:rsidR="00464814" w:rsidRPr="006D4348" w:rsidRDefault="00464814">
      <w:pPr>
        <w:pStyle w:val="ListParagraph"/>
        <w:numPr>
          <w:ilvl w:val="1"/>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Gửi thông báo hoàn tất cho nhân viên</w:t>
      </w:r>
    </w:p>
    <w:p w14:paraId="5FE5399D" w14:textId="77777777" w:rsidR="00464814" w:rsidRPr="006D4348" w:rsidRDefault="00464814">
      <w:pPr>
        <w:pStyle w:val="ListParagraph"/>
        <w:numPr>
          <w:ilvl w:val="1"/>
          <w:numId w:val="55"/>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Cuối cùng là bước Gửi khảo sát đánh giá để ghi nhận phản hồi</w:t>
      </w:r>
    </w:p>
    <w:p w14:paraId="77E03557" w14:textId="77777777" w:rsidR="00464814" w:rsidRPr="006D4348" w:rsidRDefault="00464814">
      <w:pPr>
        <w:pStyle w:val="Heading4"/>
        <w:spacing w:before="0" w:after="0" w:line="360" w:lineRule="auto"/>
        <w:jc w:val="both"/>
        <w:rPr>
          <w:rFonts w:ascii="Times New Roman" w:hAnsi="Times New Roman" w:cs="Times New Roman"/>
          <w:b/>
          <w:bCs/>
          <w:color w:val="auto"/>
          <w:sz w:val="26"/>
          <w:szCs w:val="26"/>
        </w:rPr>
      </w:pPr>
      <w:r w:rsidRPr="006D4348">
        <w:rPr>
          <w:rFonts w:ascii="Times New Roman" w:hAnsi="Times New Roman" w:cs="Times New Roman"/>
          <w:b/>
          <w:bCs/>
          <w:i w:val="0"/>
          <w:iCs w:val="0"/>
          <w:color w:val="auto"/>
          <w:sz w:val="26"/>
          <w:szCs w:val="26"/>
        </w:rPr>
        <w:t>3.2.3.3 Giá trị mà quy trình đem lại</w:t>
      </w:r>
    </w:p>
    <w:p w14:paraId="6F6B4DBA" w14:textId="77777777" w:rsidR="00464814" w:rsidRPr="006D4348" w:rsidRDefault="00464814">
      <w:pPr>
        <w:pStyle w:val="ListParagraph"/>
        <w:numPr>
          <w:ilvl w:val="0"/>
          <w:numId w:val="66"/>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Chuẩn hóa đầu vào yêu cầu: giúp loại bỏ các yêu cầu thiếu thông tin, giảm vòng lặp không cần thiết</w:t>
      </w:r>
    </w:p>
    <w:p w14:paraId="0291D3FB" w14:textId="77777777" w:rsidR="00464814" w:rsidRPr="006D4348" w:rsidRDefault="00464814">
      <w:pPr>
        <w:pStyle w:val="ListParagraph"/>
        <w:numPr>
          <w:ilvl w:val="0"/>
          <w:numId w:val="66"/>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Tối ưu hoá nguồn lực Helpdesk &amp; Kỹ thuật: thông qua việc phân loại P1–P3 và lựa chọn xử lý từ xa / tại chỗ phù hợp.</w:t>
      </w:r>
    </w:p>
    <w:p w14:paraId="2F7DFDF4" w14:textId="77777777" w:rsidR="00464814" w:rsidRPr="006D4348" w:rsidRDefault="00464814">
      <w:pPr>
        <w:pStyle w:val="ListParagraph"/>
        <w:numPr>
          <w:ilvl w:val="0"/>
          <w:numId w:val="66"/>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Minh bạch hóa quy trình: giúp các bên liên quan (nhân viên, Helpdesk, kỹ thuật) nắm rõ trạng thái xử lý, hạn chế truy hỏi thủ công</w:t>
      </w:r>
    </w:p>
    <w:p w14:paraId="0F845535" w14:textId="77777777" w:rsidR="00464814" w:rsidRPr="006D4348" w:rsidRDefault="00464814">
      <w:pPr>
        <w:pStyle w:val="ListParagraph"/>
        <w:numPr>
          <w:ilvl w:val="0"/>
          <w:numId w:val="66"/>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Gán thời hạn xử lý theo ưu tiên (SLA) giúp kiểm soát được thời gian giải quyết, tăng tỷ lệ đúng hạn</w:t>
      </w:r>
    </w:p>
    <w:p w14:paraId="62C59B62" w14:textId="77777777" w:rsidR="00464814" w:rsidRPr="006D4348" w:rsidRDefault="00464814">
      <w:pPr>
        <w:pStyle w:val="ListParagraph"/>
        <w:numPr>
          <w:ilvl w:val="0"/>
          <w:numId w:val="66"/>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Phát hiện và xử lý sớm các vấn đề nghiêm trọng (P1) trước khi gây ảnh hưởng lớn đến hoạt động kinh doanh.</w:t>
      </w:r>
    </w:p>
    <w:p w14:paraId="51E6E33B" w14:textId="77777777" w:rsidR="00464814" w:rsidRPr="006D4348" w:rsidRDefault="00464814">
      <w:pPr>
        <w:pStyle w:val="Heading4"/>
        <w:spacing w:before="0" w:after="0" w:line="360" w:lineRule="auto"/>
        <w:jc w:val="both"/>
        <w:rPr>
          <w:rFonts w:ascii="Times New Roman" w:hAnsi="Times New Roman" w:cs="Times New Roman"/>
          <w:b/>
          <w:bCs/>
          <w:color w:val="auto"/>
          <w:sz w:val="26"/>
          <w:szCs w:val="26"/>
        </w:rPr>
      </w:pPr>
      <w:r w:rsidRPr="006D4348">
        <w:rPr>
          <w:rFonts w:ascii="Times New Roman" w:hAnsi="Times New Roman" w:cs="Times New Roman"/>
          <w:b/>
          <w:bCs/>
          <w:i w:val="0"/>
          <w:iCs w:val="0"/>
          <w:color w:val="auto"/>
          <w:sz w:val="26"/>
          <w:szCs w:val="26"/>
        </w:rPr>
        <w:t>3.2.3.4: Kết quả có thể đạt được từ quy trình</w:t>
      </w:r>
    </w:p>
    <w:p w14:paraId="21A8261A" w14:textId="77777777" w:rsidR="00464814" w:rsidRPr="006D4348" w:rsidRDefault="00464814">
      <w:pPr>
        <w:pStyle w:val="ListParagraph"/>
        <w:numPr>
          <w:ilvl w:val="0"/>
          <w:numId w:val="67"/>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Hiệu suất: Mức độ hài lòng có thể đạt từ 80% trở lên nếu quy trình triển khai đúng &amp; có phản hồi đầy đủ</w:t>
      </w:r>
    </w:p>
    <w:p w14:paraId="4ACA7ADA" w14:textId="77777777" w:rsidR="00464814" w:rsidRPr="006D4348" w:rsidRDefault="00464814">
      <w:pPr>
        <w:pStyle w:val="ListParagraph"/>
        <w:numPr>
          <w:ilvl w:val="0"/>
          <w:numId w:val="67"/>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Quản lý dữ liệu: Tích hợp dễ dàng vào hệ thống quản trị ITSM, Có thể xuất báo cáo tự động theo tuần/tháng</w:t>
      </w:r>
    </w:p>
    <w:p w14:paraId="54D7DB01" w14:textId="77777777" w:rsidR="00464814" w:rsidRPr="006D4348" w:rsidRDefault="00464814">
      <w:pPr>
        <w:pStyle w:val="ListParagraph"/>
        <w:numPr>
          <w:ilvl w:val="0"/>
          <w:numId w:val="67"/>
        </w:numPr>
        <w:spacing w:after="0" w:line="360" w:lineRule="auto"/>
        <w:jc w:val="both"/>
        <w:rPr>
          <w:rFonts w:ascii="Times New Roman" w:hAnsi="Times New Roman" w:cs="Times New Roman"/>
          <w:sz w:val="26"/>
          <w:szCs w:val="26"/>
        </w:rPr>
      </w:pPr>
      <w:r w:rsidRPr="006D4348">
        <w:rPr>
          <w:rFonts w:ascii="Times New Roman" w:hAnsi="Times New Roman" w:cs="Times New Roman"/>
          <w:sz w:val="26"/>
          <w:szCs w:val="26"/>
        </w:rPr>
        <w:t>Khả năng cải thiện: cho phép thu thập ý kiến thực tế thông qua khảo sát và ghi log tự động, Giúp xây dựng FAQ nội bộ hoặc chatbot hỗ trợ trong tương lai</w:t>
      </w:r>
    </w:p>
    <w:p w14:paraId="77F99F16" w14:textId="2728F7A3" w:rsidR="00464814" w:rsidRPr="00157A75" w:rsidRDefault="00464814">
      <w:pPr>
        <w:pStyle w:val="Heading3"/>
        <w:spacing w:before="0" w:after="0" w:line="360" w:lineRule="auto"/>
        <w:jc w:val="both"/>
        <w:rPr>
          <w:rFonts w:ascii="Times New Roman" w:hAnsi="Times New Roman" w:cs="Times New Roman"/>
          <w:b/>
          <w:bCs/>
          <w:color w:val="auto"/>
          <w:sz w:val="26"/>
          <w:szCs w:val="26"/>
          <w:rPrChange w:id="2193" w:author="Bùi Anh Quốc" w:date="2025-08-02T15:47:00Z">
            <w:rPr>
              <w:rFonts w:ascii="Times New Roman" w:hAnsi="Times New Roman" w:cs="Times New Roman"/>
              <w:color w:val="auto"/>
              <w:sz w:val="26"/>
              <w:szCs w:val="26"/>
            </w:rPr>
          </w:rPrChange>
        </w:rPr>
      </w:pPr>
      <w:bookmarkStart w:id="2194" w:name="_Toc205108427"/>
      <w:r w:rsidRPr="00157A75">
        <w:rPr>
          <w:rFonts w:ascii="Times New Roman" w:hAnsi="Times New Roman" w:cs="Times New Roman"/>
          <w:b/>
          <w:bCs/>
          <w:color w:val="auto"/>
          <w:sz w:val="26"/>
          <w:szCs w:val="26"/>
          <w:rPrChange w:id="2195" w:author="Bùi Anh Quốc" w:date="2025-08-02T15:47:00Z">
            <w:rPr>
              <w:rFonts w:ascii="Times New Roman" w:hAnsi="Times New Roman" w:cs="Times New Roman"/>
              <w:color w:val="auto"/>
              <w:sz w:val="26"/>
              <w:szCs w:val="26"/>
            </w:rPr>
          </w:rPrChange>
        </w:rPr>
        <w:lastRenderedPageBreak/>
        <w:t>3.5.4 Phân tích định tính</w:t>
      </w:r>
      <w:bookmarkEnd w:id="2194"/>
    </w:p>
    <w:p w14:paraId="3E58F425" w14:textId="3E427289" w:rsidR="00464814" w:rsidRPr="006D4348" w:rsidRDefault="00464814">
      <w:pPr>
        <w:pStyle w:val="Heading4"/>
        <w:spacing w:before="0" w:after="0" w:line="360" w:lineRule="auto"/>
        <w:jc w:val="both"/>
        <w:rPr>
          <w:rFonts w:ascii="Times New Roman" w:hAnsi="Times New Roman" w:cs="Times New Roman"/>
          <w:b/>
          <w:bCs/>
          <w:color w:val="auto"/>
          <w:sz w:val="26"/>
          <w:szCs w:val="26"/>
        </w:rPr>
      </w:pPr>
      <w:r w:rsidRPr="006D4348">
        <w:rPr>
          <w:rFonts w:ascii="Times New Roman" w:hAnsi="Times New Roman" w:cs="Times New Roman"/>
          <w:b/>
          <w:bCs/>
          <w:i w:val="0"/>
          <w:iCs w:val="0"/>
          <w:color w:val="auto"/>
          <w:sz w:val="26"/>
          <w:szCs w:val="26"/>
        </w:rPr>
        <w:t>3.5.4.1 Phân tích giá trị gia tăng</w:t>
      </w:r>
    </w:p>
    <w:tbl>
      <w:tblPr>
        <w:tblStyle w:val="TableGrid"/>
        <w:tblW w:w="9776" w:type="dxa"/>
        <w:tblLook w:val="04A0" w:firstRow="1" w:lastRow="0" w:firstColumn="1" w:lastColumn="0" w:noHBand="0" w:noVBand="1"/>
      </w:tblPr>
      <w:tblGrid>
        <w:gridCol w:w="2547"/>
        <w:gridCol w:w="1559"/>
        <w:gridCol w:w="5670"/>
      </w:tblGrid>
      <w:tr w:rsidR="006E7830" w:rsidRPr="006D4348" w14:paraId="39358075" w14:textId="77777777" w:rsidTr="002451F3">
        <w:trPr>
          <w:trHeight w:val="453"/>
        </w:trPr>
        <w:tc>
          <w:tcPr>
            <w:tcW w:w="2547" w:type="dxa"/>
            <w:vAlign w:val="center"/>
          </w:tcPr>
          <w:p w14:paraId="759B11AB" w14:textId="77777777" w:rsidR="00464814" w:rsidRPr="006D4348" w:rsidRDefault="00464814">
            <w:pPr>
              <w:spacing w:line="360" w:lineRule="auto"/>
              <w:jc w:val="both"/>
              <w:rPr>
                <w:rFonts w:ascii="Times New Roman" w:hAnsi="Times New Roman" w:cs="Times New Roman"/>
                <w:b/>
                <w:bCs/>
                <w:sz w:val="26"/>
                <w:szCs w:val="26"/>
              </w:rPr>
              <w:pPrChange w:id="2196" w:author="Bùi Anh Quốc" w:date="2025-08-02T15:00:00Z">
                <w:pPr>
                  <w:spacing w:line="360" w:lineRule="auto"/>
                  <w:jc w:val="center"/>
                </w:pPr>
              </w:pPrChange>
            </w:pPr>
            <w:r w:rsidRPr="006D4348">
              <w:rPr>
                <w:rFonts w:ascii="Times New Roman" w:hAnsi="Times New Roman" w:cs="Times New Roman"/>
                <w:b/>
                <w:bCs/>
                <w:sz w:val="26"/>
                <w:szCs w:val="26"/>
              </w:rPr>
              <w:t>Hoạt động</w:t>
            </w:r>
          </w:p>
        </w:tc>
        <w:tc>
          <w:tcPr>
            <w:tcW w:w="1559" w:type="dxa"/>
            <w:vAlign w:val="center"/>
          </w:tcPr>
          <w:p w14:paraId="5901D258" w14:textId="77777777" w:rsidR="00464814" w:rsidRPr="006D4348" w:rsidRDefault="00464814">
            <w:pPr>
              <w:spacing w:line="360" w:lineRule="auto"/>
              <w:jc w:val="both"/>
              <w:rPr>
                <w:rFonts w:ascii="Times New Roman" w:hAnsi="Times New Roman" w:cs="Times New Roman"/>
                <w:b/>
                <w:bCs/>
                <w:sz w:val="26"/>
                <w:szCs w:val="26"/>
              </w:rPr>
              <w:pPrChange w:id="2197" w:author="Bùi Anh Quốc" w:date="2025-08-02T15:00:00Z">
                <w:pPr>
                  <w:spacing w:line="360" w:lineRule="auto"/>
                  <w:jc w:val="center"/>
                </w:pPr>
              </w:pPrChange>
            </w:pPr>
            <w:r w:rsidRPr="006D4348">
              <w:rPr>
                <w:rFonts w:ascii="Times New Roman" w:hAnsi="Times New Roman" w:cs="Times New Roman"/>
                <w:b/>
                <w:bCs/>
                <w:sz w:val="26"/>
                <w:szCs w:val="26"/>
              </w:rPr>
              <w:t>Loại giá trị</w:t>
            </w:r>
          </w:p>
        </w:tc>
        <w:tc>
          <w:tcPr>
            <w:tcW w:w="5670" w:type="dxa"/>
            <w:vAlign w:val="center"/>
          </w:tcPr>
          <w:p w14:paraId="35EF524F" w14:textId="77777777" w:rsidR="00464814" w:rsidRPr="006D4348" w:rsidRDefault="00464814">
            <w:pPr>
              <w:spacing w:line="360" w:lineRule="auto"/>
              <w:jc w:val="both"/>
              <w:rPr>
                <w:rFonts w:ascii="Times New Roman" w:hAnsi="Times New Roman" w:cs="Times New Roman"/>
                <w:b/>
                <w:bCs/>
                <w:sz w:val="26"/>
                <w:szCs w:val="26"/>
              </w:rPr>
              <w:pPrChange w:id="2198" w:author="Bùi Anh Quốc" w:date="2025-08-02T15:00:00Z">
                <w:pPr>
                  <w:spacing w:line="360" w:lineRule="auto"/>
                  <w:jc w:val="center"/>
                </w:pPr>
              </w:pPrChange>
            </w:pPr>
            <w:r w:rsidRPr="006D4348">
              <w:rPr>
                <w:rFonts w:ascii="Times New Roman" w:hAnsi="Times New Roman" w:cs="Times New Roman"/>
                <w:b/>
                <w:bCs/>
                <w:sz w:val="26"/>
                <w:szCs w:val="26"/>
              </w:rPr>
              <w:t>Giải thích</w:t>
            </w:r>
          </w:p>
        </w:tc>
      </w:tr>
      <w:tr w:rsidR="006E7830" w:rsidRPr="006D4348" w14:paraId="6B2D5583" w14:textId="77777777" w:rsidTr="002451F3">
        <w:trPr>
          <w:trHeight w:val="701"/>
        </w:trPr>
        <w:tc>
          <w:tcPr>
            <w:tcW w:w="2547" w:type="dxa"/>
            <w:vAlign w:val="center"/>
          </w:tcPr>
          <w:p w14:paraId="548DE796" w14:textId="77777777" w:rsidR="00464814" w:rsidRPr="006D4348" w:rsidRDefault="00464814">
            <w:pPr>
              <w:spacing w:line="360" w:lineRule="auto"/>
              <w:jc w:val="both"/>
              <w:rPr>
                <w:rFonts w:ascii="Times New Roman" w:hAnsi="Times New Roman" w:cs="Times New Roman"/>
                <w:sz w:val="26"/>
                <w:szCs w:val="26"/>
              </w:rPr>
              <w:pPrChange w:id="2199" w:author="Bùi Anh Quốc" w:date="2025-08-02T15:00:00Z">
                <w:pPr>
                  <w:spacing w:line="360" w:lineRule="auto"/>
                </w:pPr>
              </w:pPrChange>
            </w:pPr>
            <w:r w:rsidRPr="006D4348">
              <w:rPr>
                <w:rFonts w:ascii="Times New Roman" w:hAnsi="Times New Roman" w:cs="Times New Roman"/>
                <w:sz w:val="26"/>
                <w:szCs w:val="26"/>
              </w:rPr>
              <w:t>Gửi yêu cầu hỗ trợ IT</w:t>
            </w:r>
          </w:p>
        </w:tc>
        <w:tc>
          <w:tcPr>
            <w:tcW w:w="1559" w:type="dxa"/>
            <w:vAlign w:val="center"/>
          </w:tcPr>
          <w:p w14:paraId="62FA5296" w14:textId="77777777" w:rsidR="00464814" w:rsidRPr="006D4348" w:rsidRDefault="00464814">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5670" w:type="dxa"/>
            <w:vAlign w:val="center"/>
          </w:tcPr>
          <w:p w14:paraId="383F3051" w14:textId="77777777" w:rsidR="00464814" w:rsidRPr="006D4348" w:rsidRDefault="00464814">
            <w:pPr>
              <w:spacing w:line="360" w:lineRule="auto"/>
              <w:jc w:val="both"/>
              <w:rPr>
                <w:rFonts w:ascii="Times New Roman" w:hAnsi="Times New Roman" w:cs="Times New Roman"/>
                <w:sz w:val="26"/>
                <w:szCs w:val="26"/>
              </w:rPr>
              <w:pPrChange w:id="2200" w:author="Bùi Anh Quốc" w:date="2025-08-02T15:00:00Z">
                <w:pPr>
                  <w:spacing w:line="360" w:lineRule="auto"/>
                </w:pPr>
              </w:pPrChange>
            </w:pPr>
            <w:r w:rsidRPr="006D4348">
              <w:rPr>
                <w:rFonts w:ascii="Times New Roman" w:hAnsi="Times New Roman" w:cs="Times New Roman"/>
                <w:sz w:val="26"/>
                <w:szCs w:val="26"/>
              </w:rPr>
              <w:t>Phản ánh nhu cầu thực tế của nhân viên – đầu vào quan trọng</w:t>
            </w:r>
          </w:p>
        </w:tc>
      </w:tr>
      <w:tr w:rsidR="006E7830" w:rsidRPr="006D4348" w14:paraId="4AFC9922" w14:textId="77777777" w:rsidTr="002451F3">
        <w:trPr>
          <w:trHeight w:val="696"/>
        </w:trPr>
        <w:tc>
          <w:tcPr>
            <w:tcW w:w="2547" w:type="dxa"/>
            <w:vAlign w:val="center"/>
          </w:tcPr>
          <w:p w14:paraId="4536645F" w14:textId="77777777" w:rsidR="00464814" w:rsidRPr="006D4348" w:rsidRDefault="00464814">
            <w:pPr>
              <w:spacing w:line="360" w:lineRule="auto"/>
              <w:jc w:val="both"/>
              <w:rPr>
                <w:rFonts w:ascii="Times New Roman" w:hAnsi="Times New Roman" w:cs="Times New Roman"/>
                <w:sz w:val="26"/>
                <w:szCs w:val="26"/>
              </w:rPr>
              <w:pPrChange w:id="2201" w:author="Bùi Anh Quốc" w:date="2025-08-02T15:00:00Z">
                <w:pPr>
                  <w:spacing w:line="360" w:lineRule="auto"/>
                </w:pPr>
              </w:pPrChange>
            </w:pPr>
            <w:r w:rsidRPr="006D4348">
              <w:rPr>
                <w:rFonts w:ascii="Times New Roman" w:hAnsi="Times New Roman" w:cs="Times New Roman"/>
                <w:sz w:val="26"/>
                <w:szCs w:val="26"/>
              </w:rPr>
              <w:t>Phân loại mức độ ưu tiên (P1, P2, P3)</w:t>
            </w:r>
          </w:p>
        </w:tc>
        <w:tc>
          <w:tcPr>
            <w:tcW w:w="1559" w:type="dxa"/>
            <w:vAlign w:val="center"/>
          </w:tcPr>
          <w:p w14:paraId="52B56C00" w14:textId="77777777" w:rsidR="00464814" w:rsidRPr="006D4348" w:rsidRDefault="00464814">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5670" w:type="dxa"/>
            <w:vAlign w:val="center"/>
          </w:tcPr>
          <w:p w14:paraId="14FD0D86" w14:textId="77777777" w:rsidR="00464814" w:rsidRPr="006D4348" w:rsidRDefault="00464814">
            <w:pPr>
              <w:spacing w:line="360" w:lineRule="auto"/>
              <w:jc w:val="both"/>
              <w:rPr>
                <w:rFonts w:ascii="Times New Roman" w:hAnsi="Times New Roman" w:cs="Times New Roman"/>
                <w:sz w:val="26"/>
                <w:szCs w:val="26"/>
              </w:rPr>
              <w:pPrChange w:id="2202" w:author="Bùi Anh Quốc" w:date="2025-08-02T15:00:00Z">
                <w:pPr>
                  <w:spacing w:line="360" w:lineRule="auto"/>
                </w:pPr>
              </w:pPrChange>
            </w:pPr>
            <w:r w:rsidRPr="006D4348">
              <w:rPr>
                <w:rFonts w:ascii="Times New Roman" w:hAnsi="Times New Roman" w:cs="Times New Roman"/>
                <w:sz w:val="26"/>
                <w:szCs w:val="26"/>
              </w:rPr>
              <w:t>Giúp phân bổ tài nguyên hiệu quả, xử lý đúng người – đúng việc</w:t>
            </w:r>
          </w:p>
        </w:tc>
      </w:tr>
      <w:tr w:rsidR="006E7830" w:rsidRPr="006D4348" w14:paraId="327E0E6F" w14:textId="77777777" w:rsidTr="002451F3">
        <w:trPr>
          <w:trHeight w:val="422"/>
        </w:trPr>
        <w:tc>
          <w:tcPr>
            <w:tcW w:w="2547" w:type="dxa"/>
            <w:vAlign w:val="center"/>
          </w:tcPr>
          <w:p w14:paraId="578B83D1" w14:textId="77777777" w:rsidR="00464814" w:rsidRPr="006D4348" w:rsidRDefault="00464814">
            <w:pPr>
              <w:spacing w:line="360" w:lineRule="auto"/>
              <w:jc w:val="both"/>
              <w:rPr>
                <w:rFonts w:ascii="Times New Roman" w:hAnsi="Times New Roman" w:cs="Times New Roman"/>
                <w:sz w:val="26"/>
                <w:szCs w:val="26"/>
              </w:rPr>
              <w:pPrChange w:id="2203" w:author="Bùi Anh Quốc" w:date="2025-08-02T15:00:00Z">
                <w:pPr>
                  <w:spacing w:line="360" w:lineRule="auto"/>
                </w:pPr>
              </w:pPrChange>
            </w:pPr>
            <w:r w:rsidRPr="006D4348">
              <w:rPr>
                <w:rFonts w:ascii="Times New Roman" w:hAnsi="Times New Roman" w:cs="Times New Roman"/>
                <w:sz w:val="26"/>
                <w:szCs w:val="26"/>
              </w:rPr>
              <w:t>Gán thời hạn xử lý theo SLA</w:t>
            </w:r>
          </w:p>
        </w:tc>
        <w:tc>
          <w:tcPr>
            <w:tcW w:w="1559" w:type="dxa"/>
            <w:vAlign w:val="center"/>
          </w:tcPr>
          <w:p w14:paraId="1E4CDA4B" w14:textId="77777777" w:rsidR="00464814" w:rsidRPr="006D4348" w:rsidRDefault="00464814">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5670" w:type="dxa"/>
            <w:vAlign w:val="center"/>
          </w:tcPr>
          <w:p w14:paraId="055F4245" w14:textId="77777777" w:rsidR="00464814" w:rsidRPr="006D4348" w:rsidRDefault="00464814">
            <w:pPr>
              <w:spacing w:line="360" w:lineRule="auto"/>
              <w:jc w:val="both"/>
              <w:rPr>
                <w:rFonts w:ascii="Times New Roman" w:hAnsi="Times New Roman" w:cs="Times New Roman"/>
                <w:sz w:val="26"/>
                <w:szCs w:val="26"/>
              </w:rPr>
              <w:pPrChange w:id="2204" w:author="Bùi Anh Quốc" w:date="2025-08-02T15:00:00Z">
                <w:pPr>
                  <w:spacing w:line="360" w:lineRule="auto"/>
                </w:pPr>
              </w:pPrChange>
            </w:pPr>
            <w:r w:rsidRPr="006D4348">
              <w:rPr>
                <w:rFonts w:ascii="Times New Roman" w:hAnsi="Times New Roman" w:cs="Times New Roman"/>
                <w:sz w:val="26"/>
                <w:szCs w:val="26"/>
              </w:rPr>
              <w:t>Cam kết dịch vụ rõ ràng, nâng cao uy tín IT Helpdesk</w:t>
            </w:r>
          </w:p>
        </w:tc>
      </w:tr>
      <w:tr w:rsidR="006E7830" w:rsidRPr="006D4348" w14:paraId="56D8FDE2" w14:textId="77777777" w:rsidTr="002451F3">
        <w:trPr>
          <w:trHeight w:val="698"/>
        </w:trPr>
        <w:tc>
          <w:tcPr>
            <w:tcW w:w="2547" w:type="dxa"/>
            <w:vAlign w:val="center"/>
          </w:tcPr>
          <w:p w14:paraId="28FC8919" w14:textId="77777777" w:rsidR="00464814" w:rsidRPr="006D4348" w:rsidRDefault="00464814">
            <w:pPr>
              <w:spacing w:line="360" w:lineRule="auto"/>
              <w:jc w:val="both"/>
              <w:rPr>
                <w:rFonts w:ascii="Times New Roman" w:hAnsi="Times New Roman" w:cs="Times New Roman"/>
                <w:sz w:val="26"/>
                <w:szCs w:val="26"/>
              </w:rPr>
              <w:pPrChange w:id="2205" w:author="Bùi Anh Quốc" w:date="2025-08-02T15:00:00Z">
                <w:pPr>
                  <w:spacing w:line="360" w:lineRule="auto"/>
                </w:pPr>
              </w:pPrChange>
            </w:pPr>
            <w:r w:rsidRPr="006D4348">
              <w:rPr>
                <w:rFonts w:ascii="Times New Roman" w:hAnsi="Times New Roman" w:cs="Times New Roman"/>
                <w:sz w:val="26"/>
                <w:szCs w:val="26"/>
              </w:rPr>
              <w:t>Hỗ trợ từ xa / xử lý tại chỗ</w:t>
            </w:r>
          </w:p>
        </w:tc>
        <w:tc>
          <w:tcPr>
            <w:tcW w:w="1559" w:type="dxa"/>
            <w:vAlign w:val="center"/>
          </w:tcPr>
          <w:p w14:paraId="7B245693" w14:textId="77777777" w:rsidR="00464814" w:rsidRPr="006D4348" w:rsidRDefault="00464814">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5670" w:type="dxa"/>
            <w:vAlign w:val="center"/>
          </w:tcPr>
          <w:p w14:paraId="3C1A4515" w14:textId="77777777" w:rsidR="00464814" w:rsidRPr="006D4348" w:rsidRDefault="00464814">
            <w:pPr>
              <w:spacing w:line="360" w:lineRule="auto"/>
              <w:jc w:val="both"/>
              <w:rPr>
                <w:rFonts w:ascii="Times New Roman" w:hAnsi="Times New Roman" w:cs="Times New Roman"/>
                <w:sz w:val="26"/>
                <w:szCs w:val="26"/>
              </w:rPr>
              <w:pPrChange w:id="2206" w:author="Bùi Anh Quốc" w:date="2025-08-02T15:00:00Z">
                <w:pPr>
                  <w:spacing w:line="360" w:lineRule="auto"/>
                </w:pPr>
              </w:pPrChange>
            </w:pPr>
            <w:r w:rsidRPr="006D4348">
              <w:rPr>
                <w:rFonts w:ascii="Times New Roman" w:hAnsi="Times New Roman" w:cs="Times New Roman"/>
                <w:sz w:val="26"/>
                <w:szCs w:val="26"/>
              </w:rPr>
              <w:t>Hoạt động xử lý sự cố cốt lõi – mang lại hiệu quả trực tiếp</w:t>
            </w:r>
          </w:p>
        </w:tc>
      </w:tr>
      <w:tr w:rsidR="006E7830" w:rsidRPr="006D4348" w14:paraId="7C5A6527" w14:textId="77777777" w:rsidTr="002451F3">
        <w:trPr>
          <w:trHeight w:val="410"/>
        </w:trPr>
        <w:tc>
          <w:tcPr>
            <w:tcW w:w="2547" w:type="dxa"/>
            <w:vAlign w:val="center"/>
          </w:tcPr>
          <w:p w14:paraId="5D90BD56" w14:textId="77777777" w:rsidR="00464814" w:rsidRPr="006D4348" w:rsidRDefault="00464814">
            <w:pPr>
              <w:spacing w:line="360" w:lineRule="auto"/>
              <w:jc w:val="both"/>
              <w:rPr>
                <w:rFonts w:ascii="Times New Roman" w:hAnsi="Times New Roman" w:cs="Times New Roman"/>
                <w:sz w:val="26"/>
                <w:szCs w:val="26"/>
              </w:rPr>
              <w:pPrChange w:id="2207" w:author="Bùi Anh Quốc" w:date="2025-08-02T15:00:00Z">
                <w:pPr>
                  <w:spacing w:line="360" w:lineRule="auto"/>
                </w:pPr>
              </w:pPrChange>
            </w:pPr>
            <w:r w:rsidRPr="006D4348">
              <w:rPr>
                <w:rFonts w:ascii="Times New Roman" w:hAnsi="Times New Roman" w:cs="Times New Roman"/>
                <w:sz w:val="26"/>
                <w:szCs w:val="26"/>
              </w:rPr>
              <w:t>Cập nhật kết quả xử lý</w:t>
            </w:r>
          </w:p>
        </w:tc>
        <w:tc>
          <w:tcPr>
            <w:tcW w:w="1559" w:type="dxa"/>
            <w:vAlign w:val="center"/>
          </w:tcPr>
          <w:p w14:paraId="14BC7E36" w14:textId="77777777" w:rsidR="00464814" w:rsidRPr="006D4348" w:rsidRDefault="00464814">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5670" w:type="dxa"/>
            <w:vAlign w:val="center"/>
          </w:tcPr>
          <w:p w14:paraId="1E429BA9" w14:textId="77777777" w:rsidR="00464814" w:rsidRPr="006D4348" w:rsidRDefault="00464814">
            <w:pPr>
              <w:spacing w:line="360" w:lineRule="auto"/>
              <w:jc w:val="both"/>
              <w:rPr>
                <w:rFonts w:ascii="Times New Roman" w:hAnsi="Times New Roman" w:cs="Times New Roman"/>
                <w:sz w:val="26"/>
                <w:szCs w:val="26"/>
              </w:rPr>
              <w:pPrChange w:id="2208" w:author="Bùi Anh Quốc" w:date="2025-08-02T15:00:00Z">
                <w:pPr>
                  <w:spacing w:line="360" w:lineRule="auto"/>
                </w:pPr>
              </w:pPrChange>
            </w:pPr>
            <w:r w:rsidRPr="006D4348">
              <w:rPr>
                <w:rFonts w:ascii="Times New Roman" w:hAnsi="Times New Roman" w:cs="Times New Roman"/>
                <w:sz w:val="26"/>
                <w:szCs w:val="26"/>
              </w:rPr>
              <w:t>Tạo ra sự minh bạch và dữ liệu cho báo cáo/đánh giá</w:t>
            </w:r>
          </w:p>
        </w:tc>
      </w:tr>
      <w:tr w:rsidR="006E7830" w:rsidRPr="006D4348" w14:paraId="36B995F7" w14:textId="77777777" w:rsidTr="002451F3">
        <w:trPr>
          <w:trHeight w:val="461"/>
        </w:trPr>
        <w:tc>
          <w:tcPr>
            <w:tcW w:w="2547" w:type="dxa"/>
            <w:vAlign w:val="center"/>
          </w:tcPr>
          <w:p w14:paraId="32E7834D" w14:textId="77777777" w:rsidR="00464814" w:rsidRPr="006D4348" w:rsidRDefault="00464814">
            <w:pPr>
              <w:spacing w:line="360" w:lineRule="auto"/>
              <w:jc w:val="both"/>
              <w:rPr>
                <w:rFonts w:ascii="Times New Roman" w:hAnsi="Times New Roman" w:cs="Times New Roman"/>
                <w:sz w:val="26"/>
                <w:szCs w:val="26"/>
              </w:rPr>
              <w:pPrChange w:id="2209" w:author="Bùi Anh Quốc" w:date="2025-08-02T15:00:00Z">
                <w:pPr>
                  <w:spacing w:line="360" w:lineRule="auto"/>
                </w:pPr>
              </w:pPrChange>
            </w:pPr>
            <w:r w:rsidRPr="006D4348">
              <w:rPr>
                <w:rFonts w:ascii="Times New Roman" w:hAnsi="Times New Roman" w:cs="Times New Roman"/>
                <w:sz w:val="26"/>
                <w:szCs w:val="26"/>
              </w:rPr>
              <w:t>Gửi khảo sát đánh giá</w:t>
            </w:r>
          </w:p>
        </w:tc>
        <w:tc>
          <w:tcPr>
            <w:tcW w:w="1559" w:type="dxa"/>
            <w:vAlign w:val="center"/>
          </w:tcPr>
          <w:p w14:paraId="76A4FDCE" w14:textId="77777777" w:rsidR="00464814" w:rsidRPr="006D4348" w:rsidRDefault="00464814">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BVA</w:t>
            </w:r>
          </w:p>
        </w:tc>
        <w:tc>
          <w:tcPr>
            <w:tcW w:w="5670" w:type="dxa"/>
            <w:vAlign w:val="center"/>
          </w:tcPr>
          <w:p w14:paraId="32A9CA10" w14:textId="77777777" w:rsidR="00464814" w:rsidRPr="006D4348" w:rsidRDefault="00464814">
            <w:pPr>
              <w:spacing w:line="360" w:lineRule="auto"/>
              <w:jc w:val="both"/>
              <w:rPr>
                <w:rFonts w:ascii="Times New Roman" w:hAnsi="Times New Roman" w:cs="Times New Roman"/>
                <w:sz w:val="26"/>
                <w:szCs w:val="26"/>
              </w:rPr>
              <w:pPrChange w:id="2210" w:author="Bùi Anh Quốc" w:date="2025-08-02T15:00:00Z">
                <w:pPr>
                  <w:spacing w:line="360" w:lineRule="auto"/>
                </w:pPr>
              </w:pPrChange>
            </w:pPr>
            <w:r w:rsidRPr="006D4348">
              <w:rPr>
                <w:rFonts w:ascii="Times New Roman" w:hAnsi="Times New Roman" w:cs="Times New Roman"/>
                <w:sz w:val="26"/>
                <w:szCs w:val="26"/>
              </w:rPr>
              <w:t>Tăng trải nghiệm người dùng, thúc đẩy cải tiến dịch vụ</w:t>
            </w:r>
          </w:p>
        </w:tc>
      </w:tr>
      <w:tr w:rsidR="006E7830" w:rsidRPr="006D4348" w14:paraId="24483B7A" w14:textId="77777777" w:rsidTr="002451F3">
        <w:trPr>
          <w:trHeight w:val="693"/>
        </w:trPr>
        <w:tc>
          <w:tcPr>
            <w:tcW w:w="2547" w:type="dxa"/>
            <w:vAlign w:val="center"/>
          </w:tcPr>
          <w:p w14:paraId="08BAE985" w14:textId="77777777" w:rsidR="00464814" w:rsidRPr="006D4348" w:rsidRDefault="00464814">
            <w:pPr>
              <w:spacing w:line="360" w:lineRule="auto"/>
              <w:jc w:val="both"/>
              <w:rPr>
                <w:rFonts w:ascii="Times New Roman" w:hAnsi="Times New Roman" w:cs="Times New Roman"/>
                <w:sz w:val="26"/>
                <w:szCs w:val="26"/>
              </w:rPr>
              <w:pPrChange w:id="2211" w:author="Bùi Anh Quốc" w:date="2025-08-02T15:00:00Z">
                <w:pPr>
                  <w:spacing w:line="360" w:lineRule="auto"/>
                </w:pPr>
              </w:pPrChange>
            </w:pPr>
            <w:r w:rsidRPr="006D4348">
              <w:rPr>
                <w:rFonts w:ascii="Times New Roman" w:hAnsi="Times New Roman" w:cs="Times New Roman"/>
                <w:sz w:val="26"/>
                <w:szCs w:val="26"/>
              </w:rPr>
              <w:t>Kiểm tra nội dung yêu cầu</w:t>
            </w:r>
          </w:p>
        </w:tc>
        <w:tc>
          <w:tcPr>
            <w:tcW w:w="1559" w:type="dxa"/>
            <w:vAlign w:val="center"/>
          </w:tcPr>
          <w:p w14:paraId="059D3D0E" w14:textId="77777777" w:rsidR="00464814" w:rsidRPr="006D4348" w:rsidRDefault="00464814">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NA</w:t>
            </w:r>
          </w:p>
        </w:tc>
        <w:tc>
          <w:tcPr>
            <w:tcW w:w="5670" w:type="dxa"/>
            <w:vAlign w:val="center"/>
          </w:tcPr>
          <w:p w14:paraId="7C3BFC3A" w14:textId="77777777" w:rsidR="00464814" w:rsidRPr="006D4348" w:rsidRDefault="00464814">
            <w:pPr>
              <w:spacing w:line="360" w:lineRule="auto"/>
              <w:jc w:val="both"/>
              <w:rPr>
                <w:rFonts w:ascii="Times New Roman" w:hAnsi="Times New Roman" w:cs="Times New Roman"/>
                <w:sz w:val="26"/>
                <w:szCs w:val="26"/>
              </w:rPr>
              <w:pPrChange w:id="2212" w:author="Bùi Anh Quốc" w:date="2025-08-02T15:00:00Z">
                <w:pPr>
                  <w:spacing w:line="360" w:lineRule="auto"/>
                </w:pPr>
              </w:pPrChange>
            </w:pPr>
            <w:r w:rsidRPr="006D4348">
              <w:rPr>
                <w:rFonts w:ascii="Times New Roman" w:hAnsi="Times New Roman" w:cs="Times New Roman"/>
                <w:sz w:val="26"/>
                <w:szCs w:val="26"/>
              </w:rPr>
              <w:t>Không tạo giá trị trực tiếp, nhưng cần để đảm bảo thông tin đủ xử lý</w:t>
            </w:r>
          </w:p>
        </w:tc>
      </w:tr>
      <w:tr w:rsidR="006E7830" w:rsidRPr="006D4348" w14:paraId="0FEDB533" w14:textId="77777777" w:rsidTr="002451F3">
        <w:trPr>
          <w:trHeight w:val="702"/>
        </w:trPr>
        <w:tc>
          <w:tcPr>
            <w:tcW w:w="2547" w:type="dxa"/>
            <w:vAlign w:val="center"/>
          </w:tcPr>
          <w:p w14:paraId="021E7B49" w14:textId="77777777" w:rsidR="00464814" w:rsidRPr="006D4348" w:rsidRDefault="00464814">
            <w:pPr>
              <w:spacing w:line="360" w:lineRule="auto"/>
              <w:jc w:val="both"/>
              <w:rPr>
                <w:rFonts w:ascii="Times New Roman" w:hAnsi="Times New Roman" w:cs="Times New Roman"/>
                <w:sz w:val="26"/>
                <w:szCs w:val="26"/>
              </w:rPr>
              <w:pPrChange w:id="2213" w:author="Bùi Anh Quốc" w:date="2025-08-02T15:00:00Z">
                <w:pPr>
                  <w:spacing w:line="360" w:lineRule="auto"/>
                </w:pPr>
              </w:pPrChange>
            </w:pPr>
            <w:r w:rsidRPr="006D4348">
              <w:rPr>
                <w:rFonts w:ascii="Times New Roman" w:hAnsi="Times New Roman" w:cs="Times New Roman"/>
                <w:sz w:val="26"/>
                <w:szCs w:val="26"/>
              </w:rPr>
              <w:t>Kiểm tra khả năng hỗ trợ từ xa</w:t>
            </w:r>
          </w:p>
        </w:tc>
        <w:tc>
          <w:tcPr>
            <w:tcW w:w="1559" w:type="dxa"/>
            <w:vAlign w:val="center"/>
          </w:tcPr>
          <w:p w14:paraId="666C4954" w14:textId="77777777" w:rsidR="00464814" w:rsidRPr="006D4348" w:rsidRDefault="00464814">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NA</w:t>
            </w:r>
          </w:p>
        </w:tc>
        <w:tc>
          <w:tcPr>
            <w:tcW w:w="5670" w:type="dxa"/>
            <w:vAlign w:val="center"/>
          </w:tcPr>
          <w:p w14:paraId="634602FE" w14:textId="77777777" w:rsidR="00464814" w:rsidRPr="006D4348" w:rsidRDefault="00464814">
            <w:pPr>
              <w:spacing w:line="360" w:lineRule="auto"/>
              <w:jc w:val="both"/>
              <w:rPr>
                <w:rFonts w:ascii="Times New Roman" w:hAnsi="Times New Roman" w:cs="Times New Roman"/>
                <w:sz w:val="26"/>
                <w:szCs w:val="26"/>
              </w:rPr>
              <w:pPrChange w:id="2214" w:author="Bùi Anh Quốc" w:date="2025-08-02T15:00:00Z">
                <w:pPr>
                  <w:spacing w:line="360" w:lineRule="auto"/>
                </w:pPr>
              </w:pPrChange>
            </w:pPr>
            <w:r w:rsidRPr="006D4348">
              <w:rPr>
                <w:rFonts w:ascii="Times New Roman" w:hAnsi="Times New Roman" w:cs="Times New Roman"/>
                <w:sz w:val="26"/>
                <w:szCs w:val="26"/>
              </w:rPr>
              <w:t>Một bước ra quyết định cần thiết, không trực tiếp tạo giá trị nhưng tránh xử lý sai tuyến</w:t>
            </w:r>
          </w:p>
        </w:tc>
      </w:tr>
      <w:tr w:rsidR="006E7830" w:rsidRPr="006D4348" w14:paraId="6FBEC581" w14:textId="77777777" w:rsidTr="002451F3">
        <w:trPr>
          <w:trHeight w:val="698"/>
        </w:trPr>
        <w:tc>
          <w:tcPr>
            <w:tcW w:w="2547" w:type="dxa"/>
            <w:vAlign w:val="center"/>
          </w:tcPr>
          <w:p w14:paraId="2D4D20B9" w14:textId="77777777" w:rsidR="00464814" w:rsidRPr="006D4348" w:rsidRDefault="00464814">
            <w:pPr>
              <w:spacing w:line="360" w:lineRule="auto"/>
              <w:jc w:val="both"/>
              <w:rPr>
                <w:rFonts w:ascii="Times New Roman" w:hAnsi="Times New Roman" w:cs="Times New Roman"/>
                <w:sz w:val="26"/>
                <w:szCs w:val="26"/>
              </w:rPr>
              <w:pPrChange w:id="2215" w:author="Bùi Anh Quốc" w:date="2025-08-02T15:00:00Z">
                <w:pPr>
                  <w:spacing w:line="360" w:lineRule="auto"/>
                </w:pPr>
              </w:pPrChange>
            </w:pPr>
            <w:r w:rsidRPr="006D4348">
              <w:rPr>
                <w:rFonts w:ascii="Times New Roman" w:hAnsi="Times New Roman" w:cs="Times New Roman"/>
                <w:sz w:val="26"/>
                <w:szCs w:val="26"/>
              </w:rPr>
              <w:t>Kiểm tra kết quả xử lý</w:t>
            </w:r>
          </w:p>
        </w:tc>
        <w:tc>
          <w:tcPr>
            <w:tcW w:w="1559" w:type="dxa"/>
            <w:vAlign w:val="center"/>
          </w:tcPr>
          <w:p w14:paraId="02ED1FB8" w14:textId="77777777" w:rsidR="00464814" w:rsidRPr="006D4348" w:rsidRDefault="00464814">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NA</w:t>
            </w:r>
          </w:p>
        </w:tc>
        <w:tc>
          <w:tcPr>
            <w:tcW w:w="5670" w:type="dxa"/>
            <w:vAlign w:val="center"/>
          </w:tcPr>
          <w:p w14:paraId="5DE68665" w14:textId="77777777" w:rsidR="00464814" w:rsidRPr="006D4348" w:rsidRDefault="00464814">
            <w:pPr>
              <w:spacing w:line="360" w:lineRule="auto"/>
              <w:jc w:val="both"/>
              <w:rPr>
                <w:rFonts w:ascii="Times New Roman" w:hAnsi="Times New Roman" w:cs="Times New Roman"/>
                <w:sz w:val="26"/>
                <w:szCs w:val="26"/>
              </w:rPr>
              <w:pPrChange w:id="2216" w:author="Bùi Anh Quốc" w:date="2025-08-02T15:00:00Z">
                <w:pPr>
                  <w:spacing w:line="360" w:lineRule="auto"/>
                </w:pPr>
              </w:pPrChange>
            </w:pPr>
            <w:r w:rsidRPr="006D4348">
              <w:rPr>
                <w:rFonts w:ascii="Times New Roman" w:hAnsi="Times New Roman" w:cs="Times New Roman"/>
                <w:sz w:val="26"/>
                <w:szCs w:val="26"/>
              </w:rPr>
              <w:t>Giúp đảm bảo chất lượng dịch vụ, tránh rủi ro phản hồi thiếu sót</w:t>
            </w:r>
          </w:p>
        </w:tc>
      </w:tr>
      <w:tr w:rsidR="006E7830" w:rsidRPr="006D4348" w14:paraId="1B93B4B6" w14:textId="77777777" w:rsidTr="002451F3">
        <w:trPr>
          <w:trHeight w:val="424"/>
        </w:trPr>
        <w:tc>
          <w:tcPr>
            <w:tcW w:w="2547" w:type="dxa"/>
            <w:vAlign w:val="center"/>
          </w:tcPr>
          <w:p w14:paraId="04ABDD87" w14:textId="77777777" w:rsidR="00464814" w:rsidRPr="006D4348" w:rsidRDefault="00464814">
            <w:pPr>
              <w:spacing w:line="360" w:lineRule="auto"/>
              <w:jc w:val="both"/>
              <w:rPr>
                <w:rFonts w:ascii="Times New Roman" w:hAnsi="Times New Roman" w:cs="Times New Roman"/>
                <w:sz w:val="26"/>
                <w:szCs w:val="26"/>
              </w:rPr>
              <w:pPrChange w:id="2217" w:author="Bùi Anh Quốc" w:date="2025-08-02T15:00:00Z">
                <w:pPr>
                  <w:spacing w:line="360" w:lineRule="auto"/>
                </w:pPr>
              </w:pPrChange>
            </w:pPr>
            <w:r w:rsidRPr="006D4348">
              <w:rPr>
                <w:rFonts w:ascii="Times New Roman" w:hAnsi="Times New Roman" w:cs="Times New Roman"/>
                <w:sz w:val="26"/>
                <w:szCs w:val="26"/>
              </w:rPr>
              <w:t>Gửi thông báo cho nhân viên</w:t>
            </w:r>
          </w:p>
        </w:tc>
        <w:tc>
          <w:tcPr>
            <w:tcW w:w="1559" w:type="dxa"/>
            <w:vAlign w:val="center"/>
          </w:tcPr>
          <w:p w14:paraId="505E3AAA" w14:textId="77777777" w:rsidR="00464814" w:rsidRPr="006D4348" w:rsidRDefault="00464814">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NA</w:t>
            </w:r>
          </w:p>
        </w:tc>
        <w:tc>
          <w:tcPr>
            <w:tcW w:w="5670" w:type="dxa"/>
            <w:vAlign w:val="center"/>
          </w:tcPr>
          <w:p w14:paraId="49FD758E" w14:textId="77777777" w:rsidR="00464814" w:rsidRPr="006D4348" w:rsidRDefault="00464814">
            <w:pPr>
              <w:spacing w:line="360" w:lineRule="auto"/>
              <w:jc w:val="both"/>
              <w:rPr>
                <w:rFonts w:ascii="Times New Roman" w:hAnsi="Times New Roman" w:cs="Times New Roman"/>
                <w:sz w:val="26"/>
                <w:szCs w:val="26"/>
              </w:rPr>
              <w:pPrChange w:id="2218" w:author="Bùi Anh Quốc" w:date="2025-08-02T15:00:00Z">
                <w:pPr>
                  <w:spacing w:line="360" w:lineRule="auto"/>
                </w:pPr>
              </w:pPrChange>
            </w:pPr>
            <w:r w:rsidRPr="006D4348">
              <w:rPr>
                <w:rFonts w:ascii="Times New Roman" w:hAnsi="Times New Roman" w:cs="Times New Roman"/>
                <w:sz w:val="26"/>
                <w:szCs w:val="26"/>
              </w:rPr>
              <w:t>Duy trì minh bạch, kết thúc vòng xử lý rõ ràng</w:t>
            </w:r>
          </w:p>
        </w:tc>
      </w:tr>
      <w:tr w:rsidR="006E7830" w:rsidRPr="006D4348" w14:paraId="17A30AB9" w14:textId="77777777" w:rsidTr="002451F3">
        <w:trPr>
          <w:trHeight w:val="700"/>
        </w:trPr>
        <w:tc>
          <w:tcPr>
            <w:tcW w:w="2547" w:type="dxa"/>
            <w:vAlign w:val="center"/>
          </w:tcPr>
          <w:p w14:paraId="0C8861B8" w14:textId="77777777" w:rsidR="00464814" w:rsidRPr="006D4348" w:rsidRDefault="00464814">
            <w:pPr>
              <w:spacing w:line="360" w:lineRule="auto"/>
              <w:jc w:val="both"/>
              <w:rPr>
                <w:rFonts w:ascii="Times New Roman" w:hAnsi="Times New Roman" w:cs="Times New Roman"/>
                <w:sz w:val="26"/>
                <w:szCs w:val="26"/>
              </w:rPr>
              <w:pPrChange w:id="2219" w:author="Bùi Anh Quốc" w:date="2025-08-02T15:00:00Z">
                <w:pPr>
                  <w:spacing w:line="360" w:lineRule="auto"/>
                </w:pPr>
              </w:pPrChange>
            </w:pPr>
            <w:r w:rsidRPr="006D4348">
              <w:rPr>
                <w:rFonts w:ascii="Times New Roman" w:hAnsi="Times New Roman" w:cs="Times New Roman"/>
                <w:sz w:val="26"/>
                <w:szCs w:val="26"/>
              </w:rPr>
              <w:t>Bổ sung yêu cầu (vòng lặp thiếu thông tin)</w:t>
            </w:r>
          </w:p>
        </w:tc>
        <w:tc>
          <w:tcPr>
            <w:tcW w:w="1559" w:type="dxa"/>
            <w:vAlign w:val="center"/>
          </w:tcPr>
          <w:p w14:paraId="67197AC7" w14:textId="77777777" w:rsidR="00464814" w:rsidRPr="006D4348" w:rsidRDefault="00464814">
            <w:pPr>
              <w:spacing w:line="360" w:lineRule="auto"/>
              <w:jc w:val="center"/>
              <w:rPr>
                <w:rFonts w:ascii="Times New Roman" w:hAnsi="Times New Roman" w:cs="Times New Roman"/>
                <w:sz w:val="26"/>
                <w:szCs w:val="26"/>
              </w:rPr>
            </w:pPr>
            <w:r w:rsidRPr="006D4348">
              <w:rPr>
                <w:rFonts w:ascii="Times New Roman" w:hAnsi="Times New Roman" w:cs="Times New Roman"/>
                <w:sz w:val="26"/>
                <w:szCs w:val="26"/>
              </w:rPr>
              <w:t>NVA</w:t>
            </w:r>
          </w:p>
        </w:tc>
        <w:tc>
          <w:tcPr>
            <w:tcW w:w="5670" w:type="dxa"/>
            <w:vAlign w:val="center"/>
          </w:tcPr>
          <w:p w14:paraId="57880134" w14:textId="77777777" w:rsidR="00464814" w:rsidRPr="006D4348" w:rsidRDefault="00464814">
            <w:pPr>
              <w:spacing w:line="360" w:lineRule="auto"/>
              <w:jc w:val="both"/>
              <w:rPr>
                <w:rFonts w:ascii="Times New Roman" w:hAnsi="Times New Roman" w:cs="Times New Roman"/>
                <w:sz w:val="26"/>
                <w:szCs w:val="26"/>
              </w:rPr>
              <w:pPrChange w:id="2220" w:author="Bùi Anh Quốc" w:date="2025-08-02T15:00:00Z">
                <w:pPr>
                  <w:spacing w:line="360" w:lineRule="auto"/>
                </w:pPr>
              </w:pPrChange>
            </w:pPr>
            <w:r w:rsidRPr="006D4348">
              <w:rPr>
                <w:rFonts w:ascii="Times New Roman" w:hAnsi="Times New Roman" w:cs="Times New Roman"/>
                <w:sz w:val="26"/>
                <w:szCs w:val="26"/>
              </w:rPr>
              <w:t>Đây là phần lặp lại công việc → gây lãng phí thời gian cho cả nhân viên và Helpdesk</w:t>
            </w:r>
          </w:p>
        </w:tc>
      </w:tr>
    </w:tbl>
    <w:p w14:paraId="64DF2516" w14:textId="77777777" w:rsidR="00464814" w:rsidRPr="006D4348" w:rsidRDefault="00464814">
      <w:pPr>
        <w:spacing w:after="0" w:line="360" w:lineRule="auto"/>
        <w:jc w:val="both"/>
        <w:rPr>
          <w:rFonts w:ascii="Times New Roman" w:hAnsi="Times New Roman" w:cs="Times New Roman"/>
          <w:sz w:val="26"/>
          <w:szCs w:val="26"/>
        </w:rPr>
      </w:pPr>
    </w:p>
    <w:p w14:paraId="5F9E9A93" w14:textId="67ED0B4E" w:rsidR="00464814" w:rsidRPr="006D4348" w:rsidRDefault="00464814">
      <w:pPr>
        <w:pStyle w:val="Heading4"/>
        <w:spacing w:before="0" w:after="0" w:line="360" w:lineRule="auto"/>
        <w:jc w:val="both"/>
        <w:rPr>
          <w:rFonts w:ascii="Times New Roman" w:hAnsi="Times New Roman" w:cs="Times New Roman"/>
          <w:b/>
          <w:bCs/>
          <w:color w:val="auto"/>
          <w:sz w:val="26"/>
          <w:szCs w:val="26"/>
        </w:rPr>
      </w:pPr>
      <w:r w:rsidRPr="006D4348">
        <w:rPr>
          <w:rFonts w:ascii="Times New Roman" w:hAnsi="Times New Roman" w:cs="Times New Roman"/>
          <w:b/>
          <w:bCs/>
          <w:i w:val="0"/>
          <w:iCs w:val="0"/>
          <w:color w:val="auto"/>
          <w:sz w:val="26"/>
          <w:szCs w:val="26"/>
        </w:rPr>
        <w:lastRenderedPageBreak/>
        <w:t>3.5.4.2 Phân tích lãng phí</w:t>
      </w:r>
    </w:p>
    <w:tbl>
      <w:tblPr>
        <w:tblStyle w:val="TableGrid"/>
        <w:tblW w:w="9776" w:type="dxa"/>
        <w:tblLook w:val="04A0" w:firstRow="1" w:lastRow="0" w:firstColumn="1" w:lastColumn="0" w:noHBand="0" w:noVBand="1"/>
      </w:tblPr>
      <w:tblGrid>
        <w:gridCol w:w="996"/>
        <w:gridCol w:w="8780"/>
      </w:tblGrid>
      <w:tr w:rsidR="006E7830" w:rsidRPr="006D4348" w14:paraId="0807360C" w14:textId="77777777" w:rsidTr="00F443D4">
        <w:trPr>
          <w:trHeight w:val="966"/>
        </w:trPr>
        <w:tc>
          <w:tcPr>
            <w:tcW w:w="936" w:type="dxa"/>
            <w:vAlign w:val="center"/>
          </w:tcPr>
          <w:p w14:paraId="629CF495" w14:textId="77777777" w:rsidR="00464814" w:rsidRPr="006D4348" w:rsidRDefault="00464814">
            <w:pPr>
              <w:spacing w:line="360" w:lineRule="auto"/>
              <w:jc w:val="both"/>
              <w:rPr>
                <w:rFonts w:ascii="Times New Roman" w:hAnsi="Times New Roman" w:cs="Times New Roman"/>
                <w:sz w:val="26"/>
                <w:szCs w:val="26"/>
              </w:rPr>
              <w:pPrChange w:id="2221" w:author="Bùi Anh Quốc" w:date="2025-08-02T15:00:00Z">
                <w:pPr>
                  <w:spacing w:line="360" w:lineRule="auto"/>
                </w:pPr>
              </w:pPrChange>
            </w:pPr>
            <w:r w:rsidRPr="006D4348">
              <w:rPr>
                <w:rFonts w:ascii="Times New Roman" w:hAnsi="Times New Roman" w:cs="Times New Roman"/>
                <w:sz w:val="26"/>
                <w:szCs w:val="26"/>
              </w:rPr>
              <w:t>Hold</w:t>
            </w:r>
          </w:p>
        </w:tc>
        <w:tc>
          <w:tcPr>
            <w:tcW w:w="8840" w:type="dxa"/>
            <w:vAlign w:val="center"/>
          </w:tcPr>
          <w:p w14:paraId="3A5FE9A5" w14:textId="77777777" w:rsidR="00464814" w:rsidRPr="006D4348" w:rsidRDefault="00464814">
            <w:pPr>
              <w:spacing w:line="360" w:lineRule="auto"/>
              <w:jc w:val="both"/>
              <w:rPr>
                <w:rFonts w:ascii="Times New Roman" w:hAnsi="Times New Roman" w:cs="Times New Roman"/>
                <w:sz w:val="26"/>
                <w:szCs w:val="26"/>
              </w:rPr>
              <w:pPrChange w:id="2222" w:author="Bùi Anh Quốc" w:date="2025-08-02T15:00:00Z">
                <w:pPr>
                  <w:spacing w:line="360" w:lineRule="auto"/>
                </w:pPr>
              </w:pPrChange>
            </w:pPr>
            <w:r w:rsidRPr="006D4348">
              <w:rPr>
                <w:rFonts w:ascii="Times New Roman" w:hAnsi="Times New Roman" w:cs="Times New Roman"/>
                <w:sz w:val="26"/>
                <w:szCs w:val="26"/>
              </w:rPr>
              <w:t>Chờ đợi phản hồi từ Helpdesk: Helpdesk quá tải, thiếu thông báo tự động</w:t>
            </w:r>
          </w:p>
          <w:p w14:paraId="0C933FE7" w14:textId="77777777" w:rsidR="00464814" w:rsidRPr="006D4348" w:rsidRDefault="00464814">
            <w:pPr>
              <w:spacing w:line="360" w:lineRule="auto"/>
              <w:jc w:val="both"/>
              <w:rPr>
                <w:rFonts w:ascii="Times New Roman" w:hAnsi="Times New Roman" w:cs="Times New Roman"/>
                <w:sz w:val="26"/>
                <w:szCs w:val="26"/>
              </w:rPr>
              <w:pPrChange w:id="2223" w:author="Bùi Anh Quốc" w:date="2025-08-02T15:00:00Z">
                <w:pPr>
                  <w:spacing w:line="360" w:lineRule="auto"/>
                </w:pPr>
              </w:pPrChange>
            </w:pPr>
            <w:r w:rsidRPr="006D4348">
              <w:rPr>
                <w:rFonts w:ascii="Times New Roman" w:hAnsi="Times New Roman" w:cs="Times New Roman"/>
                <w:sz w:val="26"/>
                <w:szCs w:val="26"/>
              </w:rPr>
              <w:t>Nhân viên NB chờ phản hồi lại: Quy trình vòng lặp thủ công, không kiểm tra tính đầy đủ ngay từ đầu</w:t>
            </w:r>
          </w:p>
        </w:tc>
      </w:tr>
      <w:tr w:rsidR="006E7830" w:rsidRPr="006D4348" w14:paraId="530E0E08" w14:textId="77777777" w:rsidTr="00F443D4">
        <w:trPr>
          <w:trHeight w:val="696"/>
        </w:trPr>
        <w:tc>
          <w:tcPr>
            <w:tcW w:w="936" w:type="dxa"/>
            <w:vAlign w:val="center"/>
          </w:tcPr>
          <w:p w14:paraId="17B11585" w14:textId="77777777" w:rsidR="00464814" w:rsidRPr="006D4348" w:rsidRDefault="00464814">
            <w:pPr>
              <w:spacing w:line="360" w:lineRule="auto"/>
              <w:jc w:val="both"/>
              <w:rPr>
                <w:rFonts w:ascii="Times New Roman" w:hAnsi="Times New Roman" w:cs="Times New Roman"/>
                <w:sz w:val="26"/>
                <w:szCs w:val="26"/>
              </w:rPr>
              <w:pPrChange w:id="2224" w:author="Bùi Anh Quốc" w:date="2025-08-02T15:00:00Z">
                <w:pPr>
                  <w:spacing w:line="360" w:lineRule="auto"/>
                </w:pPr>
              </w:pPrChange>
            </w:pPr>
            <w:r w:rsidRPr="006D4348">
              <w:rPr>
                <w:rFonts w:ascii="Times New Roman" w:hAnsi="Times New Roman" w:cs="Times New Roman"/>
                <w:sz w:val="26"/>
                <w:szCs w:val="26"/>
              </w:rPr>
              <w:t>Move</w:t>
            </w:r>
          </w:p>
        </w:tc>
        <w:tc>
          <w:tcPr>
            <w:tcW w:w="8840" w:type="dxa"/>
            <w:vAlign w:val="center"/>
          </w:tcPr>
          <w:p w14:paraId="7F935AC4" w14:textId="77777777" w:rsidR="00464814" w:rsidRPr="006D4348" w:rsidRDefault="00464814">
            <w:pPr>
              <w:spacing w:line="360" w:lineRule="auto"/>
              <w:jc w:val="both"/>
              <w:rPr>
                <w:rFonts w:ascii="Times New Roman" w:hAnsi="Times New Roman" w:cs="Times New Roman"/>
                <w:sz w:val="26"/>
                <w:szCs w:val="26"/>
              </w:rPr>
              <w:pPrChange w:id="2225" w:author="Bùi Anh Quốc" w:date="2025-08-02T15:00:00Z">
                <w:pPr>
                  <w:spacing w:line="360" w:lineRule="auto"/>
                </w:pPr>
              </w:pPrChange>
            </w:pPr>
            <w:r w:rsidRPr="006D4348">
              <w:rPr>
                <w:rFonts w:ascii="Times New Roman" w:hAnsi="Times New Roman" w:cs="Times New Roman"/>
                <w:sz w:val="26"/>
                <w:szCs w:val="26"/>
              </w:rPr>
              <w:t>Chuyển thông tin giữa Helpdesk ↔ IT kỹ thuật qua tay nhiều người, thời gian xử lý lâu, dễ mất dữ liệu:Thiếu hệ thống tích hợp (tool / phần mềm ITSM)</w:t>
            </w:r>
          </w:p>
        </w:tc>
      </w:tr>
      <w:tr w:rsidR="006E7830" w:rsidRPr="006D4348" w14:paraId="15242168" w14:textId="77777777" w:rsidTr="00F443D4">
        <w:trPr>
          <w:trHeight w:val="1273"/>
        </w:trPr>
        <w:tc>
          <w:tcPr>
            <w:tcW w:w="936" w:type="dxa"/>
            <w:vAlign w:val="center"/>
          </w:tcPr>
          <w:p w14:paraId="5D3D3A6C" w14:textId="77777777" w:rsidR="00464814" w:rsidRPr="006D4348" w:rsidRDefault="00464814">
            <w:pPr>
              <w:spacing w:line="360" w:lineRule="auto"/>
              <w:jc w:val="both"/>
              <w:rPr>
                <w:rFonts w:ascii="Times New Roman" w:hAnsi="Times New Roman" w:cs="Times New Roman"/>
                <w:sz w:val="26"/>
                <w:szCs w:val="26"/>
              </w:rPr>
              <w:pPrChange w:id="2226" w:author="Bùi Anh Quốc" w:date="2025-08-02T15:00:00Z">
                <w:pPr>
                  <w:spacing w:line="360" w:lineRule="auto"/>
                </w:pPr>
              </w:pPrChange>
            </w:pPr>
            <w:r w:rsidRPr="006D4348">
              <w:rPr>
                <w:rFonts w:ascii="Times New Roman" w:hAnsi="Times New Roman" w:cs="Times New Roman"/>
                <w:sz w:val="26"/>
                <w:szCs w:val="26"/>
              </w:rPr>
              <w:t>Overdo</w:t>
            </w:r>
          </w:p>
        </w:tc>
        <w:tc>
          <w:tcPr>
            <w:tcW w:w="8840" w:type="dxa"/>
            <w:vAlign w:val="center"/>
          </w:tcPr>
          <w:p w14:paraId="10F72232" w14:textId="77777777" w:rsidR="00464814" w:rsidRPr="006D4348" w:rsidRDefault="00464814">
            <w:pPr>
              <w:spacing w:line="360" w:lineRule="auto"/>
              <w:jc w:val="both"/>
              <w:rPr>
                <w:rFonts w:ascii="Times New Roman" w:hAnsi="Times New Roman" w:cs="Times New Roman"/>
                <w:sz w:val="26"/>
                <w:szCs w:val="26"/>
              </w:rPr>
              <w:pPrChange w:id="2227" w:author="Bùi Anh Quốc" w:date="2025-08-02T15:00:00Z">
                <w:pPr>
                  <w:spacing w:line="360" w:lineRule="auto"/>
                </w:pPr>
              </w:pPrChange>
            </w:pPr>
            <w:r w:rsidRPr="006D4348">
              <w:rPr>
                <w:rFonts w:ascii="Times New Roman" w:hAnsi="Times New Roman" w:cs="Times New Roman"/>
                <w:sz w:val="26"/>
                <w:szCs w:val="26"/>
              </w:rPr>
              <w:t>Bước “Gửi lại yêu cầu bổ sung” → quay lại đầu quy trình, người dùng phải thao tác lại, nhập lại thông tin: Không có mẫu kiểm tra thông tin trước khi gửi</w:t>
            </w:r>
          </w:p>
          <w:p w14:paraId="73E78D49" w14:textId="77777777" w:rsidR="00464814" w:rsidRPr="006D4348" w:rsidRDefault="00464814">
            <w:pPr>
              <w:spacing w:line="360" w:lineRule="auto"/>
              <w:jc w:val="both"/>
              <w:rPr>
                <w:rFonts w:ascii="Times New Roman" w:hAnsi="Times New Roman" w:cs="Times New Roman"/>
                <w:sz w:val="26"/>
                <w:szCs w:val="26"/>
              </w:rPr>
              <w:pPrChange w:id="2228" w:author="Bùi Anh Quốc" w:date="2025-08-02T15:00:00Z">
                <w:pPr>
                  <w:spacing w:line="360" w:lineRule="auto"/>
                </w:pPr>
              </w:pPrChange>
            </w:pPr>
            <w:r w:rsidRPr="006D4348">
              <w:rPr>
                <w:rFonts w:ascii="Times New Roman" w:hAnsi="Times New Roman" w:cs="Times New Roman"/>
                <w:sz w:val="26"/>
                <w:szCs w:val="26"/>
              </w:rPr>
              <w:t>Kiểm tra kết quả xử lý” sau khi kỹ thuật đã xác nhận: Có thể lặp lại nếu chưa đủ thông tin, hông đồng bộ tiêu chuẩn xử lý hoặc báo cáo từ kỹ thuật</w:t>
            </w:r>
          </w:p>
        </w:tc>
      </w:tr>
    </w:tbl>
    <w:p w14:paraId="26225E3C" w14:textId="77777777" w:rsidR="00464814" w:rsidRPr="006D4348" w:rsidRDefault="00464814" w:rsidP="001168E1">
      <w:pPr>
        <w:spacing w:after="0" w:line="360" w:lineRule="auto"/>
        <w:rPr>
          <w:rFonts w:ascii="Times New Roman" w:hAnsi="Times New Roman" w:cs="Times New Roman"/>
          <w:sz w:val="26"/>
          <w:szCs w:val="26"/>
        </w:rPr>
      </w:pPr>
    </w:p>
    <w:p w14:paraId="0F85FA44" w14:textId="77777777" w:rsidR="00464814" w:rsidRPr="006D4348" w:rsidRDefault="00464814" w:rsidP="001168E1">
      <w:pPr>
        <w:spacing w:after="0" w:line="360" w:lineRule="auto"/>
        <w:rPr>
          <w:rFonts w:ascii="Times New Roman" w:hAnsi="Times New Roman" w:cs="Times New Roman"/>
          <w:sz w:val="26"/>
          <w:szCs w:val="26"/>
        </w:rPr>
      </w:pPr>
    </w:p>
    <w:p w14:paraId="21DECDB5" w14:textId="53A7FAFE" w:rsidR="00464814" w:rsidRPr="006D4348" w:rsidRDefault="00464814" w:rsidP="001168E1">
      <w:pPr>
        <w:pStyle w:val="Heading3"/>
        <w:spacing w:before="0" w:after="0" w:line="360" w:lineRule="auto"/>
        <w:rPr>
          <w:rFonts w:ascii="Times New Roman" w:hAnsi="Times New Roman" w:cs="Times New Roman"/>
          <w:b/>
          <w:bCs/>
          <w:color w:val="auto"/>
          <w:sz w:val="26"/>
          <w:szCs w:val="26"/>
        </w:rPr>
      </w:pPr>
      <w:bookmarkStart w:id="2229" w:name="_Toc205108428"/>
      <w:r w:rsidRPr="006D4348">
        <w:rPr>
          <w:rFonts w:ascii="Times New Roman" w:hAnsi="Times New Roman" w:cs="Times New Roman"/>
          <w:b/>
          <w:bCs/>
          <w:color w:val="auto"/>
          <w:sz w:val="26"/>
          <w:szCs w:val="26"/>
        </w:rPr>
        <w:t>3.5.5 Phân tích định lượng</w:t>
      </w:r>
      <w:bookmarkEnd w:id="2229"/>
    </w:p>
    <w:p w14:paraId="7B866BC5" w14:textId="5F3DF2CD" w:rsidR="00464814" w:rsidRPr="006D4348" w:rsidRDefault="00464814" w:rsidP="001168E1">
      <w:pPr>
        <w:pStyle w:val="Heading4"/>
        <w:spacing w:before="0" w:after="0" w:line="360" w:lineRule="auto"/>
        <w:rPr>
          <w:rFonts w:ascii="Times New Roman" w:hAnsi="Times New Roman" w:cs="Times New Roman"/>
          <w:b/>
          <w:bCs/>
          <w:color w:val="auto"/>
          <w:sz w:val="26"/>
          <w:szCs w:val="26"/>
        </w:rPr>
      </w:pPr>
      <w:r w:rsidRPr="006D4348">
        <w:rPr>
          <w:rFonts w:ascii="Times New Roman" w:hAnsi="Times New Roman" w:cs="Times New Roman"/>
          <w:b/>
          <w:bCs/>
          <w:i w:val="0"/>
          <w:iCs w:val="0"/>
          <w:color w:val="auto"/>
          <w:sz w:val="26"/>
          <w:szCs w:val="26"/>
        </w:rPr>
        <w:t>3.5.5.1 Thời gian</w:t>
      </w:r>
    </w:p>
    <w:p w14:paraId="6EE16EA8" w14:textId="38D04C30" w:rsidR="00464814" w:rsidRPr="006D4348" w:rsidRDefault="00464814" w:rsidP="001168E1">
      <w:pPr>
        <w:spacing w:after="0" w:line="360" w:lineRule="auto"/>
        <w:rPr>
          <w:rFonts w:ascii="Times New Roman" w:hAnsi="Times New Roman" w:cs="Times New Roman"/>
          <w:b/>
          <w:bCs/>
          <w:sz w:val="26"/>
          <w:szCs w:val="26"/>
        </w:rPr>
      </w:pPr>
      <w:r w:rsidRPr="00157A75">
        <w:rPr>
          <w:rFonts w:ascii="Times New Roman" w:hAnsi="Times New Roman" w:cs="Times New Roman"/>
          <w:b/>
          <w:bCs/>
          <w:noProof/>
          <w:sz w:val="26"/>
          <w:szCs w:val="26"/>
        </w:rPr>
        <w:drawing>
          <wp:inline distT="0" distB="0" distL="0" distR="0" wp14:anchorId="023A0F2E" wp14:editId="08650C17">
            <wp:extent cx="5943600" cy="2724150"/>
            <wp:effectExtent l="0" t="0" r="0" b="0"/>
            <wp:docPr id="1171848932" name="Picture 15"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48932" name="Picture 15" descr="A diagram of a circuit&#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inline>
        </w:drawing>
      </w:r>
    </w:p>
    <w:p w14:paraId="595F1A3E" w14:textId="76EA04D6" w:rsidR="00464814" w:rsidRPr="006D4348" w:rsidRDefault="00464814" w:rsidP="001168E1">
      <w:pPr>
        <w:spacing w:after="0" w:line="360" w:lineRule="auto"/>
        <w:jc w:val="center"/>
        <w:rPr>
          <w:rFonts w:ascii="Times New Roman" w:hAnsi="Times New Roman" w:cs="Times New Roman"/>
          <w:sz w:val="26"/>
          <w:szCs w:val="26"/>
        </w:rPr>
      </w:pPr>
      <w:r w:rsidRPr="006D4348">
        <w:rPr>
          <w:rFonts w:ascii="Times New Roman" w:hAnsi="Times New Roman" w:cs="Times New Roman"/>
          <w:sz w:val="26"/>
          <w:szCs w:val="26"/>
        </w:rPr>
        <w:t>Hình 3.</w:t>
      </w:r>
      <w:ins w:id="2230" w:author="Bùi Anh Quốc" w:date="2025-08-02T20:42:00Z">
        <w:r w:rsidR="004645E8">
          <w:rPr>
            <w:rFonts w:ascii="Times New Roman" w:hAnsi="Times New Roman" w:cs="Times New Roman"/>
            <w:sz w:val="26"/>
            <w:szCs w:val="26"/>
          </w:rPr>
          <w:t>11</w:t>
        </w:r>
      </w:ins>
      <w:del w:id="2231" w:author="Bùi Anh Quốc" w:date="2025-08-02T20:42:00Z">
        <w:r w:rsidRPr="006D4348" w:rsidDel="004645E8">
          <w:rPr>
            <w:rFonts w:ascii="Times New Roman" w:hAnsi="Times New Roman" w:cs="Times New Roman"/>
            <w:sz w:val="26"/>
            <w:szCs w:val="26"/>
          </w:rPr>
          <w:delText>4</w:delText>
        </w:r>
      </w:del>
      <w:r w:rsidRPr="006D4348">
        <w:rPr>
          <w:rFonts w:ascii="Times New Roman" w:hAnsi="Times New Roman" w:cs="Times New Roman"/>
          <w:sz w:val="26"/>
          <w:szCs w:val="26"/>
        </w:rPr>
        <w:t xml:space="preserve"> Định lượng thời gian IT Helpdesk</w:t>
      </w:r>
    </w:p>
    <w:p w14:paraId="307E9610" w14:textId="77777777" w:rsidR="00464814" w:rsidRPr="006D4348" w:rsidRDefault="00464814" w:rsidP="001168E1">
      <w:pPr>
        <w:spacing w:after="0" w:line="360" w:lineRule="auto"/>
        <w:rPr>
          <w:rFonts w:ascii="Times New Roman" w:hAnsi="Times New Roman" w:cs="Times New Roman"/>
          <w:sz w:val="26"/>
          <w:szCs w:val="26"/>
        </w:rPr>
      </w:pPr>
      <w:r w:rsidRPr="00157A75">
        <w:rPr>
          <w:rFonts w:ascii="Times New Roman" w:hAnsi="Times New Roman" w:cs="Times New Roman"/>
          <w:noProof/>
          <w:sz w:val="26"/>
          <w:szCs w:val="26"/>
        </w:rPr>
        <mc:AlternateContent>
          <mc:Choice Requires="wps">
            <w:drawing>
              <wp:anchor distT="0" distB="0" distL="114300" distR="114300" simplePos="0" relativeHeight="251676672" behindDoc="1" locked="0" layoutInCell="1" allowOverlap="1" wp14:anchorId="278D8090" wp14:editId="0642B2DE">
                <wp:simplePos x="0" y="0"/>
                <wp:positionH relativeFrom="column">
                  <wp:posOffset>1250899</wp:posOffset>
                </wp:positionH>
                <wp:positionV relativeFrom="paragraph">
                  <wp:posOffset>247472</wp:posOffset>
                </wp:positionV>
                <wp:extent cx="3503981" cy="311727"/>
                <wp:effectExtent l="0" t="0" r="20320" b="12700"/>
                <wp:wrapNone/>
                <wp:docPr id="1382589223" name="Rectangle 16"/>
                <wp:cNvGraphicFramePr/>
                <a:graphic xmlns:a="http://schemas.openxmlformats.org/drawingml/2006/main">
                  <a:graphicData uri="http://schemas.microsoft.com/office/word/2010/wordprocessingShape">
                    <wps:wsp>
                      <wps:cNvSpPr/>
                      <wps:spPr>
                        <a:xfrm>
                          <a:off x="0" y="0"/>
                          <a:ext cx="3503981" cy="31172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D890A7" id="Rectangle 16" o:spid="_x0000_s1026" style="position:absolute;margin-left:98.5pt;margin-top:19.5pt;width:275.9pt;height:24.55pt;z-index:-251639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" fillcolor="white [3212]" strokecolor="#030e13 [484]" strokeweight="1pt"/>
            </w:pict>
          </mc:Fallback>
        </mc:AlternateContent>
      </w:r>
      <w:r w:rsidRPr="006D4348">
        <w:rPr>
          <w:rFonts w:ascii="Times New Roman" w:hAnsi="Times New Roman" w:cs="Times New Roman"/>
          <w:sz w:val="26"/>
          <w:szCs w:val="26"/>
        </w:rPr>
        <w:t>Thời gian trung bình của chu kỳ:</w:t>
      </w:r>
    </w:p>
    <w:p w14:paraId="034FBFFA" w14:textId="77777777" w:rsidR="00464814" w:rsidRPr="006D4348" w:rsidRDefault="00464814" w:rsidP="001168E1">
      <w:pPr>
        <w:spacing w:after="0" w:line="360" w:lineRule="auto"/>
        <w:jc w:val="center"/>
        <w:rPr>
          <w:rFonts w:ascii="Times New Roman" w:hAnsi="Times New Roman" w:cs="Times New Roman"/>
          <w:sz w:val="26"/>
          <w:szCs w:val="26"/>
        </w:rPr>
      </w:pPr>
      <w:r w:rsidRPr="006D4348">
        <w:rPr>
          <w:rFonts w:ascii="Times New Roman" w:hAnsi="Times New Roman" w:cs="Times New Roman"/>
          <w:sz w:val="26"/>
          <w:szCs w:val="26"/>
        </w:rPr>
        <w:t>(5 + 10 + 5) + 4.5  + 13.2 + 26 + (3 + 2 + 1) = 80p</w:t>
      </w:r>
    </w:p>
    <w:p w14:paraId="25849D55" w14:textId="77777777" w:rsidR="00464814" w:rsidRPr="006D4348" w:rsidRDefault="00464814" w:rsidP="001168E1">
      <w:pPr>
        <w:spacing w:after="0" w:line="360" w:lineRule="auto"/>
        <w:rPr>
          <w:rFonts w:ascii="Times New Roman" w:hAnsi="Times New Roman" w:cs="Times New Roman"/>
          <w:sz w:val="26"/>
          <w:szCs w:val="26"/>
        </w:rPr>
      </w:pPr>
    </w:p>
    <w:p w14:paraId="6B94929B" w14:textId="77777777" w:rsidR="00464814" w:rsidRPr="006D4348" w:rsidRDefault="00464814" w:rsidP="001168E1">
      <w:pPr>
        <w:spacing w:after="0" w:line="360" w:lineRule="auto"/>
        <w:rPr>
          <w:rFonts w:ascii="Times New Roman" w:hAnsi="Times New Roman" w:cs="Times New Roman"/>
          <w:sz w:val="26"/>
          <w:szCs w:val="26"/>
        </w:rPr>
      </w:pPr>
      <w:r w:rsidRPr="00157A75">
        <w:rPr>
          <w:rFonts w:ascii="Times New Roman" w:hAnsi="Times New Roman" w:cs="Times New Roman"/>
          <w:noProof/>
          <w:sz w:val="26"/>
          <w:szCs w:val="26"/>
        </w:rPr>
        <w:lastRenderedPageBreak/>
        <mc:AlternateContent>
          <mc:Choice Requires="wps">
            <w:drawing>
              <wp:anchor distT="0" distB="0" distL="114300" distR="114300" simplePos="0" relativeHeight="251677696" behindDoc="1" locked="0" layoutInCell="1" allowOverlap="1" wp14:anchorId="1479D24C" wp14:editId="36929A40">
                <wp:simplePos x="0" y="0"/>
                <wp:positionH relativeFrom="column">
                  <wp:posOffset>1046074</wp:posOffset>
                </wp:positionH>
                <wp:positionV relativeFrom="paragraph">
                  <wp:posOffset>190754</wp:posOffset>
                </wp:positionV>
                <wp:extent cx="3877056" cy="387928"/>
                <wp:effectExtent l="0" t="0" r="28575" b="12700"/>
                <wp:wrapNone/>
                <wp:docPr id="324266582" name="Rectangle 17"/>
                <wp:cNvGraphicFramePr/>
                <a:graphic xmlns:a="http://schemas.openxmlformats.org/drawingml/2006/main">
                  <a:graphicData uri="http://schemas.microsoft.com/office/word/2010/wordprocessingShape">
                    <wps:wsp>
                      <wps:cNvSpPr/>
                      <wps:spPr>
                        <a:xfrm>
                          <a:off x="0" y="0"/>
                          <a:ext cx="3877056" cy="38792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62A2B3" id="Rectangle 17" o:spid="_x0000_s1026" style="position:absolute;margin-left:82.35pt;margin-top:15pt;width:305.3pt;height:30.55pt;z-index:-251638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" fillcolor="white [3212]" strokecolor="#030e13 [484]" strokeweight="1pt"/>
            </w:pict>
          </mc:Fallback>
        </mc:AlternateContent>
      </w:r>
      <w:r w:rsidRPr="006D4348">
        <w:rPr>
          <w:rFonts w:ascii="Times New Roman" w:hAnsi="Times New Roman" w:cs="Times New Roman"/>
          <w:sz w:val="26"/>
          <w:szCs w:val="26"/>
        </w:rPr>
        <w:t>Thời gian trung bình xử lý:</w:t>
      </w:r>
    </w:p>
    <w:p w14:paraId="3DC93527" w14:textId="77777777" w:rsidR="00464814" w:rsidRPr="006D4348" w:rsidRDefault="00464814" w:rsidP="001168E1">
      <w:pPr>
        <w:spacing w:after="0" w:line="360" w:lineRule="auto"/>
        <w:jc w:val="center"/>
        <w:rPr>
          <w:rFonts w:ascii="Times New Roman" w:hAnsi="Times New Roman" w:cs="Times New Roman"/>
          <w:sz w:val="26"/>
          <w:szCs w:val="26"/>
        </w:rPr>
      </w:pPr>
      <w:r w:rsidRPr="006D4348">
        <w:rPr>
          <w:rFonts w:ascii="Times New Roman" w:hAnsi="Times New Roman" w:cs="Times New Roman"/>
          <w:sz w:val="26"/>
          <w:szCs w:val="26"/>
        </w:rPr>
        <w:t>5 + 10 + 5 + 4.5 + 3 + 2 + 3 + 37.2 + 3 + 2 + 1 = 76 phút</w:t>
      </w:r>
    </w:p>
    <w:p w14:paraId="6B08E1EC" w14:textId="77777777" w:rsidR="00464814" w:rsidRPr="006D4348" w:rsidRDefault="00464814" w:rsidP="001168E1">
      <w:pPr>
        <w:spacing w:after="0" w:line="360" w:lineRule="auto"/>
        <w:rPr>
          <w:rFonts w:ascii="Times New Roman" w:hAnsi="Times New Roman" w:cs="Times New Roman"/>
          <w:sz w:val="26"/>
          <w:szCs w:val="26"/>
        </w:rPr>
      </w:pPr>
    </w:p>
    <w:p w14:paraId="4ED002E2" w14:textId="77777777" w:rsidR="00464814" w:rsidRPr="006D4348" w:rsidRDefault="00464814" w:rsidP="001168E1">
      <w:pPr>
        <w:spacing w:after="0" w:line="360" w:lineRule="auto"/>
        <w:rPr>
          <w:rFonts w:ascii="Times New Roman" w:hAnsi="Times New Roman" w:cs="Times New Roman"/>
          <w:sz w:val="26"/>
          <w:szCs w:val="26"/>
        </w:rPr>
      </w:pPr>
      <w:r w:rsidRPr="006D4348">
        <w:rPr>
          <w:rFonts w:ascii="Times New Roman" w:hAnsi="Times New Roman" w:cs="Times New Roman"/>
          <w:sz w:val="26"/>
          <w:szCs w:val="26"/>
        </w:rPr>
        <w:t>Hiệu suất thời gian:</w:t>
      </w:r>
    </w:p>
    <w:p w14:paraId="1D0B8486" w14:textId="77777777" w:rsidR="00464814" w:rsidRPr="006D4348" w:rsidRDefault="00464814" w:rsidP="001168E1">
      <w:pPr>
        <w:spacing w:after="0" w:line="360" w:lineRule="auto"/>
        <w:jc w:val="center"/>
        <w:rPr>
          <w:rFonts w:ascii="Times New Roman" w:hAnsi="Times New Roman" w:cs="Times New Roman"/>
          <w:sz w:val="26"/>
          <w:szCs w:val="26"/>
        </w:rPr>
      </w:pPr>
      <w:r w:rsidRPr="006D4348">
        <w:rPr>
          <w:rFonts w:ascii="Times New Roman" w:hAnsi="Times New Roman" w:cs="Times New Roman"/>
          <w:sz w:val="26"/>
          <w:szCs w:val="26"/>
        </w:rPr>
        <w:t>76/80 x 100% = 95%</w:t>
      </w:r>
      <w:r w:rsidRPr="006D4348">
        <w:rPr>
          <w:rFonts w:ascii="Times New Roman" w:hAnsi="Times New Roman" w:cs="Times New Roman"/>
          <w:sz w:val="26"/>
          <w:szCs w:val="26"/>
        </w:rPr>
        <w:tab/>
      </w:r>
    </w:p>
    <w:p w14:paraId="5DE7DC26" w14:textId="77777777" w:rsidR="00464814" w:rsidRPr="006D4348" w:rsidRDefault="00464814" w:rsidP="001168E1">
      <w:pPr>
        <w:spacing w:after="0" w:line="360" w:lineRule="auto"/>
        <w:rPr>
          <w:rFonts w:ascii="Times New Roman" w:hAnsi="Times New Roman" w:cs="Times New Roman"/>
          <w:sz w:val="26"/>
          <w:szCs w:val="26"/>
        </w:rPr>
      </w:pPr>
    </w:p>
    <w:p w14:paraId="22F584FC" w14:textId="1D5FD49E" w:rsidR="00464814" w:rsidRPr="006D4348" w:rsidRDefault="00464814" w:rsidP="001168E1">
      <w:pPr>
        <w:pStyle w:val="Heading4"/>
        <w:spacing w:before="0" w:after="0" w:line="360" w:lineRule="auto"/>
        <w:rPr>
          <w:rFonts w:ascii="Times New Roman" w:hAnsi="Times New Roman" w:cs="Times New Roman"/>
          <w:b/>
          <w:bCs/>
          <w:color w:val="auto"/>
          <w:sz w:val="26"/>
          <w:szCs w:val="26"/>
        </w:rPr>
      </w:pPr>
      <w:r w:rsidRPr="006D4348">
        <w:rPr>
          <w:rFonts w:ascii="Times New Roman" w:hAnsi="Times New Roman" w:cs="Times New Roman"/>
          <w:b/>
          <w:bCs/>
          <w:i w:val="0"/>
          <w:iCs w:val="0"/>
          <w:color w:val="auto"/>
          <w:sz w:val="26"/>
          <w:szCs w:val="26"/>
        </w:rPr>
        <w:t>3.5.5.2 Chi phí</w:t>
      </w:r>
    </w:p>
    <w:p w14:paraId="3FFB6F98" w14:textId="77777777" w:rsidR="00464814" w:rsidRPr="006D4348" w:rsidRDefault="00464814" w:rsidP="001168E1">
      <w:pPr>
        <w:spacing w:after="0" w:line="360" w:lineRule="auto"/>
        <w:rPr>
          <w:rFonts w:ascii="Times New Roman" w:hAnsi="Times New Roman" w:cs="Times New Roman"/>
          <w:b/>
          <w:bCs/>
          <w:sz w:val="26"/>
          <w:szCs w:val="26"/>
        </w:rPr>
      </w:pPr>
      <w:r w:rsidRPr="006D4348">
        <w:rPr>
          <w:rFonts w:ascii="Times New Roman" w:hAnsi="Times New Roman" w:cs="Times New Roman"/>
          <w:b/>
          <w:bCs/>
          <w:sz w:val="26"/>
          <w:szCs w:val="26"/>
        </w:rPr>
        <w:t>Giả định chi phí theo nhân sự</w:t>
      </w:r>
    </w:p>
    <w:tbl>
      <w:tblPr>
        <w:tblStyle w:val="TableGrid"/>
        <w:tblW w:w="9776" w:type="dxa"/>
        <w:tblLook w:val="04A0" w:firstRow="1" w:lastRow="0" w:firstColumn="1" w:lastColumn="0" w:noHBand="0" w:noVBand="1"/>
      </w:tblPr>
      <w:tblGrid>
        <w:gridCol w:w="3113"/>
        <w:gridCol w:w="3110"/>
        <w:gridCol w:w="3553"/>
      </w:tblGrid>
      <w:tr w:rsidR="006E7830" w:rsidRPr="006D4348" w14:paraId="0CB96A2F" w14:textId="77777777" w:rsidTr="00F443D4">
        <w:tc>
          <w:tcPr>
            <w:tcW w:w="3113" w:type="dxa"/>
          </w:tcPr>
          <w:p w14:paraId="2BF4EEF7" w14:textId="77777777" w:rsidR="00464814" w:rsidRPr="006D4348" w:rsidRDefault="0046481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Vai trò</w:t>
            </w:r>
          </w:p>
        </w:tc>
        <w:tc>
          <w:tcPr>
            <w:tcW w:w="3110" w:type="dxa"/>
          </w:tcPr>
          <w:p w14:paraId="6E803DEA" w14:textId="77777777" w:rsidR="00464814" w:rsidRPr="006D4348" w:rsidRDefault="0046481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Chi phí nhân công/h</w:t>
            </w:r>
          </w:p>
        </w:tc>
        <w:tc>
          <w:tcPr>
            <w:tcW w:w="3553" w:type="dxa"/>
          </w:tcPr>
          <w:p w14:paraId="48D41F16" w14:textId="77777777" w:rsidR="00464814" w:rsidRPr="006D4348" w:rsidRDefault="00464814" w:rsidP="001168E1">
            <w:pPr>
              <w:spacing w:line="360" w:lineRule="auto"/>
              <w:jc w:val="center"/>
              <w:rPr>
                <w:rFonts w:ascii="Times New Roman" w:hAnsi="Times New Roman" w:cs="Times New Roman"/>
                <w:b/>
                <w:bCs/>
                <w:sz w:val="26"/>
                <w:szCs w:val="26"/>
              </w:rPr>
            </w:pPr>
            <w:r w:rsidRPr="006D4348">
              <w:rPr>
                <w:rFonts w:ascii="Times New Roman" w:hAnsi="Times New Roman" w:cs="Times New Roman"/>
                <w:b/>
                <w:bCs/>
                <w:sz w:val="26"/>
                <w:szCs w:val="26"/>
              </w:rPr>
              <w:t>Đơn vị (VNĐ)/phút</w:t>
            </w:r>
          </w:p>
        </w:tc>
      </w:tr>
      <w:tr w:rsidR="006E7830" w:rsidRPr="006D4348" w14:paraId="114FBC3D" w14:textId="77777777" w:rsidTr="00F443D4">
        <w:tc>
          <w:tcPr>
            <w:tcW w:w="3113" w:type="dxa"/>
          </w:tcPr>
          <w:p w14:paraId="402B42B9"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Nhân viên NB</w:t>
            </w:r>
          </w:p>
        </w:tc>
        <w:tc>
          <w:tcPr>
            <w:tcW w:w="3110" w:type="dxa"/>
          </w:tcPr>
          <w:p w14:paraId="56AB8F25"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100.000</w:t>
            </w:r>
          </w:p>
        </w:tc>
        <w:tc>
          <w:tcPr>
            <w:tcW w:w="3553" w:type="dxa"/>
          </w:tcPr>
          <w:p w14:paraId="0E9F536A"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1.667</w:t>
            </w:r>
          </w:p>
        </w:tc>
      </w:tr>
      <w:tr w:rsidR="006E7830" w:rsidRPr="006D4348" w14:paraId="52AE92BE" w14:textId="77777777" w:rsidTr="00F443D4">
        <w:tc>
          <w:tcPr>
            <w:tcW w:w="3113" w:type="dxa"/>
          </w:tcPr>
          <w:p w14:paraId="3AF52283"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IT helpdesk</w:t>
            </w:r>
          </w:p>
        </w:tc>
        <w:tc>
          <w:tcPr>
            <w:tcW w:w="3110" w:type="dxa"/>
          </w:tcPr>
          <w:p w14:paraId="6939D7D3"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150.000</w:t>
            </w:r>
          </w:p>
        </w:tc>
        <w:tc>
          <w:tcPr>
            <w:tcW w:w="3553" w:type="dxa"/>
          </w:tcPr>
          <w:p w14:paraId="6B19AA7E"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2.500</w:t>
            </w:r>
          </w:p>
        </w:tc>
      </w:tr>
      <w:tr w:rsidR="006E7830" w:rsidRPr="006D4348" w14:paraId="5FEC9522" w14:textId="77777777" w:rsidTr="00F443D4">
        <w:tc>
          <w:tcPr>
            <w:tcW w:w="3113" w:type="dxa"/>
          </w:tcPr>
          <w:p w14:paraId="0E405D51"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IT kỹ thuật</w:t>
            </w:r>
          </w:p>
        </w:tc>
        <w:tc>
          <w:tcPr>
            <w:tcW w:w="3110" w:type="dxa"/>
          </w:tcPr>
          <w:p w14:paraId="56489B2E"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180.000</w:t>
            </w:r>
          </w:p>
        </w:tc>
        <w:tc>
          <w:tcPr>
            <w:tcW w:w="3553" w:type="dxa"/>
          </w:tcPr>
          <w:p w14:paraId="3A761ABD"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3.000</w:t>
            </w:r>
          </w:p>
        </w:tc>
      </w:tr>
    </w:tbl>
    <w:p w14:paraId="12221657" w14:textId="77777777" w:rsidR="00464814" w:rsidRPr="006D4348" w:rsidRDefault="00464814" w:rsidP="001168E1">
      <w:pPr>
        <w:spacing w:after="0" w:line="360" w:lineRule="auto"/>
        <w:rPr>
          <w:rFonts w:ascii="Times New Roman" w:hAnsi="Times New Roman" w:cs="Times New Roman"/>
          <w:sz w:val="26"/>
          <w:szCs w:val="26"/>
        </w:rPr>
      </w:pPr>
    </w:p>
    <w:p w14:paraId="40BFCB0B" w14:textId="77777777" w:rsidR="00464814" w:rsidRPr="006D4348" w:rsidRDefault="00464814" w:rsidP="001168E1">
      <w:pPr>
        <w:spacing w:after="0" w:line="360" w:lineRule="auto"/>
        <w:rPr>
          <w:rFonts w:ascii="Times New Roman" w:hAnsi="Times New Roman" w:cs="Times New Roman"/>
          <w:b/>
          <w:bCs/>
          <w:sz w:val="26"/>
          <w:szCs w:val="26"/>
        </w:rPr>
      </w:pPr>
      <w:r w:rsidRPr="006D4348">
        <w:rPr>
          <w:rFonts w:ascii="Times New Roman" w:hAnsi="Times New Roman" w:cs="Times New Roman"/>
          <w:b/>
          <w:bCs/>
          <w:sz w:val="26"/>
          <w:szCs w:val="26"/>
        </w:rPr>
        <w:t>Thời gian trung bình mỗi vai trò</w:t>
      </w:r>
    </w:p>
    <w:tbl>
      <w:tblPr>
        <w:tblStyle w:val="TableGrid"/>
        <w:tblW w:w="9776" w:type="dxa"/>
        <w:tblLook w:val="04A0" w:firstRow="1" w:lastRow="0" w:firstColumn="1" w:lastColumn="0" w:noHBand="0" w:noVBand="1"/>
      </w:tblPr>
      <w:tblGrid>
        <w:gridCol w:w="4681"/>
        <w:gridCol w:w="5095"/>
      </w:tblGrid>
      <w:tr w:rsidR="006E7830" w:rsidRPr="006D4348" w14:paraId="50E20633" w14:textId="77777777" w:rsidTr="00F443D4">
        <w:tc>
          <w:tcPr>
            <w:tcW w:w="4681" w:type="dxa"/>
          </w:tcPr>
          <w:p w14:paraId="18DD2AC2"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Vai trò</w:t>
            </w:r>
          </w:p>
        </w:tc>
        <w:tc>
          <w:tcPr>
            <w:tcW w:w="5095" w:type="dxa"/>
          </w:tcPr>
          <w:p w14:paraId="77BE0C12"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Thời gian trung bình</w:t>
            </w:r>
          </w:p>
        </w:tc>
      </w:tr>
      <w:tr w:rsidR="006E7830" w:rsidRPr="006D4348" w14:paraId="0B00A817" w14:textId="77777777" w:rsidTr="00F443D4">
        <w:tc>
          <w:tcPr>
            <w:tcW w:w="4681" w:type="dxa"/>
          </w:tcPr>
          <w:p w14:paraId="0A14AF84"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Nhân viên NB</w:t>
            </w:r>
          </w:p>
        </w:tc>
        <w:tc>
          <w:tcPr>
            <w:tcW w:w="5095" w:type="dxa"/>
          </w:tcPr>
          <w:p w14:paraId="569E1E63"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10 phút</w:t>
            </w:r>
          </w:p>
        </w:tc>
      </w:tr>
      <w:tr w:rsidR="006E7830" w:rsidRPr="006D4348" w14:paraId="47BF8A19" w14:textId="77777777" w:rsidTr="00F443D4">
        <w:tc>
          <w:tcPr>
            <w:tcW w:w="4681" w:type="dxa"/>
          </w:tcPr>
          <w:p w14:paraId="333D31F4"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IT Helpdesk</w:t>
            </w:r>
          </w:p>
        </w:tc>
        <w:tc>
          <w:tcPr>
            <w:tcW w:w="5095" w:type="dxa"/>
          </w:tcPr>
          <w:p w14:paraId="4DB22EF0"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46p</w:t>
            </w:r>
          </w:p>
        </w:tc>
      </w:tr>
      <w:tr w:rsidR="006E7830" w:rsidRPr="006D4348" w14:paraId="04662F0E" w14:textId="77777777" w:rsidTr="00F443D4">
        <w:tc>
          <w:tcPr>
            <w:tcW w:w="4681" w:type="dxa"/>
          </w:tcPr>
          <w:p w14:paraId="1A21C3EA"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IT kỹ thuật</w:t>
            </w:r>
          </w:p>
        </w:tc>
        <w:tc>
          <w:tcPr>
            <w:tcW w:w="5095" w:type="dxa"/>
          </w:tcPr>
          <w:p w14:paraId="1C65B1E4"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24p</w:t>
            </w:r>
          </w:p>
        </w:tc>
      </w:tr>
    </w:tbl>
    <w:p w14:paraId="5F27DA8A" w14:textId="77777777" w:rsidR="00464814" w:rsidRPr="006D4348" w:rsidRDefault="00464814" w:rsidP="001168E1">
      <w:pPr>
        <w:spacing w:after="0" w:line="360" w:lineRule="auto"/>
        <w:rPr>
          <w:rFonts w:ascii="Times New Roman" w:hAnsi="Times New Roman" w:cs="Times New Roman"/>
          <w:sz w:val="26"/>
          <w:szCs w:val="26"/>
        </w:rPr>
      </w:pPr>
    </w:p>
    <w:p w14:paraId="16F7D1A7" w14:textId="77777777" w:rsidR="00464814" w:rsidRPr="006D4348" w:rsidRDefault="00464814" w:rsidP="001168E1">
      <w:pPr>
        <w:spacing w:after="0" w:line="360" w:lineRule="auto"/>
        <w:rPr>
          <w:rFonts w:ascii="Times New Roman" w:hAnsi="Times New Roman" w:cs="Times New Roman"/>
          <w:b/>
          <w:bCs/>
          <w:sz w:val="26"/>
          <w:szCs w:val="26"/>
        </w:rPr>
      </w:pPr>
      <w:r w:rsidRPr="006D4348">
        <w:rPr>
          <w:rFonts w:ascii="Times New Roman" w:hAnsi="Times New Roman" w:cs="Times New Roman"/>
          <w:b/>
          <w:bCs/>
          <w:sz w:val="26"/>
          <w:szCs w:val="26"/>
        </w:rPr>
        <w:t>Chi phí trung bình theo vai trò</w:t>
      </w:r>
    </w:p>
    <w:tbl>
      <w:tblPr>
        <w:tblStyle w:val="TableGrid"/>
        <w:tblW w:w="9776" w:type="dxa"/>
        <w:tblLook w:val="04A0" w:firstRow="1" w:lastRow="0" w:firstColumn="1" w:lastColumn="0" w:noHBand="0" w:noVBand="1"/>
      </w:tblPr>
      <w:tblGrid>
        <w:gridCol w:w="4677"/>
        <w:gridCol w:w="5099"/>
      </w:tblGrid>
      <w:tr w:rsidR="006E7830" w:rsidRPr="006D4348" w14:paraId="58BC6589" w14:textId="77777777" w:rsidTr="00F443D4">
        <w:tc>
          <w:tcPr>
            <w:tcW w:w="4677" w:type="dxa"/>
          </w:tcPr>
          <w:p w14:paraId="3C32AE43"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Nhân viên NB</w:t>
            </w:r>
          </w:p>
        </w:tc>
        <w:tc>
          <w:tcPr>
            <w:tcW w:w="5099" w:type="dxa"/>
          </w:tcPr>
          <w:p w14:paraId="7F541BD3"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10p x 1.667 = 16.670 VNĐ</w:t>
            </w:r>
          </w:p>
        </w:tc>
      </w:tr>
      <w:tr w:rsidR="006E7830" w:rsidRPr="006D4348" w14:paraId="2918B25F" w14:textId="77777777" w:rsidTr="00F443D4">
        <w:tc>
          <w:tcPr>
            <w:tcW w:w="4677" w:type="dxa"/>
          </w:tcPr>
          <w:p w14:paraId="4E902A96"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IT Helpdesk</w:t>
            </w:r>
          </w:p>
        </w:tc>
        <w:tc>
          <w:tcPr>
            <w:tcW w:w="5099" w:type="dxa"/>
          </w:tcPr>
          <w:p w14:paraId="0BBE92F7"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46p x 2.500 = 115.000 VNĐ</w:t>
            </w:r>
          </w:p>
        </w:tc>
      </w:tr>
      <w:tr w:rsidR="006E7830" w:rsidRPr="006D4348" w14:paraId="2843617D" w14:textId="77777777" w:rsidTr="00F443D4">
        <w:tc>
          <w:tcPr>
            <w:tcW w:w="4677" w:type="dxa"/>
          </w:tcPr>
          <w:p w14:paraId="337FB989"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IT kỹ thuật</w:t>
            </w:r>
          </w:p>
        </w:tc>
        <w:tc>
          <w:tcPr>
            <w:tcW w:w="5099" w:type="dxa"/>
          </w:tcPr>
          <w:p w14:paraId="45FD7A23" w14:textId="77777777" w:rsidR="00464814" w:rsidRPr="006D4348" w:rsidRDefault="00464814" w:rsidP="001168E1">
            <w:pPr>
              <w:spacing w:line="360" w:lineRule="auto"/>
              <w:rPr>
                <w:rFonts w:ascii="Times New Roman" w:hAnsi="Times New Roman" w:cs="Times New Roman"/>
                <w:sz w:val="26"/>
                <w:szCs w:val="26"/>
              </w:rPr>
            </w:pPr>
            <w:r w:rsidRPr="006D4348">
              <w:rPr>
                <w:rFonts w:ascii="Times New Roman" w:hAnsi="Times New Roman" w:cs="Times New Roman"/>
                <w:sz w:val="26"/>
                <w:szCs w:val="26"/>
              </w:rPr>
              <w:t>24p x 3.000 = 72.000</w:t>
            </w:r>
          </w:p>
        </w:tc>
      </w:tr>
    </w:tbl>
    <w:p w14:paraId="3BFFCAE8" w14:textId="77777777" w:rsidR="00464814" w:rsidRPr="006D4348" w:rsidRDefault="00464814" w:rsidP="001168E1">
      <w:pPr>
        <w:spacing w:after="0" w:line="360" w:lineRule="auto"/>
        <w:rPr>
          <w:rFonts w:ascii="Times New Roman" w:hAnsi="Times New Roman" w:cs="Times New Roman"/>
          <w:sz w:val="26"/>
          <w:szCs w:val="26"/>
        </w:rPr>
      </w:pPr>
    </w:p>
    <w:p w14:paraId="5F17FF98" w14:textId="77777777" w:rsidR="00464814" w:rsidRPr="006D4348" w:rsidRDefault="00464814" w:rsidP="001168E1">
      <w:pPr>
        <w:spacing w:after="0" w:line="360" w:lineRule="auto"/>
        <w:rPr>
          <w:rFonts w:ascii="Times New Roman" w:hAnsi="Times New Roman" w:cs="Times New Roman"/>
          <w:b/>
          <w:bCs/>
          <w:sz w:val="26"/>
          <w:szCs w:val="26"/>
        </w:rPr>
      </w:pPr>
      <w:r w:rsidRPr="00157A75">
        <w:rPr>
          <w:rFonts w:ascii="Times New Roman" w:hAnsi="Times New Roman" w:cs="Times New Roman"/>
          <w:b/>
          <w:bCs/>
          <w:noProof/>
          <w:sz w:val="26"/>
          <w:szCs w:val="26"/>
        </w:rPr>
        <mc:AlternateContent>
          <mc:Choice Requires="wps">
            <w:drawing>
              <wp:anchor distT="0" distB="0" distL="114300" distR="114300" simplePos="0" relativeHeight="251678720" behindDoc="1" locked="0" layoutInCell="1" allowOverlap="1" wp14:anchorId="386E94B7" wp14:editId="392D12DA">
                <wp:simplePos x="0" y="0"/>
                <wp:positionH relativeFrom="column">
                  <wp:posOffset>1494155</wp:posOffset>
                </wp:positionH>
                <wp:positionV relativeFrom="paragraph">
                  <wp:posOffset>220040</wp:posOffset>
                </wp:positionV>
                <wp:extent cx="3016155" cy="374072"/>
                <wp:effectExtent l="0" t="0" r="13335" b="26035"/>
                <wp:wrapNone/>
                <wp:docPr id="681554856" name="Rectangle 19"/>
                <wp:cNvGraphicFramePr/>
                <a:graphic xmlns:a="http://schemas.openxmlformats.org/drawingml/2006/main">
                  <a:graphicData uri="http://schemas.microsoft.com/office/word/2010/wordprocessingShape">
                    <wps:wsp>
                      <wps:cNvSpPr/>
                      <wps:spPr>
                        <a:xfrm>
                          <a:off x="0" y="0"/>
                          <a:ext cx="3016155" cy="3740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F9EC43" id="Rectangle 19" o:spid="_x0000_s1026" style="position:absolute;margin-left:117.65pt;margin-top:17.35pt;width:237.5pt;height:29.45pt;z-index:-251637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" fillcolor="white [3212]" strokecolor="#030e13 [484]" strokeweight="1pt"/>
            </w:pict>
          </mc:Fallback>
        </mc:AlternateContent>
      </w:r>
      <w:r w:rsidRPr="006D4348">
        <w:rPr>
          <w:rFonts w:ascii="Times New Roman" w:hAnsi="Times New Roman" w:cs="Times New Roman"/>
          <w:b/>
          <w:bCs/>
          <w:sz w:val="26"/>
          <w:szCs w:val="26"/>
        </w:rPr>
        <w:t>Tổng chi phí xử lý 1 yêu cầu hỗ trợ:</w:t>
      </w:r>
    </w:p>
    <w:p w14:paraId="36B557D7" w14:textId="77777777" w:rsidR="00464814" w:rsidRPr="006D4348" w:rsidRDefault="00464814" w:rsidP="001168E1">
      <w:pPr>
        <w:spacing w:after="0" w:line="360" w:lineRule="auto"/>
        <w:jc w:val="center"/>
        <w:rPr>
          <w:rFonts w:ascii="Times New Roman" w:hAnsi="Times New Roman" w:cs="Times New Roman"/>
        </w:rPr>
      </w:pPr>
      <w:r w:rsidRPr="006D4348">
        <w:rPr>
          <w:rFonts w:ascii="Times New Roman" w:hAnsi="Times New Roman" w:cs="Times New Roman"/>
        </w:rPr>
        <w:t>16.670 + 115.000 + 72.000 = 203.670 VNĐ</w:t>
      </w:r>
    </w:p>
    <w:p w14:paraId="7E0F9EEA" w14:textId="77777777" w:rsidR="00464814" w:rsidRPr="006D4348" w:rsidRDefault="00464814">
      <w:pPr>
        <w:spacing w:after="0" w:line="360" w:lineRule="auto"/>
        <w:jc w:val="both"/>
        <w:rPr>
          <w:rFonts w:ascii="Times New Roman" w:hAnsi="Times New Roman" w:cs="Times New Roman"/>
        </w:rPr>
      </w:pPr>
    </w:p>
    <w:p w14:paraId="3BA42EC1" w14:textId="7D4A95C2" w:rsidR="002451F3" w:rsidRPr="006D4348" w:rsidRDefault="002451F3">
      <w:pPr>
        <w:pStyle w:val="Heading2"/>
        <w:jc w:val="both"/>
        <w:rPr>
          <w:ins w:id="2232" w:author="Bùi Anh Quốc" w:date="2025-08-02T14:57:00Z"/>
          <w:rFonts w:ascii="Times New Roman" w:hAnsi="Times New Roman" w:cs="Times New Roman"/>
          <w:b/>
          <w:bCs/>
          <w:color w:val="auto"/>
          <w:rPrChange w:id="2233" w:author="Bùi Anh Quốc" w:date="2025-08-02T15:45:00Z">
            <w:rPr>
              <w:ins w:id="2234" w:author="Bùi Anh Quốc" w:date="2025-08-02T14:57:00Z"/>
            </w:rPr>
          </w:rPrChange>
        </w:rPr>
        <w:pPrChange w:id="2235" w:author="Bùi Anh Quốc" w:date="2025-08-02T15:01:00Z">
          <w:pPr>
            <w:pStyle w:val="Heading2"/>
          </w:pPr>
        </w:pPrChange>
      </w:pPr>
      <w:bookmarkStart w:id="2236" w:name="_Toc205108429"/>
      <w:ins w:id="2237" w:author="Bùi Anh Quốc" w:date="2025-08-02T14:57:00Z">
        <w:r w:rsidRPr="006D4348">
          <w:rPr>
            <w:rFonts w:ascii="Times New Roman" w:hAnsi="Times New Roman" w:cs="Times New Roman"/>
            <w:b/>
            <w:bCs/>
            <w:color w:val="auto"/>
            <w:rPrChange w:id="2238" w:author="Bùi Anh Quốc" w:date="2025-08-02T15:45:00Z">
              <w:rPr>
                <w:rFonts w:ascii="Segoe UI Emoji" w:hAnsi="Segoe UI Emoji" w:cs="Segoe UI Emoji"/>
              </w:rPr>
            </w:rPrChange>
          </w:rPr>
          <w:lastRenderedPageBreak/>
          <w:t xml:space="preserve">3.6 </w:t>
        </w:r>
        <w:r w:rsidRPr="006D4348">
          <w:rPr>
            <w:rFonts w:ascii="Times New Roman" w:hAnsi="Times New Roman" w:cs="Times New Roman"/>
            <w:b/>
            <w:bCs/>
            <w:color w:val="auto"/>
            <w:rPrChange w:id="2239" w:author="Bùi Anh Quốc" w:date="2025-08-02T15:45:00Z">
              <w:rPr/>
            </w:rPrChange>
          </w:rPr>
          <w:t>Quy trình: Quản lý Nhà Cung Cấp</w:t>
        </w:r>
        <w:bookmarkEnd w:id="2236"/>
      </w:ins>
    </w:p>
    <w:p w14:paraId="24A2774F" w14:textId="77777777" w:rsidR="002451F3" w:rsidRPr="006D4348" w:rsidRDefault="002451F3">
      <w:pPr>
        <w:pStyle w:val="Heading3"/>
        <w:jc w:val="both"/>
        <w:rPr>
          <w:ins w:id="2240" w:author="Bùi Anh Quốc" w:date="2025-08-02T14:57:00Z"/>
          <w:rFonts w:ascii="Times New Roman" w:hAnsi="Times New Roman" w:cs="Times New Roman"/>
          <w:b/>
          <w:bCs/>
          <w:color w:val="auto"/>
          <w:sz w:val="26"/>
          <w:szCs w:val="26"/>
          <w:rPrChange w:id="2241" w:author="Bùi Anh Quốc" w:date="2025-08-02T15:45:00Z">
            <w:rPr>
              <w:ins w:id="2242" w:author="Bùi Anh Quốc" w:date="2025-08-02T14:57:00Z"/>
            </w:rPr>
          </w:rPrChange>
        </w:rPr>
        <w:pPrChange w:id="2243" w:author="Bùi Anh Quốc" w:date="2025-08-02T15:01:00Z">
          <w:pPr>
            <w:pStyle w:val="Heading3"/>
          </w:pPr>
        </w:pPrChange>
      </w:pPr>
      <w:bookmarkStart w:id="2244" w:name="_Toc205108430"/>
      <w:ins w:id="2245" w:author="Bùi Anh Quốc" w:date="2025-08-02T14:57:00Z">
        <w:r w:rsidRPr="006D4348">
          <w:rPr>
            <w:rFonts w:ascii="Times New Roman" w:hAnsi="Times New Roman" w:cs="Times New Roman"/>
            <w:b/>
            <w:bCs/>
            <w:color w:val="auto"/>
            <w:sz w:val="26"/>
            <w:szCs w:val="26"/>
            <w:rPrChange w:id="2246" w:author="Bùi Anh Quốc" w:date="2025-08-02T15:45:00Z">
              <w:rPr/>
            </w:rPrChange>
          </w:rPr>
          <w:t>3.6.1 Mô tả Quy trình</w:t>
        </w:r>
        <w:bookmarkEnd w:id="2244"/>
      </w:ins>
    </w:p>
    <w:p w14:paraId="07C7D956" w14:textId="77777777" w:rsidR="002451F3" w:rsidRPr="006D4348" w:rsidRDefault="002451F3">
      <w:pPr>
        <w:pStyle w:val="Heading4"/>
        <w:jc w:val="both"/>
        <w:rPr>
          <w:ins w:id="2247" w:author="Bùi Anh Quốc" w:date="2025-08-02T14:57:00Z"/>
          <w:rFonts w:ascii="Times New Roman" w:hAnsi="Times New Roman" w:cs="Times New Roman"/>
          <w:b/>
          <w:bCs/>
          <w:i w:val="0"/>
          <w:iCs w:val="0"/>
          <w:color w:val="auto"/>
          <w:sz w:val="26"/>
          <w:szCs w:val="26"/>
          <w:rPrChange w:id="2248" w:author="Bùi Anh Quốc" w:date="2025-08-02T15:45:00Z">
            <w:rPr>
              <w:ins w:id="2249" w:author="Bùi Anh Quốc" w:date="2025-08-02T14:57:00Z"/>
            </w:rPr>
          </w:rPrChange>
        </w:rPr>
        <w:pPrChange w:id="2250" w:author="Bùi Anh Quốc" w:date="2025-08-02T15:01:00Z">
          <w:pPr>
            <w:pStyle w:val="Heading4"/>
          </w:pPr>
        </w:pPrChange>
      </w:pPr>
      <w:ins w:id="2251" w:author="Bùi Anh Quốc" w:date="2025-08-02T14:57:00Z">
        <w:r w:rsidRPr="006D4348">
          <w:rPr>
            <w:rFonts w:ascii="Times New Roman" w:hAnsi="Times New Roman" w:cs="Times New Roman"/>
            <w:b/>
            <w:bCs/>
            <w:i w:val="0"/>
            <w:iCs w:val="0"/>
            <w:color w:val="auto"/>
            <w:sz w:val="26"/>
            <w:szCs w:val="26"/>
            <w:rPrChange w:id="2252" w:author="Bùi Anh Quốc" w:date="2025-08-02T15:45:00Z">
              <w:rPr/>
            </w:rPrChange>
          </w:rPr>
          <w:t>3.6.1.1 Mục tiêu</w:t>
        </w:r>
      </w:ins>
    </w:p>
    <w:p w14:paraId="4BD0DACB" w14:textId="478377BA" w:rsidR="002451F3" w:rsidRPr="006D4348" w:rsidRDefault="002451F3">
      <w:pPr>
        <w:jc w:val="both"/>
        <w:rPr>
          <w:ins w:id="2253" w:author="Bùi Anh Quốc" w:date="2025-08-02T14:57:00Z"/>
          <w:rFonts w:ascii="Times New Roman" w:hAnsi="Times New Roman" w:cs="Times New Roman"/>
          <w:sz w:val="26"/>
          <w:szCs w:val="26"/>
          <w:rPrChange w:id="2254" w:author="Bùi Anh Quốc" w:date="2025-08-02T15:45:00Z">
            <w:rPr>
              <w:ins w:id="2255" w:author="Bùi Anh Quốc" w:date="2025-08-02T14:57:00Z"/>
            </w:rPr>
          </w:rPrChange>
        </w:rPr>
        <w:pPrChange w:id="2256" w:author="Bùi Anh Quốc" w:date="2025-08-02T15:01:00Z">
          <w:pPr/>
        </w:pPrChange>
      </w:pPr>
      <w:ins w:id="2257" w:author="Bùi Anh Quốc" w:date="2025-08-02T14:57:00Z">
        <w:r w:rsidRPr="006D4348">
          <w:rPr>
            <w:rFonts w:ascii="Times New Roman" w:hAnsi="Times New Roman" w:cs="Times New Roman"/>
            <w:sz w:val="26"/>
            <w:szCs w:val="26"/>
            <w:rPrChange w:id="2258" w:author="Bùi Anh Quốc" w:date="2025-08-02T15:45:00Z">
              <w:rPr/>
            </w:rPrChange>
          </w:rPr>
          <w:t>Đảm bảo lựa chọn, duy trì và phát triển hệ thống nhà cung cấp uy tín, đảm bảo chất lượng sản phẩm, thời gian giao hàng, điều kiện thương mại tốt để phục vụ hoạt động bán lẻ online hiệu quả và ổn định.</w:t>
        </w:r>
      </w:ins>
    </w:p>
    <w:p w14:paraId="26668406" w14:textId="77777777" w:rsidR="002451F3" w:rsidRPr="006D4348" w:rsidRDefault="002451F3">
      <w:pPr>
        <w:pStyle w:val="Heading4"/>
        <w:jc w:val="both"/>
        <w:rPr>
          <w:ins w:id="2259" w:author="Bùi Anh Quốc" w:date="2025-08-02T14:57:00Z"/>
          <w:rFonts w:ascii="Times New Roman" w:hAnsi="Times New Roman" w:cs="Times New Roman"/>
          <w:b/>
          <w:bCs/>
          <w:i w:val="0"/>
          <w:iCs w:val="0"/>
          <w:color w:val="auto"/>
          <w:sz w:val="26"/>
          <w:szCs w:val="26"/>
          <w:rPrChange w:id="2260" w:author="Bùi Anh Quốc" w:date="2025-08-02T15:45:00Z">
            <w:rPr>
              <w:ins w:id="2261" w:author="Bùi Anh Quốc" w:date="2025-08-02T14:57:00Z"/>
            </w:rPr>
          </w:rPrChange>
        </w:rPr>
        <w:pPrChange w:id="2262" w:author="Bùi Anh Quốc" w:date="2025-08-02T15:01:00Z">
          <w:pPr>
            <w:pStyle w:val="Heading4"/>
          </w:pPr>
        </w:pPrChange>
      </w:pPr>
      <w:ins w:id="2263" w:author="Bùi Anh Quốc" w:date="2025-08-02T14:57:00Z">
        <w:r w:rsidRPr="006D4348">
          <w:rPr>
            <w:rFonts w:ascii="Times New Roman" w:hAnsi="Times New Roman" w:cs="Times New Roman"/>
            <w:b/>
            <w:bCs/>
            <w:i w:val="0"/>
            <w:iCs w:val="0"/>
            <w:color w:val="auto"/>
            <w:sz w:val="26"/>
            <w:szCs w:val="26"/>
            <w:rPrChange w:id="2264" w:author="Bùi Anh Quốc" w:date="2025-08-02T15:45:00Z">
              <w:rPr/>
            </w:rPrChange>
          </w:rPr>
          <w:t>3.6.1.2 Các bước thực hiện (Flow)</w:t>
        </w:r>
      </w:ins>
    </w:p>
    <w:p w14:paraId="45E3B1B2" w14:textId="77777777" w:rsidR="002451F3" w:rsidRPr="006D4348" w:rsidRDefault="002451F3">
      <w:pPr>
        <w:ind w:firstLine="720"/>
        <w:jc w:val="both"/>
        <w:rPr>
          <w:ins w:id="2265" w:author="Bùi Anh Quốc" w:date="2025-08-02T14:57:00Z"/>
          <w:rFonts w:ascii="Times New Roman" w:hAnsi="Times New Roman" w:cs="Times New Roman"/>
          <w:sz w:val="26"/>
          <w:szCs w:val="26"/>
          <w:rPrChange w:id="2266" w:author="Bùi Anh Quốc" w:date="2025-08-02T15:45:00Z">
            <w:rPr>
              <w:ins w:id="2267" w:author="Bùi Anh Quốc" w:date="2025-08-02T14:57:00Z"/>
            </w:rPr>
          </w:rPrChange>
        </w:rPr>
        <w:pPrChange w:id="2268" w:author="Bùi Anh Quốc" w:date="2025-08-02T15:01:00Z">
          <w:pPr>
            <w:ind w:firstLine="720"/>
          </w:pPr>
        </w:pPrChange>
      </w:pPr>
      <w:ins w:id="2269" w:author="Bùi Anh Quốc" w:date="2025-08-02T14:57:00Z">
        <w:r w:rsidRPr="006D4348">
          <w:rPr>
            <w:rFonts w:ascii="Times New Roman" w:hAnsi="Times New Roman" w:cs="Times New Roman"/>
            <w:sz w:val="26"/>
            <w:szCs w:val="26"/>
            <w:rPrChange w:id="2270" w:author="Bùi Anh Quốc" w:date="2025-08-02T15:45:00Z">
              <w:rPr/>
            </w:rPrChange>
          </w:rPr>
          <w:t>B1 - Thu thập nhu cầu mua hàng</w:t>
        </w:r>
      </w:ins>
    </w:p>
    <w:p w14:paraId="4B24D97F" w14:textId="77777777" w:rsidR="002451F3" w:rsidRPr="006D4348" w:rsidRDefault="002451F3">
      <w:pPr>
        <w:pStyle w:val="ListParagraph"/>
        <w:numPr>
          <w:ilvl w:val="0"/>
          <w:numId w:val="111"/>
        </w:numPr>
        <w:jc w:val="both"/>
        <w:rPr>
          <w:ins w:id="2271" w:author="Bùi Anh Quốc" w:date="2025-08-02T14:57:00Z"/>
          <w:rFonts w:ascii="Times New Roman" w:hAnsi="Times New Roman" w:cs="Times New Roman"/>
          <w:sz w:val="26"/>
          <w:szCs w:val="26"/>
          <w:rPrChange w:id="2272" w:author="Bùi Anh Quốc" w:date="2025-08-02T15:45:00Z">
            <w:rPr>
              <w:ins w:id="2273" w:author="Bùi Anh Quốc" w:date="2025-08-02T14:57:00Z"/>
            </w:rPr>
          </w:rPrChange>
        </w:rPr>
        <w:pPrChange w:id="2274" w:author="Bùi Anh Quốc" w:date="2025-08-02T15:01:00Z">
          <w:pPr>
            <w:pStyle w:val="ListParagraph"/>
            <w:numPr>
              <w:numId w:val="111"/>
            </w:numPr>
            <w:ind w:left="1800" w:hanging="360"/>
          </w:pPr>
        </w:pPrChange>
      </w:pPr>
      <w:ins w:id="2275" w:author="Bùi Anh Quốc" w:date="2025-08-02T14:57:00Z">
        <w:r w:rsidRPr="006D4348">
          <w:rPr>
            <w:rFonts w:ascii="Times New Roman" w:hAnsi="Times New Roman" w:cs="Times New Roman"/>
            <w:sz w:val="26"/>
            <w:szCs w:val="26"/>
            <w:rPrChange w:id="2276" w:author="Bùi Anh Quốc" w:date="2025-08-02T15:45:00Z">
              <w:rPr/>
            </w:rPrChange>
          </w:rPr>
          <w:t>Tự động từ hệ thống dự báo tồn kho, hoặc từ các chiến dịch kinh doanh sắp tới.</w:t>
        </w:r>
      </w:ins>
    </w:p>
    <w:p w14:paraId="5FB8C330" w14:textId="77777777" w:rsidR="002451F3" w:rsidRPr="006D4348" w:rsidRDefault="002451F3">
      <w:pPr>
        <w:pStyle w:val="ListParagraph"/>
        <w:numPr>
          <w:ilvl w:val="0"/>
          <w:numId w:val="111"/>
        </w:numPr>
        <w:jc w:val="both"/>
        <w:rPr>
          <w:ins w:id="2277" w:author="Bùi Anh Quốc" w:date="2025-08-02T14:57:00Z"/>
          <w:rFonts w:ascii="Times New Roman" w:hAnsi="Times New Roman" w:cs="Times New Roman"/>
          <w:sz w:val="26"/>
          <w:szCs w:val="26"/>
          <w:rPrChange w:id="2278" w:author="Bùi Anh Quốc" w:date="2025-08-02T15:45:00Z">
            <w:rPr>
              <w:ins w:id="2279" w:author="Bùi Anh Quốc" w:date="2025-08-02T14:57:00Z"/>
            </w:rPr>
          </w:rPrChange>
        </w:rPr>
        <w:pPrChange w:id="2280" w:author="Bùi Anh Quốc" w:date="2025-08-02T15:01:00Z">
          <w:pPr>
            <w:pStyle w:val="ListParagraph"/>
            <w:numPr>
              <w:numId w:val="111"/>
            </w:numPr>
            <w:ind w:left="1800" w:hanging="360"/>
          </w:pPr>
        </w:pPrChange>
      </w:pPr>
      <w:ins w:id="2281" w:author="Bùi Anh Quốc" w:date="2025-08-02T14:57:00Z">
        <w:r w:rsidRPr="006D4348">
          <w:rPr>
            <w:rFonts w:ascii="Times New Roman" w:hAnsi="Times New Roman" w:cs="Times New Roman"/>
            <w:sz w:val="26"/>
            <w:szCs w:val="26"/>
            <w:rPrChange w:id="2282" w:author="Bùi Anh Quốc" w:date="2025-08-02T15:45:00Z">
              <w:rPr/>
            </w:rPrChange>
          </w:rPr>
          <w:t>Nếu là mặt hàng mới → chuyển sang bước tìm NCC mới.</w:t>
        </w:r>
      </w:ins>
    </w:p>
    <w:p w14:paraId="4E24F169" w14:textId="77777777" w:rsidR="002451F3" w:rsidRPr="006D4348" w:rsidRDefault="002451F3">
      <w:pPr>
        <w:pStyle w:val="ListParagraph"/>
        <w:numPr>
          <w:ilvl w:val="0"/>
          <w:numId w:val="111"/>
        </w:numPr>
        <w:jc w:val="both"/>
        <w:rPr>
          <w:ins w:id="2283" w:author="Bùi Anh Quốc" w:date="2025-08-02T14:57:00Z"/>
          <w:rFonts w:ascii="Times New Roman" w:hAnsi="Times New Roman" w:cs="Times New Roman"/>
          <w:sz w:val="26"/>
          <w:szCs w:val="26"/>
          <w:rPrChange w:id="2284" w:author="Bùi Anh Quốc" w:date="2025-08-02T15:45:00Z">
            <w:rPr>
              <w:ins w:id="2285" w:author="Bùi Anh Quốc" w:date="2025-08-02T14:57:00Z"/>
            </w:rPr>
          </w:rPrChange>
        </w:rPr>
        <w:pPrChange w:id="2286" w:author="Bùi Anh Quốc" w:date="2025-08-02T15:01:00Z">
          <w:pPr>
            <w:pStyle w:val="ListParagraph"/>
            <w:numPr>
              <w:numId w:val="111"/>
            </w:numPr>
            <w:ind w:left="1800" w:hanging="360"/>
          </w:pPr>
        </w:pPrChange>
      </w:pPr>
      <w:ins w:id="2287" w:author="Bùi Anh Quốc" w:date="2025-08-02T14:57:00Z">
        <w:r w:rsidRPr="006D4348">
          <w:rPr>
            <w:rFonts w:ascii="Times New Roman" w:hAnsi="Times New Roman" w:cs="Times New Roman"/>
            <w:sz w:val="26"/>
            <w:szCs w:val="26"/>
            <w:rPrChange w:id="2288" w:author="Bùi Anh Quốc" w:date="2025-08-02T15:45:00Z">
              <w:rPr/>
            </w:rPrChange>
          </w:rPr>
          <w:t>Nếu là hàng quen → kiểm tra NCC đã có.</w:t>
        </w:r>
      </w:ins>
    </w:p>
    <w:p w14:paraId="7A4E3556" w14:textId="77777777" w:rsidR="002451F3" w:rsidRPr="006D4348" w:rsidRDefault="002451F3">
      <w:pPr>
        <w:ind w:firstLine="720"/>
        <w:jc w:val="both"/>
        <w:rPr>
          <w:ins w:id="2289" w:author="Bùi Anh Quốc" w:date="2025-08-02T14:57:00Z"/>
          <w:rFonts w:ascii="Times New Roman" w:hAnsi="Times New Roman" w:cs="Times New Roman"/>
          <w:sz w:val="26"/>
          <w:szCs w:val="26"/>
          <w:rPrChange w:id="2290" w:author="Bùi Anh Quốc" w:date="2025-08-02T15:45:00Z">
            <w:rPr>
              <w:ins w:id="2291" w:author="Bùi Anh Quốc" w:date="2025-08-02T14:57:00Z"/>
            </w:rPr>
          </w:rPrChange>
        </w:rPr>
        <w:pPrChange w:id="2292" w:author="Bùi Anh Quốc" w:date="2025-08-02T15:01:00Z">
          <w:pPr>
            <w:ind w:firstLine="720"/>
          </w:pPr>
        </w:pPrChange>
      </w:pPr>
      <w:ins w:id="2293" w:author="Bùi Anh Quốc" w:date="2025-08-02T14:57:00Z">
        <w:r w:rsidRPr="006D4348">
          <w:rPr>
            <w:rFonts w:ascii="Times New Roman" w:hAnsi="Times New Roman" w:cs="Times New Roman"/>
            <w:sz w:val="26"/>
            <w:szCs w:val="26"/>
            <w:rPrChange w:id="2294" w:author="Bùi Anh Quốc" w:date="2025-08-02T15:45:00Z">
              <w:rPr/>
            </w:rPrChange>
          </w:rPr>
          <w:t>B2 - Tìm kiếm &amp; đánh giá NCC</w:t>
        </w:r>
      </w:ins>
    </w:p>
    <w:p w14:paraId="25612F89" w14:textId="77777777" w:rsidR="002451F3" w:rsidRPr="006D4348" w:rsidRDefault="002451F3">
      <w:pPr>
        <w:pStyle w:val="ListParagraph"/>
        <w:numPr>
          <w:ilvl w:val="0"/>
          <w:numId w:val="112"/>
        </w:numPr>
        <w:ind w:left="1800"/>
        <w:jc w:val="both"/>
        <w:rPr>
          <w:ins w:id="2295" w:author="Bùi Anh Quốc" w:date="2025-08-02T14:57:00Z"/>
          <w:rFonts w:ascii="Times New Roman" w:hAnsi="Times New Roman" w:cs="Times New Roman"/>
          <w:sz w:val="26"/>
          <w:szCs w:val="26"/>
          <w:rPrChange w:id="2296" w:author="Bùi Anh Quốc" w:date="2025-08-02T15:45:00Z">
            <w:rPr>
              <w:ins w:id="2297" w:author="Bùi Anh Quốc" w:date="2025-08-02T14:57:00Z"/>
            </w:rPr>
          </w:rPrChange>
        </w:rPr>
        <w:pPrChange w:id="2298" w:author="Bùi Anh Quốc" w:date="2025-08-02T15:01:00Z">
          <w:pPr>
            <w:pStyle w:val="ListParagraph"/>
            <w:numPr>
              <w:numId w:val="112"/>
            </w:numPr>
            <w:ind w:left="1800" w:hanging="360"/>
          </w:pPr>
        </w:pPrChange>
      </w:pPr>
      <w:ins w:id="2299" w:author="Bùi Anh Quốc" w:date="2025-08-02T14:57:00Z">
        <w:r w:rsidRPr="006D4348">
          <w:rPr>
            <w:rFonts w:ascii="Times New Roman" w:hAnsi="Times New Roman" w:cs="Times New Roman"/>
            <w:sz w:val="26"/>
            <w:szCs w:val="26"/>
            <w:rPrChange w:id="2300" w:author="Bùi Anh Quốc" w:date="2025-08-02T15:45:00Z">
              <w:rPr/>
            </w:rPrChange>
          </w:rPr>
          <w:t>Nếu chưa có NCC phù hợp:</w:t>
        </w:r>
      </w:ins>
    </w:p>
    <w:p w14:paraId="1C696806" w14:textId="77777777" w:rsidR="002451F3" w:rsidRPr="006D4348" w:rsidRDefault="002451F3">
      <w:pPr>
        <w:pStyle w:val="ListParagraph"/>
        <w:numPr>
          <w:ilvl w:val="1"/>
          <w:numId w:val="112"/>
        </w:numPr>
        <w:jc w:val="both"/>
        <w:rPr>
          <w:ins w:id="2301" w:author="Bùi Anh Quốc" w:date="2025-08-02T14:57:00Z"/>
          <w:rFonts w:ascii="Times New Roman" w:hAnsi="Times New Roman" w:cs="Times New Roman"/>
          <w:sz w:val="26"/>
          <w:szCs w:val="26"/>
          <w:rPrChange w:id="2302" w:author="Bùi Anh Quốc" w:date="2025-08-02T15:45:00Z">
            <w:rPr>
              <w:ins w:id="2303" w:author="Bùi Anh Quốc" w:date="2025-08-02T14:57:00Z"/>
            </w:rPr>
          </w:rPrChange>
        </w:rPr>
        <w:pPrChange w:id="2304" w:author="Bùi Anh Quốc" w:date="2025-08-02T15:01:00Z">
          <w:pPr>
            <w:pStyle w:val="ListParagraph"/>
            <w:numPr>
              <w:ilvl w:val="1"/>
              <w:numId w:val="112"/>
            </w:numPr>
            <w:ind w:left="2160" w:hanging="360"/>
          </w:pPr>
        </w:pPrChange>
      </w:pPr>
      <w:ins w:id="2305" w:author="Bùi Anh Quốc" w:date="2025-08-02T14:57:00Z">
        <w:r w:rsidRPr="006D4348">
          <w:rPr>
            <w:rFonts w:ascii="Times New Roman" w:hAnsi="Times New Roman" w:cs="Times New Roman"/>
            <w:sz w:val="26"/>
            <w:szCs w:val="26"/>
            <w:rPrChange w:id="2306" w:author="Bùi Anh Quốc" w:date="2025-08-02T15:45:00Z">
              <w:rPr/>
            </w:rPrChange>
          </w:rPr>
          <w:t>Tiếp cận từ các kênh: hội chợ, giới thiệu, email chào hàng, sàn thương mại B2B.</w:t>
        </w:r>
      </w:ins>
    </w:p>
    <w:p w14:paraId="12C86C13" w14:textId="77777777" w:rsidR="002451F3" w:rsidRPr="006D4348" w:rsidRDefault="002451F3">
      <w:pPr>
        <w:pStyle w:val="ListParagraph"/>
        <w:numPr>
          <w:ilvl w:val="1"/>
          <w:numId w:val="112"/>
        </w:numPr>
        <w:jc w:val="both"/>
        <w:rPr>
          <w:ins w:id="2307" w:author="Bùi Anh Quốc" w:date="2025-08-02T14:57:00Z"/>
          <w:rFonts w:ascii="Times New Roman" w:hAnsi="Times New Roman" w:cs="Times New Roman"/>
          <w:sz w:val="26"/>
          <w:szCs w:val="26"/>
          <w:rPrChange w:id="2308" w:author="Bùi Anh Quốc" w:date="2025-08-02T15:45:00Z">
            <w:rPr>
              <w:ins w:id="2309" w:author="Bùi Anh Quốc" w:date="2025-08-02T14:57:00Z"/>
            </w:rPr>
          </w:rPrChange>
        </w:rPr>
        <w:pPrChange w:id="2310" w:author="Bùi Anh Quốc" w:date="2025-08-02T15:01:00Z">
          <w:pPr>
            <w:pStyle w:val="ListParagraph"/>
            <w:numPr>
              <w:ilvl w:val="1"/>
              <w:numId w:val="112"/>
            </w:numPr>
            <w:ind w:left="2160" w:hanging="360"/>
          </w:pPr>
        </w:pPrChange>
      </w:pPr>
      <w:ins w:id="2311" w:author="Bùi Anh Quốc" w:date="2025-08-02T14:57:00Z">
        <w:r w:rsidRPr="006D4348">
          <w:rPr>
            <w:rFonts w:ascii="Times New Roman" w:hAnsi="Times New Roman" w:cs="Times New Roman"/>
            <w:sz w:val="26"/>
            <w:szCs w:val="26"/>
            <w:rPrChange w:id="2312" w:author="Bùi Anh Quốc" w:date="2025-08-02T15:45:00Z">
              <w:rPr/>
            </w:rPrChange>
          </w:rPr>
          <w:t>Đánh giá nhanh NCC:</w:t>
        </w:r>
      </w:ins>
    </w:p>
    <w:p w14:paraId="2DE6C9BA" w14:textId="77777777" w:rsidR="002451F3" w:rsidRPr="006D4348" w:rsidRDefault="002451F3">
      <w:pPr>
        <w:pStyle w:val="ListParagraph"/>
        <w:numPr>
          <w:ilvl w:val="2"/>
          <w:numId w:val="112"/>
        </w:numPr>
        <w:jc w:val="both"/>
        <w:rPr>
          <w:ins w:id="2313" w:author="Bùi Anh Quốc" w:date="2025-08-02T14:57:00Z"/>
          <w:rFonts w:ascii="Times New Roman" w:hAnsi="Times New Roman" w:cs="Times New Roman"/>
          <w:sz w:val="26"/>
          <w:szCs w:val="26"/>
          <w:rPrChange w:id="2314" w:author="Bùi Anh Quốc" w:date="2025-08-02T15:45:00Z">
            <w:rPr>
              <w:ins w:id="2315" w:author="Bùi Anh Quốc" w:date="2025-08-02T14:57:00Z"/>
            </w:rPr>
          </w:rPrChange>
        </w:rPr>
        <w:pPrChange w:id="2316" w:author="Bùi Anh Quốc" w:date="2025-08-02T15:01:00Z">
          <w:pPr>
            <w:pStyle w:val="ListParagraph"/>
            <w:numPr>
              <w:ilvl w:val="2"/>
              <w:numId w:val="112"/>
            </w:numPr>
            <w:ind w:left="2880" w:hanging="360"/>
          </w:pPr>
        </w:pPrChange>
      </w:pPr>
      <w:ins w:id="2317" w:author="Bùi Anh Quốc" w:date="2025-08-02T14:57:00Z">
        <w:r w:rsidRPr="006D4348">
          <w:rPr>
            <w:rFonts w:ascii="Times New Roman" w:hAnsi="Times New Roman" w:cs="Times New Roman"/>
            <w:sz w:val="26"/>
            <w:szCs w:val="26"/>
            <w:rPrChange w:id="2318" w:author="Bùi Anh Quốc" w:date="2025-08-02T15:45:00Z">
              <w:rPr/>
            </w:rPrChange>
          </w:rPr>
          <w:t>Nếu NCC không đủ điều kiện cơ bản (giấy tờ pháp lý, sản phẩm không đạt), → Loại bỏ</w:t>
        </w:r>
      </w:ins>
    </w:p>
    <w:p w14:paraId="09D5C096" w14:textId="77777777" w:rsidR="002451F3" w:rsidRPr="006D4348" w:rsidRDefault="002451F3">
      <w:pPr>
        <w:pStyle w:val="ListParagraph"/>
        <w:numPr>
          <w:ilvl w:val="2"/>
          <w:numId w:val="112"/>
        </w:numPr>
        <w:jc w:val="both"/>
        <w:rPr>
          <w:ins w:id="2319" w:author="Bùi Anh Quốc" w:date="2025-08-02T14:57:00Z"/>
          <w:rFonts w:ascii="Times New Roman" w:hAnsi="Times New Roman" w:cs="Times New Roman"/>
          <w:sz w:val="26"/>
          <w:szCs w:val="26"/>
          <w:rPrChange w:id="2320" w:author="Bùi Anh Quốc" w:date="2025-08-02T15:45:00Z">
            <w:rPr>
              <w:ins w:id="2321" w:author="Bùi Anh Quốc" w:date="2025-08-02T14:57:00Z"/>
            </w:rPr>
          </w:rPrChange>
        </w:rPr>
        <w:pPrChange w:id="2322" w:author="Bùi Anh Quốc" w:date="2025-08-02T15:01:00Z">
          <w:pPr>
            <w:pStyle w:val="ListParagraph"/>
            <w:numPr>
              <w:ilvl w:val="2"/>
              <w:numId w:val="112"/>
            </w:numPr>
            <w:ind w:left="2880" w:hanging="360"/>
          </w:pPr>
        </w:pPrChange>
      </w:pPr>
      <w:ins w:id="2323" w:author="Bùi Anh Quốc" w:date="2025-08-02T14:57:00Z">
        <w:r w:rsidRPr="006D4348">
          <w:rPr>
            <w:rFonts w:ascii="Times New Roman" w:hAnsi="Times New Roman" w:cs="Times New Roman"/>
            <w:sz w:val="26"/>
            <w:szCs w:val="26"/>
            <w:rPrChange w:id="2324" w:author="Bùi Anh Quốc" w:date="2025-08-02T15:45:00Z">
              <w:rPr/>
            </w:rPrChange>
          </w:rPr>
          <w:t>Nếu đạt → tiếp tục</w:t>
        </w:r>
      </w:ins>
    </w:p>
    <w:p w14:paraId="6849F010" w14:textId="77777777" w:rsidR="002451F3" w:rsidRPr="006D4348" w:rsidRDefault="002451F3">
      <w:pPr>
        <w:ind w:left="720"/>
        <w:jc w:val="both"/>
        <w:rPr>
          <w:ins w:id="2325" w:author="Bùi Anh Quốc" w:date="2025-08-02T14:57:00Z"/>
          <w:rFonts w:ascii="Times New Roman" w:hAnsi="Times New Roman" w:cs="Times New Roman"/>
          <w:sz w:val="26"/>
          <w:szCs w:val="26"/>
          <w:rPrChange w:id="2326" w:author="Bùi Anh Quốc" w:date="2025-08-02T15:45:00Z">
            <w:rPr>
              <w:ins w:id="2327" w:author="Bùi Anh Quốc" w:date="2025-08-02T14:57:00Z"/>
            </w:rPr>
          </w:rPrChange>
        </w:rPr>
        <w:pPrChange w:id="2328" w:author="Bùi Anh Quốc" w:date="2025-08-02T15:01:00Z">
          <w:pPr>
            <w:ind w:left="720"/>
          </w:pPr>
        </w:pPrChange>
      </w:pPr>
      <w:ins w:id="2329" w:author="Bùi Anh Quốc" w:date="2025-08-02T14:57:00Z">
        <w:r w:rsidRPr="006D4348">
          <w:rPr>
            <w:rFonts w:ascii="Times New Roman" w:hAnsi="Times New Roman" w:cs="Times New Roman"/>
            <w:sz w:val="26"/>
            <w:szCs w:val="26"/>
            <w:rPrChange w:id="2330" w:author="Bùi Anh Quốc" w:date="2025-08-02T15:45:00Z">
              <w:rPr/>
            </w:rPrChange>
          </w:rPr>
          <w:t>B3 - Gửi yêu cầu báo giá &amp; đàm phán</w:t>
        </w:r>
      </w:ins>
    </w:p>
    <w:p w14:paraId="778B9124" w14:textId="77777777" w:rsidR="002451F3" w:rsidRPr="006D4348" w:rsidRDefault="002451F3">
      <w:pPr>
        <w:pStyle w:val="ListParagraph"/>
        <w:numPr>
          <w:ilvl w:val="0"/>
          <w:numId w:val="112"/>
        </w:numPr>
        <w:ind w:left="1800"/>
        <w:jc w:val="both"/>
        <w:rPr>
          <w:ins w:id="2331" w:author="Bùi Anh Quốc" w:date="2025-08-02T14:57:00Z"/>
          <w:rFonts w:ascii="Times New Roman" w:hAnsi="Times New Roman" w:cs="Times New Roman"/>
          <w:sz w:val="26"/>
          <w:szCs w:val="26"/>
          <w:rPrChange w:id="2332" w:author="Bùi Anh Quốc" w:date="2025-08-02T15:45:00Z">
            <w:rPr>
              <w:ins w:id="2333" w:author="Bùi Anh Quốc" w:date="2025-08-02T14:57:00Z"/>
            </w:rPr>
          </w:rPrChange>
        </w:rPr>
        <w:pPrChange w:id="2334" w:author="Bùi Anh Quốc" w:date="2025-08-02T15:01:00Z">
          <w:pPr>
            <w:pStyle w:val="ListParagraph"/>
            <w:numPr>
              <w:numId w:val="112"/>
            </w:numPr>
            <w:ind w:left="1800" w:hanging="360"/>
          </w:pPr>
        </w:pPrChange>
      </w:pPr>
      <w:ins w:id="2335" w:author="Bùi Anh Quốc" w:date="2025-08-02T14:57:00Z">
        <w:r w:rsidRPr="006D4348">
          <w:rPr>
            <w:rFonts w:ascii="Times New Roman" w:hAnsi="Times New Roman" w:cs="Times New Roman"/>
            <w:sz w:val="26"/>
            <w:szCs w:val="26"/>
            <w:rPrChange w:id="2336" w:author="Bùi Anh Quốc" w:date="2025-08-02T15:45:00Z">
              <w:rPr/>
            </w:rPrChange>
          </w:rPr>
          <w:t>Đàm phán về: đơn giá, MOQ, điều khoản thanh toán, cam kết giao hàng, đổi trả</w:t>
        </w:r>
      </w:ins>
    </w:p>
    <w:p w14:paraId="404C1188" w14:textId="77777777" w:rsidR="002451F3" w:rsidRPr="006D4348" w:rsidRDefault="002451F3">
      <w:pPr>
        <w:pStyle w:val="ListParagraph"/>
        <w:numPr>
          <w:ilvl w:val="1"/>
          <w:numId w:val="112"/>
        </w:numPr>
        <w:jc w:val="both"/>
        <w:rPr>
          <w:ins w:id="2337" w:author="Bùi Anh Quốc" w:date="2025-08-02T14:57:00Z"/>
          <w:rFonts w:ascii="Times New Roman" w:hAnsi="Times New Roman" w:cs="Times New Roman"/>
          <w:sz w:val="26"/>
          <w:szCs w:val="26"/>
          <w:rPrChange w:id="2338" w:author="Bùi Anh Quốc" w:date="2025-08-02T15:45:00Z">
            <w:rPr>
              <w:ins w:id="2339" w:author="Bùi Anh Quốc" w:date="2025-08-02T14:57:00Z"/>
            </w:rPr>
          </w:rPrChange>
        </w:rPr>
        <w:pPrChange w:id="2340" w:author="Bùi Anh Quốc" w:date="2025-08-02T15:01:00Z">
          <w:pPr>
            <w:pStyle w:val="ListParagraph"/>
            <w:numPr>
              <w:ilvl w:val="1"/>
              <w:numId w:val="112"/>
            </w:numPr>
            <w:ind w:left="2160" w:hanging="360"/>
          </w:pPr>
        </w:pPrChange>
      </w:pPr>
      <w:ins w:id="2341" w:author="Bùi Anh Quốc" w:date="2025-08-02T14:57:00Z">
        <w:r w:rsidRPr="006D4348">
          <w:rPr>
            <w:rFonts w:ascii="Times New Roman" w:hAnsi="Times New Roman" w:cs="Times New Roman"/>
            <w:sz w:val="26"/>
            <w:szCs w:val="26"/>
            <w:rPrChange w:id="2342" w:author="Bùi Anh Quốc" w:date="2025-08-02T15:45:00Z">
              <w:rPr/>
            </w:rPrChange>
          </w:rPr>
          <w:t>Kết quả đàm phán:</w:t>
        </w:r>
      </w:ins>
    </w:p>
    <w:p w14:paraId="41496732" w14:textId="77777777" w:rsidR="002451F3" w:rsidRPr="006D4348" w:rsidRDefault="002451F3">
      <w:pPr>
        <w:pStyle w:val="ListParagraph"/>
        <w:numPr>
          <w:ilvl w:val="2"/>
          <w:numId w:val="112"/>
        </w:numPr>
        <w:jc w:val="both"/>
        <w:rPr>
          <w:ins w:id="2343" w:author="Bùi Anh Quốc" w:date="2025-08-02T14:57:00Z"/>
          <w:rFonts w:ascii="Times New Roman" w:hAnsi="Times New Roman" w:cs="Times New Roman"/>
          <w:sz w:val="26"/>
          <w:szCs w:val="26"/>
          <w:rPrChange w:id="2344" w:author="Bùi Anh Quốc" w:date="2025-08-02T15:45:00Z">
            <w:rPr>
              <w:ins w:id="2345" w:author="Bùi Anh Quốc" w:date="2025-08-02T14:57:00Z"/>
            </w:rPr>
          </w:rPrChange>
        </w:rPr>
        <w:pPrChange w:id="2346" w:author="Bùi Anh Quốc" w:date="2025-08-02T15:01:00Z">
          <w:pPr>
            <w:pStyle w:val="ListParagraph"/>
            <w:numPr>
              <w:ilvl w:val="2"/>
              <w:numId w:val="112"/>
            </w:numPr>
            <w:ind w:left="2880" w:hanging="360"/>
          </w:pPr>
        </w:pPrChange>
      </w:pPr>
      <w:ins w:id="2347" w:author="Bùi Anh Quốc" w:date="2025-08-02T14:57:00Z">
        <w:r w:rsidRPr="006D4348">
          <w:rPr>
            <w:rFonts w:ascii="Times New Roman" w:hAnsi="Times New Roman" w:cs="Times New Roman"/>
            <w:sz w:val="26"/>
            <w:szCs w:val="26"/>
            <w:rPrChange w:id="2348" w:author="Bùi Anh Quốc" w:date="2025-08-02T15:45:00Z">
              <w:rPr/>
            </w:rPrChange>
          </w:rPr>
          <w:t>Nếu đàm phán thất bại hoặc giá không cạnh tranh → quay lại bước 2 với NCC khác</w:t>
        </w:r>
      </w:ins>
    </w:p>
    <w:p w14:paraId="3808CC5F" w14:textId="77777777" w:rsidR="002451F3" w:rsidRPr="006D4348" w:rsidRDefault="002451F3">
      <w:pPr>
        <w:pStyle w:val="ListParagraph"/>
        <w:numPr>
          <w:ilvl w:val="2"/>
          <w:numId w:val="112"/>
        </w:numPr>
        <w:jc w:val="both"/>
        <w:rPr>
          <w:ins w:id="2349" w:author="Bùi Anh Quốc" w:date="2025-08-02T14:57:00Z"/>
          <w:rFonts w:ascii="Times New Roman" w:hAnsi="Times New Roman" w:cs="Times New Roman"/>
          <w:sz w:val="26"/>
          <w:szCs w:val="26"/>
          <w:rPrChange w:id="2350" w:author="Bùi Anh Quốc" w:date="2025-08-02T15:45:00Z">
            <w:rPr>
              <w:ins w:id="2351" w:author="Bùi Anh Quốc" w:date="2025-08-02T14:57:00Z"/>
            </w:rPr>
          </w:rPrChange>
        </w:rPr>
        <w:pPrChange w:id="2352" w:author="Bùi Anh Quốc" w:date="2025-08-02T15:01:00Z">
          <w:pPr>
            <w:pStyle w:val="ListParagraph"/>
            <w:numPr>
              <w:ilvl w:val="2"/>
              <w:numId w:val="112"/>
            </w:numPr>
            <w:ind w:left="2880" w:hanging="360"/>
          </w:pPr>
        </w:pPrChange>
      </w:pPr>
      <w:ins w:id="2353" w:author="Bùi Anh Quốc" w:date="2025-08-02T14:57:00Z">
        <w:r w:rsidRPr="006D4348">
          <w:rPr>
            <w:rFonts w:ascii="Times New Roman" w:hAnsi="Times New Roman" w:cs="Times New Roman"/>
            <w:sz w:val="26"/>
            <w:szCs w:val="26"/>
            <w:rPrChange w:id="2354" w:author="Bùi Anh Quốc" w:date="2025-08-02T15:45:00Z">
              <w:rPr/>
            </w:rPrChange>
          </w:rPr>
          <w:t>Nếu đàm phán thành công → tiếp tục</w:t>
        </w:r>
      </w:ins>
    </w:p>
    <w:p w14:paraId="44951EDF" w14:textId="77777777" w:rsidR="002451F3" w:rsidRPr="006D4348" w:rsidRDefault="002451F3">
      <w:pPr>
        <w:ind w:firstLine="720"/>
        <w:jc w:val="both"/>
        <w:rPr>
          <w:ins w:id="2355" w:author="Bùi Anh Quốc" w:date="2025-08-02T14:57:00Z"/>
          <w:rFonts w:ascii="Times New Roman" w:hAnsi="Times New Roman" w:cs="Times New Roman"/>
          <w:sz w:val="26"/>
          <w:szCs w:val="26"/>
          <w:rPrChange w:id="2356" w:author="Bùi Anh Quốc" w:date="2025-08-02T15:45:00Z">
            <w:rPr>
              <w:ins w:id="2357" w:author="Bùi Anh Quốc" w:date="2025-08-02T14:57:00Z"/>
            </w:rPr>
          </w:rPrChange>
        </w:rPr>
        <w:pPrChange w:id="2358" w:author="Bùi Anh Quốc" w:date="2025-08-02T15:01:00Z">
          <w:pPr>
            <w:ind w:firstLine="720"/>
          </w:pPr>
        </w:pPrChange>
      </w:pPr>
      <w:ins w:id="2359" w:author="Bùi Anh Quốc" w:date="2025-08-02T14:57:00Z">
        <w:r w:rsidRPr="006D4348">
          <w:rPr>
            <w:rFonts w:ascii="Times New Roman" w:hAnsi="Times New Roman" w:cs="Times New Roman"/>
            <w:sz w:val="26"/>
            <w:szCs w:val="26"/>
            <w:rPrChange w:id="2360" w:author="Bùi Anh Quốc" w:date="2025-08-02T15:45:00Z">
              <w:rPr/>
            </w:rPrChange>
          </w:rPr>
          <w:t>B4 - Thẩm định nội bộ &amp; duyệt hợp tác</w:t>
        </w:r>
      </w:ins>
    </w:p>
    <w:p w14:paraId="27CE19FE" w14:textId="77777777" w:rsidR="002451F3" w:rsidRPr="006D4348" w:rsidRDefault="002451F3">
      <w:pPr>
        <w:pStyle w:val="ListParagraph"/>
        <w:numPr>
          <w:ilvl w:val="0"/>
          <w:numId w:val="112"/>
        </w:numPr>
        <w:ind w:left="1800"/>
        <w:jc w:val="both"/>
        <w:rPr>
          <w:ins w:id="2361" w:author="Bùi Anh Quốc" w:date="2025-08-02T14:57:00Z"/>
          <w:rFonts w:ascii="Times New Roman" w:hAnsi="Times New Roman" w:cs="Times New Roman"/>
          <w:sz w:val="26"/>
          <w:szCs w:val="26"/>
          <w:rPrChange w:id="2362" w:author="Bùi Anh Quốc" w:date="2025-08-02T15:45:00Z">
            <w:rPr>
              <w:ins w:id="2363" w:author="Bùi Anh Quốc" w:date="2025-08-02T14:57:00Z"/>
            </w:rPr>
          </w:rPrChange>
        </w:rPr>
        <w:pPrChange w:id="2364" w:author="Bùi Anh Quốc" w:date="2025-08-02T15:01:00Z">
          <w:pPr>
            <w:pStyle w:val="ListParagraph"/>
            <w:numPr>
              <w:numId w:val="112"/>
            </w:numPr>
            <w:ind w:left="1800" w:hanging="360"/>
          </w:pPr>
        </w:pPrChange>
      </w:pPr>
      <w:ins w:id="2365" w:author="Bùi Anh Quốc" w:date="2025-08-02T14:57:00Z">
        <w:r w:rsidRPr="006D4348">
          <w:rPr>
            <w:rFonts w:ascii="Times New Roman" w:hAnsi="Times New Roman" w:cs="Times New Roman"/>
            <w:sz w:val="26"/>
            <w:szCs w:val="26"/>
            <w:rPrChange w:id="2366" w:author="Bùi Anh Quốc" w:date="2025-08-02T15:45:00Z">
              <w:rPr/>
            </w:rPrChange>
          </w:rPr>
          <w:t>Lập hồ sơ NCC gửi các bộ phận liên quan (QC, kế toán, pháp lý) thẩm định</w:t>
        </w:r>
      </w:ins>
    </w:p>
    <w:p w14:paraId="28C7FBF8" w14:textId="77777777" w:rsidR="002451F3" w:rsidRPr="006D4348" w:rsidRDefault="002451F3">
      <w:pPr>
        <w:pStyle w:val="ListParagraph"/>
        <w:numPr>
          <w:ilvl w:val="1"/>
          <w:numId w:val="112"/>
        </w:numPr>
        <w:jc w:val="both"/>
        <w:rPr>
          <w:ins w:id="2367" w:author="Bùi Anh Quốc" w:date="2025-08-02T14:57:00Z"/>
          <w:rFonts w:ascii="Times New Roman" w:hAnsi="Times New Roman" w:cs="Times New Roman"/>
          <w:sz w:val="26"/>
          <w:szCs w:val="26"/>
          <w:rPrChange w:id="2368" w:author="Bùi Anh Quốc" w:date="2025-08-02T15:45:00Z">
            <w:rPr>
              <w:ins w:id="2369" w:author="Bùi Anh Quốc" w:date="2025-08-02T14:57:00Z"/>
            </w:rPr>
          </w:rPrChange>
        </w:rPr>
        <w:pPrChange w:id="2370" w:author="Bùi Anh Quốc" w:date="2025-08-02T15:01:00Z">
          <w:pPr>
            <w:pStyle w:val="ListParagraph"/>
            <w:numPr>
              <w:ilvl w:val="1"/>
              <w:numId w:val="112"/>
            </w:numPr>
            <w:ind w:left="2160" w:hanging="360"/>
          </w:pPr>
        </w:pPrChange>
      </w:pPr>
      <w:ins w:id="2371" w:author="Bùi Anh Quốc" w:date="2025-08-02T14:57:00Z">
        <w:r w:rsidRPr="006D4348">
          <w:rPr>
            <w:rFonts w:ascii="Times New Roman" w:hAnsi="Times New Roman" w:cs="Times New Roman"/>
            <w:sz w:val="26"/>
            <w:szCs w:val="26"/>
            <w:rPrChange w:id="2372" w:author="Bùi Anh Quốc" w:date="2025-08-02T15:45:00Z">
              <w:rPr/>
            </w:rPrChange>
          </w:rPr>
          <w:t>Kết quả thẩm định nội bộ:</w:t>
        </w:r>
      </w:ins>
    </w:p>
    <w:p w14:paraId="1B1A12A4" w14:textId="77777777" w:rsidR="002451F3" w:rsidRPr="006D4348" w:rsidRDefault="002451F3">
      <w:pPr>
        <w:pStyle w:val="ListParagraph"/>
        <w:numPr>
          <w:ilvl w:val="2"/>
          <w:numId w:val="112"/>
        </w:numPr>
        <w:jc w:val="both"/>
        <w:rPr>
          <w:ins w:id="2373" w:author="Bùi Anh Quốc" w:date="2025-08-02T14:57:00Z"/>
          <w:rFonts w:ascii="Times New Roman" w:hAnsi="Times New Roman" w:cs="Times New Roman"/>
          <w:sz w:val="26"/>
          <w:szCs w:val="26"/>
          <w:rPrChange w:id="2374" w:author="Bùi Anh Quốc" w:date="2025-08-02T15:45:00Z">
            <w:rPr>
              <w:ins w:id="2375" w:author="Bùi Anh Quốc" w:date="2025-08-02T14:57:00Z"/>
            </w:rPr>
          </w:rPrChange>
        </w:rPr>
        <w:pPrChange w:id="2376" w:author="Bùi Anh Quốc" w:date="2025-08-02T15:01:00Z">
          <w:pPr>
            <w:pStyle w:val="ListParagraph"/>
            <w:numPr>
              <w:ilvl w:val="2"/>
              <w:numId w:val="112"/>
            </w:numPr>
            <w:ind w:left="2880" w:hanging="360"/>
          </w:pPr>
        </w:pPrChange>
      </w:pPr>
      <w:ins w:id="2377" w:author="Bùi Anh Quốc" w:date="2025-08-02T14:57:00Z">
        <w:r w:rsidRPr="006D4348">
          <w:rPr>
            <w:rFonts w:ascii="Times New Roman" w:hAnsi="Times New Roman" w:cs="Times New Roman"/>
            <w:sz w:val="26"/>
            <w:szCs w:val="26"/>
            <w:rPrChange w:id="2378" w:author="Bùi Anh Quốc" w:date="2025-08-02T15:45:00Z">
              <w:rPr/>
            </w:rPrChange>
          </w:rPr>
          <w:lastRenderedPageBreak/>
          <w:t>Nếu một trong các bộ phận không duyệt → đàm phán lại hoặc loại bỏ</w:t>
        </w:r>
      </w:ins>
    </w:p>
    <w:p w14:paraId="5249E43C" w14:textId="77777777" w:rsidR="002451F3" w:rsidRPr="006D4348" w:rsidRDefault="002451F3">
      <w:pPr>
        <w:pStyle w:val="ListParagraph"/>
        <w:numPr>
          <w:ilvl w:val="2"/>
          <w:numId w:val="112"/>
        </w:numPr>
        <w:jc w:val="both"/>
        <w:rPr>
          <w:ins w:id="2379" w:author="Bùi Anh Quốc" w:date="2025-08-02T14:57:00Z"/>
          <w:rFonts w:ascii="Times New Roman" w:hAnsi="Times New Roman" w:cs="Times New Roman"/>
          <w:sz w:val="26"/>
          <w:szCs w:val="26"/>
          <w:rPrChange w:id="2380" w:author="Bùi Anh Quốc" w:date="2025-08-02T15:45:00Z">
            <w:rPr>
              <w:ins w:id="2381" w:author="Bùi Anh Quốc" w:date="2025-08-02T14:57:00Z"/>
            </w:rPr>
          </w:rPrChange>
        </w:rPr>
        <w:pPrChange w:id="2382" w:author="Bùi Anh Quốc" w:date="2025-08-02T15:01:00Z">
          <w:pPr>
            <w:pStyle w:val="ListParagraph"/>
            <w:numPr>
              <w:ilvl w:val="2"/>
              <w:numId w:val="112"/>
            </w:numPr>
            <w:ind w:left="2880" w:hanging="360"/>
          </w:pPr>
        </w:pPrChange>
      </w:pPr>
      <w:ins w:id="2383" w:author="Bùi Anh Quốc" w:date="2025-08-02T14:57:00Z">
        <w:r w:rsidRPr="006D4348">
          <w:rPr>
            <w:rFonts w:ascii="Times New Roman" w:hAnsi="Times New Roman" w:cs="Times New Roman"/>
            <w:sz w:val="26"/>
            <w:szCs w:val="26"/>
            <w:rPrChange w:id="2384" w:author="Bùi Anh Quốc" w:date="2025-08-02T15:45:00Z">
              <w:rPr/>
            </w:rPrChange>
          </w:rPr>
          <w:t>Nếu được duyệt → tiếp tục</w:t>
        </w:r>
      </w:ins>
    </w:p>
    <w:p w14:paraId="77C5B6A6" w14:textId="77777777" w:rsidR="002451F3" w:rsidRPr="006D4348" w:rsidRDefault="002451F3">
      <w:pPr>
        <w:ind w:firstLine="720"/>
        <w:jc w:val="both"/>
        <w:rPr>
          <w:ins w:id="2385" w:author="Bùi Anh Quốc" w:date="2025-08-02T14:57:00Z"/>
          <w:rFonts w:ascii="Times New Roman" w:hAnsi="Times New Roman" w:cs="Times New Roman"/>
          <w:sz w:val="26"/>
          <w:szCs w:val="26"/>
          <w:rPrChange w:id="2386" w:author="Bùi Anh Quốc" w:date="2025-08-02T15:45:00Z">
            <w:rPr>
              <w:ins w:id="2387" w:author="Bùi Anh Quốc" w:date="2025-08-02T14:57:00Z"/>
            </w:rPr>
          </w:rPrChange>
        </w:rPr>
        <w:pPrChange w:id="2388" w:author="Bùi Anh Quốc" w:date="2025-08-02T15:01:00Z">
          <w:pPr>
            <w:ind w:firstLine="720"/>
          </w:pPr>
        </w:pPrChange>
      </w:pPr>
      <w:ins w:id="2389" w:author="Bùi Anh Quốc" w:date="2025-08-02T14:57:00Z">
        <w:r w:rsidRPr="006D4348">
          <w:rPr>
            <w:rFonts w:ascii="Times New Roman" w:hAnsi="Times New Roman" w:cs="Times New Roman"/>
            <w:sz w:val="26"/>
            <w:szCs w:val="26"/>
            <w:rPrChange w:id="2390" w:author="Bùi Anh Quốc" w:date="2025-08-02T15:45:00Z">
              <w:rPr/>
            </w:rPrChange>
          </w:rPr>
          <w:t>B5 - Ký hợp đồng khung hoặc đơn hàng đầu tiên</w:t>
        </w:r>
      </w:ins>
    </w:p>
    <w:p w14:paraId="76FCEADF" w14:textId="77777777" w:rsidR="002451F3" w:rsidRPr="006D4348" w:rsidRDefault="002451F3">
      <w:pPr>
        <w:pStyle w:val="ListParagraph"/>
        <w:numPr>
          <w:ilvl w:val="0"/>
          <w:numId w:val="112"/>
        </w:numPr>
        <w:ind w:left="1800"/>
        <w:jc w:val="both"/>
        <w:rPr>
          <w:ins w:id="2391" w:author="Bùi Anh Quốc" w:date="2025-08-02T14:57:00Z"/>
          <w:rFonts w:ascii="Times New Roman" w:hAnsi="Times New Roman" w:cs="Times New Roman"/>
          <w:sz w:val="26"/>
          <w:szCs w:val="26"/>
          <w:rPrChange w:id="2392" w:author="Bùi Anh Quốc" w:date="2025-08-02T15:45:00Z">
            <w:rPr>
              <w:ins w:id="2393" w:author="Bùi Anh Quốc" w:date="2025-08-02T14:57:00Z"/>
            </w:rPr>
          </w:rPrChange>
        </w:rPr>
        <w:pPrChange w:id="2394" w:author="Bùi Anh Quốc" w:date="2025-08-02T15:01:00Z">
          <w:pPr>
            <w:pStyle w:val="ListParagraph"/>
            <w:numPr>
              <w:numId w:val="112"/>
            </w:numPr>
            <w:ind w:left="1800" w:hanging="360"/>
          </w:pPr>
        </w:pPrChange>
      </w:pPr>
      <w:ins w:id="2395" w:author="Bùi Anh Quốc" w:date="2025-08-02T14:57:00Z">
        <w:r w:rsidRPr="006D4348">
          <w:rPr>
            <w:rFonts w:ascii="Times New Roman" w:hAnsi="Times New Roman" w:cs="Times New Roman"/>
            <w:sz w:val="26"/>
            <w:szCs w:val="26"/>
            <w:rPrChange w:id="2396" w:author="Bùi Anh Quốc" w:date="2025-08-02T15:45:00Z">
              <w:rPr/>
            </w:rPrChange>
          </w:rPr>
          <w:t>Upload hợp đồng, NCC vào hệ thống ERP</w:t>
        </w:r>
      </w:ins>
    </w:p>
    <w:p w14:paraId="5FCB74DB" w14:textId="77777777" w:rsidR="002451F3" w:rsidRPr="006D4348" w:rsidRDefault="002451F3">
      <w:pPr>
        <w:pStyle w:val="ListParagraph"/>
        <w:numPr>
          <w:ilvl w:val="0"/>
          <w:numId w:val="112"/>
        </w:numPr>
        <w:ind w:left="1800"/>
        <w:jc w:val="both"/>
        <w:rPr>
          <w:ins w:id="2397" w:author="Bùi Anh Quốc" w:date="2025-08-02T14:57:00Z"/>
          <w:rFonts w:ascii="Times New Roman" w:hAnsi="Times New Roman" w:cs="Times New Roman"/>
          <w:sz w:val="26"/>
          <w:szCs w:val="26"/>
          <w:rPrChange w:id="2398" w:author="Bùi Anh Quốc" w:date="2025-08-02T15:45:00Z">
            <w:rPr>
              <w:ins w:id="2399" w:author="Bùi Anh Quốc" w:date="2025-08-02T14:57:00Z"/>
            </w:rPr>
          </w:rPrChange>
        </w:rPr>
        <w:pPrChange w:id="2400" w:author="Bùi Anh Quốc" w:date="2025-08-02T15:01:00Z">
          <w:pPr>
            <w:pStyle w:val="ListParagraph"/>
            <w:numPr>
              <w:numId w:val="112"/>
            </w:numPr>
            <w:ind w:left="1800" w:hanging="360"/>
          </w:pPr>
        </w:pPrChange>
      </w:pPr>
      <w:ins w:id="2401" w:author="Bùi Anh Quốc" w:date="2025-08-02T14:57:00Z">
        <w:r w:rsidRPr="006D4348">
          <w:rPr>
            <w:rFonts w:ascii="Times New Roman" w:hAnsi="Times New Roman" w:cs="Times New Roman"/>
            <w:sz w:val="26"/>
            <w:szCs w:val="26"/>
            <w:rPrChange w:id="2402" w:author="Bùi Anh Quốc" w:date="2025-08-02T15:45:00Z">
              <w:rPr/>
            </w:rPrChange>
          </w:rPr>
          <w:t>Thiết lập mã NCC, phương thức thanh toán, quy định QC</w:t>
        </w:r>
      </w:ins>
    </w:p>
    <w:p w14:paraId="1B4EDB8A" w14:textId="77777777" w:rsidR="002451F3" w:rsidRPr="006D4348" w:rsidRDefault="002451F3">
      <w:pPr>
        <w:ind w:firstLine="720"/>
        <w:jc w:val="both"/>
        <w:rPr>
          <w:ins w:id="2403" w:author="Bùi Anh Quốc" w:date="2025-08-02T14:57:00Z"/>
          <w:rFonts w:ascii="Times New Roman" w:hAnsi="Times New Roman" w:cs="Times New Roman"/>
          <w:sz w:val="26"/>
          <w:szCs w:val="26"/>
          <w:rPrChange w:id="2404" w:author="Bùi Anh Quốc" w:date="2025-08-02T15:45:00Z">
            <w:rPr>
              <w:ins w:id="2405" w:author="Bùi Anh Quốc" w:date="2025-08-02T14:57:00Z"/>
            </w:rPr>
          </w:rPrChange>
        </w:rPr>
        <w:pPrChange w:id="2406" w:author="Bùi Anh Quốc" w:date="2025-08-02T15:01:00Z">
          <w:pPr>
            <w:ind w:firstLine="720"/>
          </w:pPr>
        </w:pPrChange>
      </w:pPr>
      <w:ins w:id="2407" w:author="Bùi Anh Quốc" w:date="2025-08-02T14:57:00Z">
        <w:r w:rsidRPr="006D4348">
          <w:rPr>
            <w:rFonts w:ascii="Times New Roman" w:hAnsi="Times New Roman" w:cs="Times New Roman"/>
            <w:sz w:val="26"/>
            <w:szCs w:val="26"/>
            <w:rPrChange w:id="2408" w:author="Bùi Anh Quốc" w:date="2025-08-02T15:45:00Z">
              <w:rPr/>
            </w:rPrChange>
          </w:rPr>
          <w:t>B6 - Thực hiện đơn hàng đầu tiên (Pilot Order)</w:t>
        </w:r>
      </w:ins>
    </w:p>
    <w:p w14:paraId="3B48F8C7" w14:textId="77777777" w:rsidR="002451F3" w:rsidRPr="006D4348" w:rsidRDefault="002451F3">
      <w:pPr>
        <w:pStyle w:val="ListParagraph"/>
        <w:numPr>
          <w:ilvl w:val="0"/>
          <w:numId w:val="113"/>
        </w:numPr>
        <w:tabs>
          <w:tab w:val="left" w:pos="1800"/>
        </w:tabs>
        <w:ind w:left="1800"/>
        <w:jc w:val="both"/>
        <w:rPr>
          <w:ins w:id="2409" w:author="Bùi Anh Quốc" w:date="2025-08-02T14:57:00Z"/>
          <w:rFonts w:ascii="Times New Roman" w:hAnsi="Times New Roman" w:cs="Times New Roman"/>
          <w:sz w:val="26"/>
          <w:szCs w:val="26"/>
          <w:rPrChange w:id="2410" w:author="Bùi Anh Quốc" w:date="2025-08-02T15:45:00Z">
            <w:rPr>
              <w:ins w:id="2411" w:author="Bùi Anh Quốc" w:date="2025-08-02T14:57:00Z"/>
            </w:rPr>
          </w:rPrChange>
        </w:rPr>
        <w:pPrChange w:id="2412" w:author="Bùi Anh Quốc" w:date="2025-08-02T15:01:00Z">
          <w:pPr>
            <w:pStyle w:val="ListParagraph"/>
            <w:numPr>
              <w:numId w:val="113"/>
            </w:numPr>
            <w:tabs>
              <w:tab w:val="left" w:pos="1800"/>
            </w:tabs>
            <w:ind w:left="1800" w:hanging="360"/>
          </w:pPr>
        </w:pPrChange>
      </w:pPr>
      <w:ins w:id="2413" w:author="Bùi Anh Quốc" w:date="2025-08-02T14:57:00Z">
        <w:r w:rsidRPr="006D4348">
          <w:rPr>
            <w:rFonts w:ascii="Times New Roman" w:hAnsi="Times New Roman" w:cs="Times New Roman"/>
            <w:sz w:val="26"/>
            <w:szCs w:val="26"/>
            <w:rPrChange w:id="2414" w:author="Bùi Anh Quốc" w:date="2025-08-02T15:45:00Z">
              <w:rPr/>
            </w:rPrChange>
          </w:rPr>
          <w:t>Giao hàng đến kho</w:t>
        </w:r>
      </w:ins>
    </w:p>
    <w:p w14:paraId="797CB43E" w14:textId="77777777" w:rsidR="002451F3" w:rsidRPr="006D4348" w:rsidRDefault="002451F3">
      <w:pPr>
        <w:pStyle w:val="ListParagraph"/>
        <w:numPr>
          <w:ilvl w:val="0"/>
          <w:numId w:val="113"/>
        </w:numPr>
        <w:tabs>
          <w:tab w:val="left" w:pos="1800"/>
        </w:tabs>
        <w:ind w:left="1800"/>
        <w:jc w:val="both"/>
        <w:rPr>
          <w:ins w:id="2415" w:author="Bùi Anh Quốc" w:date="2025-08-02T14:57:00Z"/>
          <w:rFonts w:ascii="Times New Roman" w:hAnsi="Times New Roman" w:cs="Times New Roman"/>
          <w:sz w:val="26"/>
          <w:szCs w:val="26"/>
          <w:rPrChange w:id="2416" w:author="Bùi Anh Quốc" w:date="2025-08-02T15:45:00Z">
            <w:rPr>
              <w:ins w:id="2417" w:author="Bùi Anh Quốc" w:date="2025-08-02T14:57:00Z"/>
            </w:rPr>
          </w:rPrChange>
        </w:rPr>
        <w:pPrChange w:id="2418" w:author="Bùi Anh Quốc" w:date="2025-08-02T15:01:00Z">
          <w:pPr>
            <w:pStyle w:val="ListParagraph"/>
            <w:numPr>
              <w:numId w:val="113"/>
            </w:numPr>
            <w:tabs>
              <w:tab w:val="left" w:pos="1800"/>
            </w:tabs>
            <w:ind w:left="1800" w:hanging="360"/>
          </w:pPr>
        </w:pPrChange>
      </w:pPr>
      <w:ins w:id="2419" w:author="Bùi Anh Quốc" w:date="2025-08-02T14:57:00Z">
        <w:r w:rsidRPr="006D4348">
          <w:rPr>
            <w:rFonts w:ascii="Times New Roman" w:hAnsi="Times New Roman" w:cs="Times New Roman"/>
            <w:sz w:val="26"/>
            <w:szCs w:val="26"/>
            <w:rPrChange w:id="2420" w:author="Bùi Anh Quốc" w:date="2025-08-02T15:45:00Z">
              <w:rPr/>
            </w:rPrChange>
          </w:rPr>
          <w:t>Bộ phận QC kiểm tra chất lượng theo quy định</w:t>
        </w:r>
      </w:ins>
    </w:p>
    <w:p w14:paraId="401BB971" w14:textId="77777777" w:rsidR="002451F3" w:rsidRPr="006D4348" w:rsidRDefault="002451F3">
      <w:pPr>
        <w:pStyle w:val="ListParagraph"/>
        <w:numPr>
          <w:ilvl w:val="1"/>
          <w:numId w:val="113"/>
        </w:numPr>
        <w:tabs>
          <w:tab w:val="left" w:pos="1800"/>
        </w:tabs>
        <w:ind w:left="2160"/>
        <w:jc w:val="both"/>
        <w:rPr>
          <w:ins w:id="2421" w:author="Bùi Anh Quốc" w:date="2025-08-02T14:57:00Z"/>
          <w:rFonts w:ascii="Times New Roman" w:hAnsi="Times New Roman" w:cs="Times New Roman"/>
          <w:sz w:val="26"/>
          <w:szCs w:val="26"/>
          <w:rPrChange w:id="2422" w:author="Bùi Anh Quốc" w:date="2025-08-02T15:45:00Z">
            <w:rPr>
              <w:ins w:id="2423" w:author="Bùi Anh Quốc" w:date="2025-08-02T14:57:00Z"/>
            </w:rPr>
          </w:rPrChange>
        </w:rPr>
        <w:pPrChange w:id="2424" w:author="Bùi Anh Quốc" w:date="2025-08-02T15:01:00Z">
          <w:pPr>
            <w:pStyle w:val="ListParagraph"/>
            <w:numPr>
              <w:ilvl w:val="1"/>
              <w:numId w:val="113"/>
            </w:numPr>
            <w:tabs>
              <w:tab w:val="left" w:pos="1800"/>
            </w:tabs>
            <w:ind w:left="2160" w:hanging="360"/>
          </w:pPr>
        </w:pPrChange>
      </w:pPr>
      <w:ins w:id="2425" w:author="Bùi Anh Quốc" w:date="2025-08-02T14:57:00Z">
        <w:r w:rsidRPr="006D4348">
          <w:rPr>
            <w:rFonts w:ascii="Times New Roman" w:hAnsi="Times New Roman" w:cs="Times New Roman"/>
            <w:sz w:val="26"/>
            <w:szCs w:val="26"/>
            <w:rPrChange w:id="2426" w:author="Bùi Anh Quốc" w:date="2025-08-02T15:45:00Z">
              <w:rPr/>
            </w:rPrChange>
          </w:rPr>
          <w:t>Kết quả đánh giá:</w:t>
        </w:r>
      </w:ins>
    </w:p>
    <w:p w14:paraId="02A5F4E7" w14:textId="77777777" w:rsidR="002451F3" w:rsidRPr="006D4348" w:rsidRDefault="002451F3">
      <w:pPr>
        <w:pStyle w:val="ListParagraph"/>
        <w:numPr>
          <w:ilvl w:val="2"/>
          <w:numId w:val="113"/>
        </w:numPr>
        <w:tabs>
          <w:tab w:val="left" w:pos="1800"/>
        </w:tabs>
        <w:ind w:left="2880"/>
        <w:jc w:val="both"/>
        <w:rPr>
          <w:ins w:id="2427" w:author="Bùi Anh Quốc" w:date="2025-08-02T14:57:00Z"/>
          <w:rFonts w:ascii="Times New Roman" w:hAnsi="Times New Roman" w:cs="Times New Roman"/>
          <w:sz w:val="26"/>
          <w:szCs w:val="26"/>
          <w:rPrChange w:id="2428" w:author="Bùi Anh Quốc" w:date="2025-08-02T15:45:00Z">
            <w:rPr>
              <w:ins w:id="2429" w:author="Bùi Anh Quốc" w:date="2025-08-02T14:57:00Z"/>
            </w:rPr>
          </w:rPrChange>
        </w:rPr>
        <w:pPrChange w:id="2430" w:author="Bùi Anh Quốc" w:date="2025-08-02T15:01:00Z">
          <w:pPr>
            <w:pStyle w:val="ListParagraph"/>
            <w:numPr>
              <w:ilvl w:val="2"/>
              <w:numId w:val="113"/>
            </w:numPr>
            <w:tabs>
              <w:tab w:val="left" w:pos="1800"/>
            </w:tabs>
            <w:ind w:left="2880" w:hanging="360"/>
          </w:pPr>
        </w:pPrChange>
      </w:pPr>
      <w:ins w:id="2431" w:author="Bùi Anh Quốc" w:date="2025-08-02T14:57:00Z">
        <w:r w:rsidRPr="006D4348">
          <w:rPr>
            <w:rFonts w:ascii="Times New Roman" w:hAnsi="Times New Roman" w:cs="Times New Roman"/>
            <w:sz w:val="26"/>
            <w:szCs w:val="26"/>
            <w:rPrChange w:id="2432" w:author="Bùi Anh Quốc" w:date="2025-08-02T15:45:00Z">
              <w:rPr/>
            </w:rPrChange>
          </w:rPr>
          <w:t>Nếu hàng lỗi → từ chối, khiếu nại, yêu cầu thay thế</w:t>
        </w:r>
      </w:ins>
    </w:p>
    <w:p w14:paraId="33B0F505" w14:textId="77777777" w:rsidR="002451F3" w:rsidRPr="006D4348" w:rsidRDefault="002451F3">
      <w:pPr>
        <w:pStyle w:val="ListParagraph"/>
        <w:numPr>
          <w:ilvl w:val="2"/>
          <w:numId w:val="113"/>
        </w:numPr>
        <w:tabs>
          <w:tab w:val="left" w:pos="1800"/>
        </w:tabs>
        <w:ind w:left="2880"/>
        <w:jc w:val="both"/>
        <w:rPr>
          <w:ins w:id="2433" w:author="Bùi Anh Quốc" w:date="2025-08-02T14:57:00Z"/>
          <w:rFonts w:ascii="Times New Roman" w:hAnsi="Times New Roman" w:cs="Times New Roman"/>
          <w:sz w:val="26"/>
          <w:szCs w:val="26"/>
          <w:rPrChange w:id="2434" w:author="Bùi Anh Quốc" w:date="2025-08-02T15:45:00Z">
            <w:rPr>
              <w:ins w:id="2435" w:author="Bùi Anh Quốc" w:date="2025-08-02T14:57:00Z"/>
            </w:rPr>
          </w:rPrChange>
        </w:rPr>
        <w:pPrChange w:id="2436" w:author="Bùi Anh Quốc" w:date="2025-08-02T15:01:00Z">
          <w:pPr>
            <w:pStyle w:val="ListParagraph"/>
            <w:numPr>
              <w:ilvl w:val="2"/>
              <w:numId w:val="113"/>
            </w:numPr>
            <w:tabs>
              <w:tab w:val="left" w:pos="1800"/>
            </w:tabs>
            <w:ind w:left="2880" w:hanging="360"/>
          </w:pPr>
        </w:pPrChange>
      </w:pPr>
      <w:ins w:id="2437" w:author="Bùi Anh Quốc" w:date="2025-08-02T14:57:00Z">
        <w:r w:rsidRPr="006D4348">
          <w:rPr>
            <w:rFonts w:ascii="Times New Roman" w:hAnsi="Times New Roman" w:cs="Times New Roman"/>
            <w:sz w:val="26"/>
            <w:szCs w:val="26"/>
            <w:rPrChange w:id="2438" w:author="Bùi Anh Quốc" w:date="2025-08-02T15:45:00Z">
              <w:rPr/>
            </w:rPrChange>
          </w:rPr>
          <w:t>Nếu đạt → tiếp tục</w:t>
        </w:r>
      </w:ins>
    </w:p>
    <w:p w14:paraId="26B49604" w14:textId="77777777" w:rsidR="002451F3" w:rsidRPr="006D4348" w:rsidRDefault="002451F3">
      <w:pPr>
        <w:ind w:firstLine="720"/>
        <w:jc w:val="both"/>
        <w:rPr>
          <w:ins w:id="2439" w:author="Bùi Anh Quốc" w:date="2025-08-02T14:57:00Z"/>
          <w:rFonts w:ascii="Times New Roman" w:hAnsi="Times New Roman" w:cs="Times New Roman"/>
          <w:sz w:val="26"/>
          <w:szCs w:val="26"/>
          <w:rPrChange w:id="2440" w:author="Bùi Anh Quốc" w:date="2025-08-02T15:45:00Z">
            <w:rPr>
              <w:ins w:id="2441" w:author="Bùi Anh Quốc" w:date="2025-08-02T14:57:00Z"/>
            </w:rPr>
          </w:rPrChange>
        </w:rPr>
        <w:pPrChange w:id="2442" w:author="Bùi Anh Quốc" w:date="2025-08-02T15:01:00Z">
          <w:pPr>
            <w:ind w:firstLine="720"/>
          </w:pPr>
        </w:pPrChange>
      </w:pPr>
      <w:ins w:id="2443" w:author="Bùi Anh Quốc" w:date="2025-08-02T14:57:00Z">
        <w:r w:rsidRPr="006D4348">
          <w:rPr>
            <w:rFonts w:ascii="Times New Roman" w:hAnsi="Times New Roman" w:cs="Times New Roman"/>
            <w:sz w:val="26"/>
            <w:szCs w:val="26"/>
            <w:rPrChange w:id="2444" w:author="Bùi Anh Quốc" w:date="2025-08-02T15:45:00Z">
              <w:rPr/>
            </w:rPrChange>
          </w:rPr>
          <w:t>B7 - Đánh giá thử nghiệm NCC</w:t>
        </w:r>
      </w:ins>
    </w:p>
    <w:p w14:paraId="78EBCFB9" w14:textId="77777777" w:rsidR="002451F3" w:rsidRPr="006D4348" w:rsidRDefault="002451F3">
      <w:pPr>
        <w:pStyle w:val="ListParagraph"/>
        <w:numPr>
          <w:ilvl w:val="3"/>
          <w:numId w:val="114"/>
        </w:numPr>
        <w:ind w:left="1800"/>
        <w:jc w:val="both"/>
        <w:rPr>
          <w:ins w:id="2445" w:author="Bùi Anh Quốc" w:date="2025-08-02T14:57:00Z"/>
          <w:rFonts w:ascii="Times New Roman" w:hAnsi="Times New Roman" w:cs="Times New Roman"/>
          <w:sz w:val="26"/>
          <w:szCs w:val="26"/>
          <w:rPrChange w:id="2446" w:author="Bùi Anh Quốc" w:date="2025-08-02T15:45:00Z">
            <w:rPr>
              <w:ins w:id="2447" w:author="Bùi Anh Quốc" w:date="2025-08-02T14:57:00Z"/>
            </w:rPr>
          </w:rPrChange>
        </w:rPr>
        <w:pPrChange w:id="2448" w:author="Bùi Anh Quốc" w:date="2025-08-02T15:01:00Z">
          <w:pPr>
            <w:pStyle w:val="ListParagraph"/>
            <w:numPr>
              <w:ilvl w:val="3"/>
              <w:numId w:val="114"/>
            </w:numPr>
            <w:ind w:left="1800" w:hanging="360"/>
          </w:pPr>
        </w:pPrChange>
      </w:pPr>
      <w:ins w:id="2449" w:author="Bùi Anh Quốc" w:date="2025-08-02T14:57:00Z">
        <w:r w:rsidRPr="006D4348">
          <w:rPr>
            <w:rFonts w:ascii="Times New Roman" w:hAnsi="Times New Roman" w:cs="Times New Roman"/>
            <w:sz w:val="26"/>
            <w:szCs w:val="26"/>
            <w:rPrChange w:id="2450" w:author="Bùi Anh Quốc" w:date="2025-08-02T15:45:00Z">
              <w:rPr/>
            </w:rPrChange>
          </w:rPr>
          <w:t>Dựa vào OTIF, tỷ lệ lỗi, thái độ hợp tác</w:t>
        </w:r>
      </w:ins>
    </w:p>
    <w:p w14:paraId="098CD5DC" w14:textId="77777777" w:rsidR="002451F3" w:rsidRPr="006D4348" w:rsidRDefault="002451F3">
      <w:pPr>
        <w:pStyle w:val="ListParagraph"/>
        <w:numPr>
          <w:ilvl w:val="3"/>
          <w:numId w:val="114"/>
        </w:numPr>
        <w:ind w:left="1800"/>
        <w:jc w:val="both"/>
        <w:rPr>
          <w:ins w:id="2451" w:author="Bùi Anh Quốc" w:date="2025-08-02T14:57:00Z"/>
          <w:rFonts w:ascii="Times New Roman" w:hAnsi="Times New Roman" w:cs="Times New Roman"/>
          <w:sz w:val="26"/>
          <w:szCs w:val="26"/>
          <w:rPrChange w:id="2452" w:author="Bùi Anh Quốc" w:date="2025-08-02T15:45:00Z">
            <w:rPr>
              <w:ins w:id="2453" w:author="Bùi Anh Quốc" w:date="2025-08-02T14:57:00Z"/>
            </w:rPr>
          </w:rPrChange>
        </w:rPr>
        <w:pPrChange w:id="2454" w:author="Bùi Anh Quốc" w:date="2025-08-02T15:01:00Z">
          <w:pPr>
            <w:pStyle w:val="ListParagraph"/>
            <w:numPr>
              <w:ilvl w:val="3"/>
              <w:numId w:val="114"/>
            </w:numPr>
            <w:ind w:left="1800" w:hanging="360"/>
          </w:pPr>
        </w:pPrChange>
      </w:pPr>
      <w:ins w:id="2455" w:author="Bùi Anh Quốc" w:date="2025-08-02T14:57:00Z">
        <w:r w:rsidRPr="006D4348">
          <w:rPr>
            <w:rFonts w:ascii="Times New Roman" w:hAnsi="Times New Roman" w:cs="Times New Roman"/>
            <w:sz w:val="26"/>
            <w:szCs w:val="26"/>
            <w:rPrChange w:id="2456" w:author="Bùi Anh Quốc" w:date="2025-08-02T15:45:00Z">
              <w:rPr/>
            </w:rPrChange>
          </w:rPr>
          <w:t>Kết quả đánh giá:</w:t>
        </w:r>
      </w:ins>
    </w:p>
    <w:p w14:paraId="7AF510E4" w14:textId="77777777" w:rsidR="002451F3" w:rsidRPr="006D4348" w:rsidRDefault="002451F3">
      <w:pPr>
        <w:pStyle w:val="ListParagraph"/>
        <w:numPr>
          <w:ilvl w:val="4"/>
          <w:numId w:val="114"/>
        </w:numPr>
        <w:ind w:left="2160"/>
        <w:jc w:val="both"/>
        <w:rPr>
          <w:ins w:id="2457" w:author="Bùi Anh Quốc" w:date="2025-08-02T14:57:00Z"/>
          <w:rFonts w:ascii="Times New Roman" w:hAnsi="Times New Roman" w:cs="Times New Roman"/>
          <w:sz w:val="26"/>
          <w:szCs w:val="26"/>
          <w:rPrChange w:id="2458" w:author="Bùi Anh Quốc" w:date="2025-08-02T15:45:00Z">
            <w:rPr>
              <w:ins w:id="2459" w:author="Bùi Anh Quốc" w:date="2025-08-02T14:57:00Z"/>
            </w:rPr>
          </w:rPrChange>
        </w:rPr>
        <w:pPrChange w:id="2460" w:author="Bùi Anh Quốc" w:date="2025-08-02T15:01:00Z">
          <w:pPr>
            <w:pStyle w:val="ListParagraph"/>
            <w:numPr>
              <w:ilvl w:val="4"/>
              <w:numId w:val="114"/>
            </w:numPr>
            <w:ind w:left="2160" w:hanging="360"/>
          </w:pPr>
        </w:pPrChange>
      </w:pPr>
      <w:ins w:id="2461" w:author="Bùi Anh Quốc" w:date="2025-08-02T14:57:00Z">
        <w:r w:rsidRPr="006D4348">
          <w:rPr>
            <w:rFonts w:ascii="Times New Roman" w:hAnsi="Times New Roman" w:cs="Times New Roman"/>
            <w:sz w:val="26"/>
            <w:szCs w:val="26"/>
            <w:rPrChange w:id="2462" w:author="Bùi Anh Quốc" w:date="2025-08-02T15:45:00Z">
              <w:rPr/>
            </w:rPrChange>
          </w:rPr>
          <w:t>Nếu kém → cảnh báo hoặc kết thúc hợp tác</w:t>
        </w:r>
      </w:ins>
    </w:p>
    <w:p w14:paraId="2695EEF8" w14:textId="77777777" w:rsidR="002451F3" w:rsidRPr="006D4348" w:rsidRDefault="002451F3">
      <w:pPr>
        <w:pStyle w:val="ListParagraph"/>
        <w:numPr>
          <w:ilvl w:val="4"/>
          <w:numId w:val="114"/>
        </w:numPr>
        <w:ind w:left="2160"/>
        <w:jc w:val="both"/>
        <w:rPr>
          <w:ins w:id="2463" w:author="Bùi Anh Quốc" w:date="2025-08-02T14:57:00Z"/>
          <w:rFonts w:ascii="Times New Roman" w:hAnsi="Times New Roman" w:cs="Times New Roman"/>
          <w:sz w:val="26"/>
          <w:szCs w:val="26"/>
          <w:rPrChange w:id="2464" w:author="Bùi Anh Quốc" w:date="2025-08-02T15:45:00Z">
            <w:rPr>
              <w:ins w:id="2465" w:author="Bùi Anh Quốc" w:date="2025-08-02T14:57:00Z"/>
            </w:rPr>
          </w:rPrChange>
        </w:rPr>
        <w:pPrChange w:id="2466" w:author="Bùi Anh Quốc" w:date="2025-08-02T15:01:00Z">
          <w:pPr>
            <w:pStyle w:val="ListParagraph"/>
            <w:numPr>
              <w:ilvl w:val="4"/>
              <w:numId w:val="114"/>
            </w:numPr>
            <w:ind w:left="2160" w:hanging="360"/>
          </w:pPr>
        </w:pPrChange>
      </w:pPr>
      <w:ins w:id="2467" w:author="Bùi Anh Quốc" w:date="2025-08-02T14:57:00Z">
        <w:r w:rsidRPr="006D4348">
          <w:rPr>
            <w:rFonts w:ascii="Times New Roman" w:hAnsi="Times New Roman" w:cs="Times New Roman"/>
            <w:sz w:val="26"/>
            <w:szCs w:val="26"/>
            <w:rPrChange w:id="2468" w:author="Bùi Anh Quốc" w:date="2025-08-02T15:45:00Z">
              <w:rPr/>
            </w:rPrChange>
          </w:rPr>
          <w:t>Nếu đạt yêu cầu → đưa vào danh sách NCC chính thức</w:t>
        </w:r>
      </w:ins>
    </w:p>
    <w:p w14:paraId="60FD688C" w14:textId="77777777" w:rsidR="002451F3" w:rsidRPr="006D4348" w:rsidRDefault="002451F3">
      <w:pPr>
        <w:ind w:firstLine="720"/>
        <w:jc w:val="both"/>
        <w:rPr>
          <w:ins w:id="2469" w:author="Bùi Anh Quốc" w:date="2025-08-02T14:57:00Z"/>
          <w:rFonts w:ascii="Times New Roman" w:hAnsi="Times New Roman" w:cs="Times New Roman"/>
          <w:sz w:val="26"/>
          <w:szCs w:val="26"/>
          <w:rPrChange w:id="2470" w:author="Bùi Anh Quốc" w:date="2025-08-02T15:45:00Z">
            <w:rPr>
              <w:ins w:id="2471" w:author="Bùi Anh Quốc" w:date="2025-08-02T14:57:00Z"/>
            </w:rPr>
          </w:rPrChange>
        </w:rPr>
        <w:pPrChange w:id="2472" w:author="Bùi Anh Quốc" w:date="2025-08-02T15:01:00Z">
          <w:pPr>
            <w:ind w:firstLine="720"/>
          </w:pPr>
        </w:pPrChange>
      </w:pPr>
      <w:ins w:id="2473" w:author="Bùi Anh Quốc" w:date="2025-08-02T14:57:00Z">
        <w:r w:rsidRPr="006D4348">
          <w:rPr>
            <w:rFonts w:ascii="Times New Roman" w:hAnsi="Times New Roman" w:cs="Times New Roman"/>
            <w:sz w:val="26"/>
            <w:szCs w:val="26"/>
            <w:rPrChange w:id="2474" w:author="Bùi Anh Quốc" w:date="2025-08-02T15:45:00Z">
              <w:rPr/>
            </w:rPrChange>
          </w:rPr>
          <w:t>B8 - Theo dõi định kỳ</w:t>
        </w:r>
      </w:ins>
    </w:p>
    <w:p w14:paraId="74A0B57F" w14:textId="77777777" w:rsidR="002451F3" w:rsidRPr="006D4348" w:rsidRDefault="002451F3">
      <w:pPr>
        <w:pStyle w:val="ListParagraph"/>
        <w:numPr>
          <w:ilvl w:val="0"/>
          <w:numId w:val="115"/>
        </w:numPr>
        <w:jc w:val="both"/>
        <w:rPr>
          <w:ins w:id="2475" w:author="Bùi Anh Quốc" w:date="2025-08-02T14:57:00Z"/>
          <w:rFonts w:ascii="Times New Roman" w:hAnsi="Times New Roman" w:cs="Times New Roman"/>
          <w:sz w:val="26"/>
          <w:szCs w:val="26"/>
          <w:rPrChange w:id="2476" w:author="Bùi Anh Quốc" w:date="2025-08-02T15:45:00Z">
            <w:rPr>
              <w:ins w:id="2477" w:author="Bùi Anh Quốc" w:date="2025-08-02T14:57:00Z"/>
            </w:rPr>
          </w:rPrChange>
        </w:rPr>
        <w:pPrChange w:id="2478" w:author="Bùi Anh Quốc" w:date="2025-08-02T15:01:00Z">
          <w:pPr>
            <w:pStyle w:val="ListParagraph"/>
            <w:numPr>
              <w:numId w:val="115"/>
            </w:numPr>
            <w:ind w:left="1800" w:hanging="360"/>
          </w:pPr>
        </w:pPrChange>
      </w:pPr>
      <w:ins w:id="2479" w:author="Bùi Anh Quốc" w:date="2025-08-02T14:57:00Z">
        <w:r w:rsidRPr="006D4348">
          <w:rPr>
            <w:rFonts w:ascii="Times New Roman" w:hAnsi="Times New Roman" w:cs="Times New Roman"/>
            <w:sz w:val="26"/>
            <w:szCs w:val="26"/>
            <w:rPrChange w:id="2480" w:author="Bùi Anh Quốc" w:date="2025-08-02T15:45:00Z">
              <w:rPr/>
            </w:rPrChange>
          </w:rPr>
          <w:t>Hàng tháng/quý: thống kê hiệu suất NCC</w:t>
        </w:r>
      </w:ins>
    </w:p>
    <w:p w14:paraId="545FC5E4" w14:textId="77777777" w:rsidR="002451F3" w:rsidRPr="006D4348" w:rsidRDefault="002451F3">
      <w:pPr>
        <w:pStyle w:val="ListParagraph"/>
        <w:numPr>
          <w:ilvl w:val="0"/>
          <w:numId w:val="115"/>
        </w:numPr>
        <w:jc w:val="both"/>
        <w:rPr>
          <w:ins w:id="2481" w:author="Bùi Anh Quốc" w:date="2025-08-02T14:57:00Z"/>
          <w:rFonts w:ascii="Times New Roman" w:hAnsi="Times New Roman" w:cs="Times New Roman"/>
          <w:sz w:val="26"/>
          <w:szCs w:val="26"/>
          <w:rPrChange w:id="2482" w:author="Bùi Anh Quốc" w:date="2025-08-02T15:45:00Z">
            <w:rPr>
              <w:ins w:id="2483" w:author="Bùi Anh Quốc" w:date="2025-08-02T14:57:00Z"/>
            </w:rPr>
          </w:rPrChange>
        </w:rPr>
        <w:pPrChange w:id="2484" w:author="Bùi Anh Quốc" w:date="2025-08-02T15:01:00Z">
          <w:pPr>
            <w:pStyle w:val="ListParagraph"/>
            <w:numPr>
              <w:numId w:val="115"/>
            </w:numPr>
            <w:ind w:left="1800" w:hanging="360"/>
          </w:pPr>
        </w:pPrChange>
      </w:pPr>
      <w:ins w:id="2485" w:author="Bùi Anh Quốc" w:date="2025-08-02T14:57:00Z">
        <w:r w:rsidRPr="006D4348">
          <w:rPr>
            <w:rFonts w:ascii="Times New Roman" w:hAnsi="Times New Roman" w:cs="Times New Roman"/>
            <w:sz w:val="26"/>
            <w:szCs w:val="26"/>
            <w:rPrChange w:id="2486" w:author="Bùi Anh Quốc" w:date="2025-08-02T15:45:00Z">
              <w:rPr/>
            </w:rPrChange>
          </w:rPr>
          <w:t>Có thể tạm ngưng hoặc gia hạn hợp tác tùy đánh giá</w:t>
        </w:r>
      </w:ins>
    </w:p>
    <w:p w14:paraId="7937A64C" w14:textId="77777777" w:rsidR="002451F3" w:rsidRPr="006D4348" w:rsidRDefault="002451F3">
      <w:pPr>
        <w:jc w:val="both"/>
        <w:rPr>
          <w:ins w:id="2487" w:author="Bùi Anh Quốc" w:date="2025-08-02T14:57:00Z"/>
          <w:rFonts w:ascii="Times New Roman" w:hAnsi="Times New Roman" w:cs="Times New Roman"/>
          <w:b/>
          <w:bCs/>
          <w:sz w:val="26"/>
          <w:szCs w:val="26"/>
          <w:rPrChange w:id="2488" w:author="Bùi Anh Quốc" w:date="2025-08-02T15:45:00Z">
            <w:rPr>
              <w:ins w:id="2489" w:author="Bùi Anh Quốc" w:date="2025-08-02T14:57:00Z"/>
              <w:b/>
              <w:bCs/>
            </w:rPr>
          </w:rPrChange>
        </w:rPr>
        <w:pPrChange w:id="2490" w:author="Bùi Anh Quốc" w:date="2025-08-02T15:01:00Z">
          <w:pPr/>
        </w:pPrChange>
      </w:pPr>
    </w:p>
    <w:p w14:paraId="66F3B615" w14:textId="77777777" w:rsidR="002451F3" w:rsidRPr="006D4348" w:rsidRDefault="002451F3">
      <w:pPr>
        <w:pStyle w:val="Heading4"/>
        <w:jc w:val="both"/>
        <w:rPr>
          <w:ins w:id="2491" w:author="Bùi Anh Quốc" w:date="2025-08-02T14:57:00Z"/>
          <w:rFonts w:ascii="Times New Roman" w:hAnsi="Times New Roman" w:cs="Times New Roman"/>
          <w:b/>
          <w:bCs/>
          <w:i w:val="0"/>
          <w:iCs w:val="0"/>
          <w:color w:val="auto"/>
          <w:sz w:val="26"/>
          <w:szCs w:val="26"/>
          <w:rPrChange w:id="2492" w:author="Bùi Anh Quốc" w:date="2025-08-02T15:45:00Z">
            <w:rPr>
              <w:ins w:id="2493" w:author="Bùi Anh Quốc" w:date="2025-08-02T14:57:00Z"/>
            </w:rPr>
          </w:rPrChange>
        </w:rPr>
        <w:pPrChange w:id="2494" w:author="Bùi Anh Quốc" w:date="2025-08-02T15:01:00Z">
          <w:pPr>
            <w:pStyle w:val="Heading4"/>
          </w:pPr>
        </w:pPrChange>
      </w:pPr>
      <w:ins w:id="2495" w:author="Bùi Anh Quốc" w:date="2025-08-02T14:57:00Z">
        <w:r w:rsidRPr="006D4348">
          <w:rPr>
            <w:rFonts w:ascii="Times New Roman" w:hAnsi="Times New Roman" w:cs="Times New Roman"/>
            <w:b/>
            <w:bCs/>
            <w:i w:val="0"/>
            <w:iCs w:val="0"/>
            <w:color w:val="auto"/>
            <w:sz w:val="26"/>
            <w:szCs w:val="26"/>
            <w:rPrChange w:id="2496" w:author="Bùi Anh Quốc" w:date="2025-08-02T15:45:00Z">
              <w:rPr/>
            </w:rPrChange>
          </w:rPr>
          <w:t>3.6.1.3 Đầu vào / Đầu ra</w:t>
        </w:r>
      </w:ins>
    </w:p>
    <w:p w14:paraId="2E9D22DD" w14:textId="77777777" w:rsidR="002451F3" w:rsidRPr="006D4348" w:rsidRDefault="002451F3">
      <w:pPr>
        <w:pStyle w:val="ListParagraph"/>
        <w:numPr>
          <w:ilvl w:val="0"/>
          <w:numId w:val="110"/>
        </w:numPr>
        <w:jc w:val="both"/>
        <w:rPr>
          <w:ins w:id="2497" w:author="Bùi Anh Quốc" w:date="2025-08-02T14:57:00Z"/>
          <w:rFonts w:ascii="Times New Roman" w:hAnsi="Times New Roman" w:cs="Times New Roman"/>
          <w:sz w:val="26"/>
          <w:szCs w:val="26"/>
          <w:rPrChange w:id="2498" w:author="Bùi Anh Quốc" w:date="2025-08-02T15:45:00Z">
            <w:rPr>
              <w:ins w:id="2499" w:author="Bùi Anh Quốc" w:date="2025-08-02T14:57:00Z"/>
            </w:rPr>
          </w:rPrChange>
        </w:rPr>
        <w:pPrChange w:id="2500" w:author="Bùi Anh Quốc" w:date="2025-08-02T15:01:00Z">
          <w:pPr>
            <w:pStyle w:val="ListParagraph"/>
            <w:numPr>
              <w:numId w:val="110"/>
            </w:numPr>
            <w:ind w:hanging="360"/>
          </w:pPr>
        </w:pPrChange>
      </w:pPr>
      <w:ins w:id="2501" w:author="Bùi Anh Quốc" w:date="2025-08-02T14:57:00Z">
        <w:r w:rsidRPr="006D4348">
          <w:rPr>
            <w:rFonts w:ascii="Times New Roman" w:hAnsi="Times New Roman" w:cs="Times New Roman"/>
            <w:b/>
            <w:bCs/>
            <w:sz w:val="26"/>
            <w:szCs w:val="26"/>
            <w:rPrChange w:id="2502" w:author="Bùi Anh Quốc" w:date="2025-08-02T15:45:00Z">
              <w:rPr>
                <w:b/>
                <w:bCs/>
              </w:rPr>
            </w:rPrChange>
          </w:rPr>
          <w:t>Đầu vào:</w:t>
        </w:r>
      </w:ins>
    </w:p>
    <w:p w14:paraId="5D4F4CF4" w14:textId="77777777" w:rsidR="002451F3" w:rsidRPr="006D4348" w:rsidRDefault="002451F3">
      <w:pPr>
        <w:pStyle w:val="ListParagraph"/>
        <w:numPr>
          <w:ilvl w:val="1"/>
          <w:numId w:val="110"/>
        </w:numPr>
        <w:jc w:val="both"/>
        <w:rPr>
          <w:ins w:id="2503" w:author="Bùi Anh Quốc" w:date="2025-08-02T14:57:00Z"/>
          <w:rFonts w:ascii="Times New Roman" w:hAnsi="Times New Roman" w:cs="Times New Roman"/>
          <w:sz w:val="26"/>
          <w:szCs w:val="26"/>
          <w:rPrChange w:id="2504" w:author="Bùi Anh Quốc" w:date="2025-08-02T15:45:00Z">
            <w:rPr>
              <w:ins w:id="2505" w:author="Bùi Anh Quốc" w:date="2025-08-02T14:57:00Z"/>
            </w:rPr>
          </w:rPrChange>
        </w:rPr>
        <w:pPrChange w:id="2506" w:author="Bùi Anh Quốc" w:date="2025-08-02T15:01:00Z">
          <w:pPr>
            <w:pStyle w:val="ListParagraph"/>
            <w:numPr>
              <w:ilvl w:val="1"/>
              <w:numId w:val="110"/>
            </w:numPr>
            <w:ind w:left="1440" w:hanging="360"/>
          </w:pPr>
        </w:pPrChange>
      </w:pPr>
      <w:ins w:id="2507" w:author="Bùi Anh Quốc" w:date="2025-08-02T14:57:00Z">
        <w:r w:rsidRPr="006D4348">
          <w:rPr>
            <w:rFonts w:ascii="Times New Roman" w:hAnsi="Times New Roman" w:cs="Times New Roman"/>
            <w:sz w:val="26"/>
            <w:szCs w:val="26"/>
            <w:rPrChange w:id="2508" w:author="Bùi Anh Quốc" w:date="2025-08-02T15:45:00Z">
              <w:rPr/>
            </w:rPrChange>
          </w:rPr>
          <w:t>Yêu cầu mua hàng / nhập hàng</w:t>
        </w:r>
      </w:ins>
    </w:p>
    <w:p w14:paraId="46481038" w14:textId="77777777" w:rsidR="002451F3" w:rsidRPr="006D4348" w:rsidRDefault="002451F3">
      <w:pPr>
        <w:pStyle w:val="ListParagraph"/>
        <w:numPr>
          <w:ilvl w:val="1"/>
          <w:numId w:val="110"/>
        </w:numPr>
        <w:jc w:val="both"/>
        <w:rPr>
          <w:ins w:id="2509" w:author="Bùi Anh Quốc" w:date="2025-08-02T14:57:00Z"/>
          <w:rFonts w:ascii="Times New Roman" w:hAnsi="Times New Roman" w:cs="Times New Roman"/>
          <w:sz w:val="26"/>
          <w:szCs w:val="26"/>
          <w:rPrChange w:id="2510" w:author="Bùi Anh Quốc" w:date="2025-08-02T15:45:00Z">
            <w:rPr>
              <w:ins w:id="2511" w:author="Bùi Anh Quốc" w:date="2025-08-02T14:57:00Z"/>
            </w:rPr>
          </w:rPrChange>
        </w:rPr>
        <w:pPrChange w:id="2512" w:author="Bùi Anh Quốc" w:date="2025-08-02T15:01:00Z">
          <w:pPr>
            <w:pStyle w:val="ListParagraph"/>
            <w:numPr>
              <w:ilvl w:val="1"/>
              <w:numId w:val="110"/>
            </w:numPr>
            <w:ind w:left="1440" w:hanging="360"/>
          </w:pPr>
        </w:pPrChange>
      </w:pPr>
      <w:ins w:id="2513" w:author="Bùi Anh Quốc" w:date="2025-08-02T14:57:00Z">
        <w:r w:rsidRPr="006D4348">
          <w:rPr>
            <w:rFonts w:ascii="Times New Roman" w:hAnsi="Times New Roman" w:cs="Times New Roman"/>
            <w:sz w:val="26"/>
            <w:szCs w:val="26"/>
            <w:rPrChange w:id="2514" w:author="Bùi Anh Quốc" w:date="2025-08-02T15:45:00Z">
              <w:rPr/>
            </w:rPrChange>
          </w:rPr>
          <w:t>Danh sách NCC tiềm năng</w:t>
        </w:r>
      </w:ins>
    </w:p>
    <w:p w14:paraId="55A31D8B" w14:textId="77777777" w:rsidR="002451F3" w:rsidRPr="006D4348" w:rsidRDefault="002451F3">
      <w:pPr>
        <w:pStyle w:val="ListParagraph"/>
        <w:numPr>
          <w:ilvl w:val="1"/>
          <w:numId w:val="110"/>
        </w:numPr>
        <w:jc w:val="both"/>
        <w:rPr>
          <w:ins w:id="2515" w:author="Bùi Anh Quốc" w:date="2025-08-02T14:57:00Z"/>
          <w:rFonts w:ascii="Times New Roman" w:hAnsi="Times New Roman" w:cs="Times New Roman"/>
          <w:sz w:val="26"/>
          <w:szCs w:val="26"/>
          <w:rPrChange w:id="2516" w:author="Bùi Anh Quốc" w:date="2025-08-02T15:45:00Z">
            <w:rPr>
              <w:ins w:id="2517" w:author="Bùi Anh Quốc" w:date="2025-08-02T14:57:00Z"/>
            </w:rPr>
          </w:rPrChange>
        </w:rPr>
        <w:pPrChange w:id="2518" w:author="Bùi Anh Quốc" w:date="2025-08-02T15:01:00Z">
          <w:pPr>
            <w:pStyle w:val="ListParagraph"/>
            <w:numPr>
              <w:ilvl w:val="1"/>
              <w:numId w:val="110"/>
            </w:numPr>
            <w:ind w:left="1440" w:hanging="360"/>
          </w:pPr>
        </w:pPrChange>
      </w:pPr>
      <w:ins w:id="2519" w:author="Bùi Anh Quốc" w:date="2025-08-02T14:57:00Z">
        <w:r w:rsidRPr="006D4348">
          <w:rPr>
            <w:rFonts w:ascii="Times New Roman" w:hAnsi="Times New Roman" w:cs="Times New Roman"/>
            <w:sz w:val="26"/>
            <w:szCs w:val="26"/>
            <w:rPrChange w:id="2520" w:author="Bùi Anh Quốc" w:date="2025-08-02T15:45:00Z">
              <w:rPr/>
            </w:rPrChange>
          </w:rPr>
          <w:t>Hợp đồng/điều khoản thương mại</w:t>
        </w:r>
      </w:ins>
    </w:p>
    <w:p w14:paraId="6DB1383B" w14:textId="77777777" w:rsidR="002451F3" w:rsidRPr="006D4348" w:rsidRDefault="002451F3">
      <w:pPr>
        <w:pStyle w:val="ListParagraph"/>
        <w:numPr>
          <w:ilvl w:val="0"/>
          <w:numId w:val="110"/>
        </w:numPr>
        <w:jc w:val="both"/>
        <w:rPr>
          <w:ins w:id="2521" w:author="Bùi Anh Quốc" w:date="2025-08-02T14:57:00Z"/>
          <w:rFonts w:ascii="Times New Roman" w:hAnsi="Times New Roman" w:cs="Times New Roman"/>
          <w:sz w:val="26"/>
          <w:szCs w:val="26"/>
          <w:rPrChange w:id="2522" w:author="Bùi Anh Quốc" w:date="2025-08-02T15:45:00Z">
            <w:rPr>
              <w:ins w:id="2523" w:author="Bùi Anh Quốc" w:date="2025-08-02T14:57:00Z"/>
            </w:rPr>
          </w:rPrChange>
        </w:rPr>
        <w:pPrChange w:id="2524" w:author="Bùi Anh Quốc" w:date="2025-08-02T15:01:00Z">
          <w:pPr>
            <w:pStyle w:val="ListParagraph"/>
            <w:numPr>
              <w:numId w:val="110"/>
            </w:numPr>
            <w:ind w:hanging="360"/>
          </w:pPr>
        </w:pPrChange>
      </w:pPr>
      <w:ins w:id="2525" w:author="Bùi Anh Quốc" w:date="2025-08-02T14:57:00Z">
        <w:r w:rsidRPr="006D4348">
          <w:rPr>
            <w:rFonts w:ascii="Times New Roman" w:hAnsi="Times New Roman" w:cs="Times New Roman"/>
            <w:b/>
            <w:bCs/>
            <w:sz w:val="26"/>
            <w:szCs w:val="26"/>
            <w:rPrChange w:id="2526" w:author="Bùi Anh Quốc" w:date="2025-08-02T15:45:00Z">
              <w:rPr>
                <w:b/>
                <w:bCs/>
              </w:rPr>
            </w:rPrChange>
          </w:rPr>
          <w:t>Đầu ra:</w:t>
        </w:r>
      </w:ins>
    </w:p>
    <w:p w14:paraId="42C72E5D" w14:textId="77777777" w:rsidR="002451F3" w:rsidRPr="006D4348" w:rsidRDefault="002451F3">
      <w:pPr>
        <w:pStyle w:val="ListParagraph"/>
        <w:numPr>
          <w:ilvl w:val="1"/>
          <w:numId w:val="110"/>
        </w:numPr>
        <w:jc w:val="both"/>
        <w:rPr>
          <w:ins w:id="2527" w:author="Bùi Anh Quốc" w:date="2025-08-02T14:57:00Z"/>
          <w:rFonts w:ascii="Times New Roman" w:hAnsi="Times New Roman" w:cs="Times New Roman"/>
          <w:sz w:val="26"/>
          <w:szCs w:val="26"/>
          <w:rPrChange w:id="2528" w:author="Bùi Anh Quốc" w:date="2025-08-02T15:45:00Z">
            <w:rPr>
              <w:ins w:id="2529" w:author="Bùi Anh Quốc" w:date="2025-08-02T14:57:00Z"/>
            </w:rPr>
          </w:rPrChange>
        </w:rPr>
        <w:pPrChange w:id="2530" w:author="Bùi Anh Quốc" w:date="2025-08-02T15:01:00Z">
          <w:pPr>
            <w:pStyle w:val="ListParagraph"/>
            <w:numPr>
              <w:ilvl w:val="1"/>
              <w:numId w:val="110"/>
            </w:numPr>
            <w:ind w:left="1440" w:hanging="360"/>
          </w:pPr>
        </w:pPrChange>
      </w:pPr>
      <w:ins w:id="2531" w:author="Bùi Anh Quốc" w:date="2025-08-02T14:57:00Z">
        <w:r w:rsidRPr="006D4348">
          <w:rPr>
            <w:rFonts w:ascii="Times New Roman" w:hAnsi="Times New Roman" w:cs="Times New Roman"/>
            <w:sz w:val="26"/>
            <w:szCs w:val="26"/>
            <w:rPrChange w:id="2532" w:author="Bùi Anh Quốc" w:date="2025-08-02T15:45:00Z">
              <w:rPr/>
            </w:rPrChange>
          </w:rPr>
          <w:t>Danh sách NCC được phê duyệt</w:t>
        </w:r>
      </w:ins>
    </w:p>
    <w:p w14:paraId="6E4A743C" w14:textId="77777777" w:rsidR="002451F3" w:rsidRPr="006D4348" w:rsidRDefault="002451F3">
      <w:pPr>
        <w:pStyle w:val="ListParagraph"/>
        <w:numPr>
          <w:ilvl w:val="1"/>
          <w:numId w:val="110"/>
        </w:numPr>
        <w:jc w:val="both"/>
        <w:rPr>
          <w:ins w:id="2533" w:author="Bùi Anh Quốc" w:date="2025-08-02T14:57:00Z"/>
          <w:rFonts w:ascii="Times New Roman" w:hAnsi="Times New Roman" w:cs="Times New Roman"/>
          <w:sz w:val="26"/>
          <w:szCs w:val="26"/>
          <w:rPrChange w:id="2534" w:author="Bùi Anh Quốc" w:date="2025-08-02T15:45:00Z">
            <w:rPr>
              <w:ins w:id="2535" w:author="Bùi Anh Quốc" w:date="2025-08-02T14:57:00Z"/>
            </w:rPr>
          </w:rPrChange>
        </w:rPr>
        <w:pPrChange w:id="2536" w:author="Bùi Anh Quốc" w:date="2025-08-02T15:01:00Z">
          <w:pPr>
            <w:pStyle w:val="ListParagraph"/>
            <w:numPr>
              <w:ilvl w:val="1"/>
              <w:numId w:val="110"/>
            </w:numPr>
            <w:ind w:left="1440" w:hanging="360"/>
          </w:pPr>
        </w:pPrChange>
      </w:pPr>
      <w:ins w:id="2537" w:author="Bùi Anh Quốc" w:date="2025-08-02T14:57:00Z">
        <w:r w:rsidRPr="006D4348">
          <w:rPr>
            <w:rFonts w:ascii="Times New Roman" w:hAnsi="Times New Roman" w:cs="Times New Roman"/>
            <w:sz w:val="26"/>
            <w:szCs w:val="26"/>
            <w:rPrChange w:id="2538" w:author="Bùi Anh Quốc" w:date="2025-08-02T15:45:00Z">
              <w:rPr/>
            </w:rPrChange>
          </w:rPr>
          <w:t>Hồ sơ đánh giá NCC định kỳ</w:t>
        </w:r>
      </w:ins>
    </w:p>
    <w:p w14:paraId="395A0275" w14:textId="77777777" w:rsidR="002451F3" w:rsidRPr="006D4348" w:rsidRDefault="002451F3">
      <w:pPr>
        <w:pStyle w:val="ListParagraph"/>
        <w:numPr>
          <w:ilvl w:val="1"/>
          <w:numId w:val="110"/>
        </w:numPr>
        <w:jc w:val="both"/>
        <w:rPr>
          <w:ins w:id="2539" w:author="Bùi Anh Quốc" w:date="2025-08-02T14:57:00Z"/>
          <w:rFonts w:ascii="Times New Roman" w:hAnsi="Times New Roman" w:cs="Times New Roman"/>
          <w:sz w:val="26"/>
          <w:szCs w:val="26"/>
          <w:rPrChange w:id="2540" w:author="Bùi Anh Quốc" w:date="2025-08-02T15:45:00Z">
            <w:rPr>
              <w:ins w:id="2541" w:author="Bùi Anh Quốc" w:date="2025-08-02T14:57:00Z"/>
            </w:rPr>
          </w:rPrChange>
        </w:rPr>
        <w:pPrChange w:id="2542" w:author="Bùi Anh Quốc" w:date="2025-08-02T15:01:00Z">
          <w:pPr>
            <w:pStyle w:val="ListParagraph"/>
            <w:numPr>
              <w:ilvl w:val="1"/>
              <w:numId w:val="110"/>
            </w:numPr>
            <w:ind w:left="1440" w:hanging="360"/>
          </w:pPr>
        </w:pPrChange>
      </w:pPr>
      <w:ins w:id="2543" w:author="Bùi Anh Quốc" w:date="2025-08-02T14:57:00Z">
        <w:r w:rsidRPr="006D4348">
          <w:rPr>
            <w:rFonts w:ascii="Times New Roman" w:hAnsi="Times New Roman" w:cs="Times New Roman"/>
            <w:sz w:val="26"/>
            <w:szCs w:val="26"/>
            <w:rPrChange w:id="2544" w:author="Bùi Anh Quốc" w:date="2025-08-02T15:45:00Z">
              <w:rPr/>
            </w:rPrChange>
          </w:rPr>
          <w:t>Báo cáo hiệu suất NCC (chất lượng, giao hàng, CSKH...)</w:t>
        </w:r>
      </w:ins>
    </w:p>
    <w:p w14:paraId="4D1D0244" w14:textId="77777777" w:rsidR="002451F3" w:rsidRPr="006D4348" w:rsidRDefault="002451F3">
      <w:pPr>
        <w:pStyle w:val="Heading4"/>
        <w:jc w:val="both"/>
        <w:rPr>
          <w:ins w:id="2545" w:author="Bùi Anh Quốc" w:date="2025-08-02T14:57:00Z"/>
          <w:rFonts w:ascii="Times New Roman" w:hAnsi="Times New Roman" w:cs="Times New Roman"/>
          <w:b/>
          <w:bCs/>
          <w:i w:val="0"/>
          <w:iCs w:val="0"/>
          <w:color w:val="auto"/>
          <w:sz w:val="26"/>
          <w:szCs w:val="26"/>
          <w:rPrChange w:id="2546" w:author="Bùi Anh Quốc" w:date="2025-08-02T15:45:00Z">
            <w:rPr>
              <w:ins w:id="2547" w:author="Bùi Anh Quốc" w:date="2025-08-02T14:57:00Z"/>
            </w:rPr>
          </w:rPrChange>
        </w:rPr>
        <w:pPrChange w:id="2548" w:author="Bùi Anh Quốc" w:date="2025-08-02T15:01:00Z">
          <w:pPr>
            <w:pStyle w:val="Heading4"/>
          </w:pPr>
        </w:pPrChange>
      </w:pPr>
      <w:ins w:id="2549" w:author="Bùi Anh Quốc" w:date="2025-08-02T14:57:00Z">
        <w:r w:rsidRPr="006D4348">
          <w:rPr>
            <w:rFonts w:ascii="Times New Roman" w:hAnsi="Times New Roman" w:cs="Times New Roman"/>
            <w:b/>
            <w:bCs/>
            <w:i w:val="0"/>
            <w:iCs w:val="0"/>
            <w:color w:val="auto"/>
            <w:sz w:val="26"/>
            <w:szCs w:val="26"/>
            <w:rPrChange w:id="2550" w:author="Bùi Anh Quốc" w:date="2025-08-02T15:45:00Z">
              <w:rPr/>
            </w:rPrChange>
          </w:rPr>
          <w:lastRenderedPageBreak/>
          <w:t>3.6.1.4 Lược đồ quy trình BPM</w:t>
        </w:r>
      </w:ins>
    </w:p>
    <w:p w14:paraId="6CECDAA5" w14:textId="5BD18F91" w:rsidR="002451F3" w:rsidRDefault="002451F3">
      <w:pPr>
        <w:jc w:val="both"/>
        <w:rPr>
          <w:ins w:id="2551" w:author="Bùi Anh Quốc" w:date="2025-08-02T20:42:00Z"/>
          <w:rFonts w:ascii="Times New Roman" w:hAnsi="Times New Roman" w:cs="Times New Roman"/>
          <w:sz w:val="26"/>
          <w:szCs w:val="26"/>
        </w:rPr>
      </w:pPr>
      <w:ins w:id="2552" w:author="Bùi Anh Quốc" w:date="2025-08-02T14:57:00Z">
        <w:r w:rsidRPr="006D4348">
          <w:rPr>
            <w:rFonts w:ascii="Times New Roman" w:hAnsi="Times New Roman" w:cs="Times New Roman"/>
            <w:noProof/>
            <w:sz w:val="26"/>
            <w:szCs w:val="26"/>
            <w:rPrChange w:id="2553" w:author="Bùi Anh Quốc" w:date="2025-08-02T15:45:00Z">
              <w:rPr>
                <w:noProof/>
              </w:rPr>
            </w:rPrChange>
          </w:rPr>
          <w:drawing>
            <wp:inline distT="0" distB="0" distL="0" distR="0" wp14:anchorId="0EEE45F0" wp14:editId="65FDCC4C">
              <wp:extent cx="5943600" cy="1980565"/>
              <wp:effectExtent l="0" t="0" r="0" b="635"/>
              <wp:docPr id="1186833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33516" name="Picture 1" descr="A screenshot of a computer&#10;&#10;AI-generated content may be incorrect."/>
                      <pic:cNvPicPr/>
                    </pic:nvPicPr>
                    <pic:blipFill>
                      <a:blip r:embed="rId32"/>
                      <a:stretch>
                        <a:fillRect/>
                      </a:stretch>
                    </pic:blipFill>
                    <pic:spPr>
                      <a:xfrm>
                        <a:off x="0" y="0"/>
                        <a:ext cx="5943600" cy="1980565"/>
                      </a:xfrm>
                      <a:prstGeom prst="rect">
                        <a:avLst/>
                      </a:prstGeom>
                    </pic:spPr>
                  </pic:pic>
                </a:graphicData>
              </a:graphic>
            </wp:inline>
          </w:drawing>
        </w:r>
      </w:ins>
    </w:p>
    <w:p w14:paraId="117D90F5" w14:textId="3EEB8DA1" w:rsidR="00C377F2" w:rsidRPr="006D4348" w:rsidRDefault="00C377F2">
      <w:pPr>
        <w:jc w:val="center"/>
        <w:rPr>
          <w:ins w:id="2554" w:author="Bùi Anh Quốc" w:date="2025-08-02T14:57:00Z"/>
          <w:rFonts w:ascii="Times New Roman" w:hAnsi="Times New Roman" w:cs="Times New Roman"/>
          <w:sz w:val="26"/>
          <w:szCs w:val="26"/>
          <w:rPrChange w:id="2555" w:author="Bùi Anh Quốc" w:date="2025-08-02T15:45:00Z">
            <w:rPr>
              <w:ins w:id="2556" w:author="Bùi Anh Quốc" w:date="2025-08-02T14:57:00Z"/>
            </w:rPr>
          </w:rPrChange>
        </w:rPr>
        <w:pPrChange w:id="2557" w:author="Bùi Anh Quốc" w:date="2025-08-02T20:43:00Z">
          <w:pPr/>
        </w:pPrChange>
      </w:pPr>
      <w:ins w:id="2558" w:author="Bùi Anh Quốc" w:date="2025-08-02T20:42:00Z">
        <w:r>
          <w:rPr>
            <w:rFonts w:ascii="Times New Roman" w:hAnsi="Times New Roman" w:cs="Times New Roman"/>
            <w:sz w:val="26"/>
            <w:szCs w:val="26"/>
          </w:rPr>
          <w:t xml:space="preserve">Hình 3.12 Quy </w:t>
        </w:r>
      </w:ins>
      <w:ins w:id="2559" w:author="Bùi Anh Quốc" w:date="2025-08-02T20:43:00Z">
        <w:r>
          <w:rPr>
            <w:rFonts w:ascii="Times New Roman" w:hAnsi="Times New Roman" w:cs="Times New Roman"/>
            <w:sz w:val="26"/>
            <w:szCs w:val="26"/>
          </w:rPr>
          <w:t>trình BPMN quản lý nhà cung cấp</w:t>
        </w:r>
      </w:ins>
    </w:p>
    <w:p w14:paraId="558CD404" w14:textId="7EFE6285" w:rsidR="002451F3" w:rsidRPr="006D4348" w:rsidRDefault="002451F3">
      <w:pPr>
        <w:pStyle w:val="Heading3"/>
        <w:jc w:val="both"/>
        <w:rPr>
          <w:ins w:id="2560" w:author="Bùi Anh Quốc" w:date="2025-08-02T14:57:00Z"/>
          <w:rFonts w:ascii="Times New Roman" w:hAnsi="Times New Roman" w:cs="Times New Roman"/>
          <w:b/>
          <w:bCs/>
          <w:color w:val="auto"/>
          <w:sz w:val="26"/>
          <w:szCs w:val="26"/>
          <w:rPrChange w:id="2561" w:author="Bùi Anh Quốc" w:date="2025-08-02T15:45:00Z">
            <w:rPr>
              <w:ins w:id="2562" w:author="Bùi Anh Quốc" w:date="2025-08-02T14:57:00Z"/>
            </w:rPr>
          </w:rPrChange>
        </w:rPr>
        <w:pPrChange w:id="2563" w:author="Bùi Anh Quốc" w:date="2025-08-02T15:01:00Z">
          <w:pPr>
            <w:pStyle w:val="Heading3"/>
          </w:pPr>
        </w:pPrChange>
      </w:pPr>
      <w:bookmarkStart w:id="2564" w:name="_Toc205108431"/>
      <w:ins w:id="2565" w:author="Bùi Anh Quốc" w:date="2025-08-02T14:57:00Z">
        <w:r w:rsidRPr="006D4348">
          <w:rPr>
            <w:rFonts w:ascii="Times New Roman" w:hAnsi="Times New Roman" w:cs="Times New Roman"/>
            <w:b/>
            <w:bCs/>
            <w:color w:val="auto"/>
            <w:sz w:val="26"/>
            <w:szCs w:val="26"/>
            <w:rPrChange w:id="2566" w:author="Bùi Anh Quốc" w:date="2025-08-02T15:45:00Z">
              <w:rPr/>
            </w:rPrChange>
          </w:rPr>
          <w:t>3.6.</w:t>
        </w:r>
      </w:ins>
      <w:ins w:id="2567" w:author="Bùi Anh Quốc" w:date="2025-08-02T14:59:00Z">
        <w:r w:rsidRPr="006D4348">
          <w:rPr>
            <w:rFonts w:ascii="Times New Roman" w:hAnsi="Times New Roman" w:cs="Times New Roman"/>
            <w:b/>
            <w:bCs/>
            <w:color w:val="auto"/>
            <w:sz w:val="26"/>
            <w:szCs w:val="26"/>
            <w:rPrChange w:id="2568" w:author="Bùi Anh Quốc" w:date="2025-08-02T15:45:00Z">
              <w:rPr>
                <w:color w:val="auto"/>
              </w:rPr>
            </w:rPrChange>
          </w:rPr>
          <w:t>2</w:t>
        </w:r>
      </w:ins>
      <w:ins w:id="2569" w:author="Bùi Anh Quốc" w:date="2025-08-02T14:57:00Z">
        <w:r w:rsidRPr="006D4348">
          <w:rPr>
            <w:rFonts w:ascii="Times New Roman" w:hAnsi="Times New Roman" w:cs="Times New Roman"/>
            <w:b/>
            <w:bCs/>
            <w:color w:val="auto"/>
            <w:sz w:val="26"/>
            <w:szCs w:val="26"/>
            <w:rPrChange w:id="2570" w:author="Bùi Anh Quốc" w:date="2025-08-02T15:45:00Z">
              <w:rPr/>
            </w:rPrChange>
          </w:rPr>
          <w:t xml:space="preserve"> Phương pháp Thực hiện</w:t>
        </w:r>
        <w:bookmarkEnd w:id="2564"/>
      </w:ins>
    </w:p>
    <w:p w14:paraId="16AE82D5" w14:textId="46B76115" w:rsidR="002451F3" w:rsidRPr="006D4348" w:rsidRDefault="002451F3">
      <w:pPr>
        <w:pStyle w:val="Heading4"/>
        <w:jc w:val="both"/>
        <w:rPr>
          <w:ins w:id="2571" w:author="Bùi Anh Quốc" w:date="2025-08-02T14:57:00Z"/>
          <w:rFonts w:ascii="Times New Roman" w:hAnsi="Times New Roman" w:cs="Times New Roman"/>
          <w:b/>
          <w:bCs/>
          <w:sz w:val="26"/>
          <w:szCs w:val="26"/>
          <w:rPrChange w:id="2572" w:author="Bùi Anh Quốc" w:date="2025-08-02T15:45:00Z">
            <w:rPr>
              <w:ins w:id="2573" w:author="Bùi Anh Quốc" w:date="2025-08-02T14:57:00Z"/>
              <w:b/>
              <w:bCs/>
            </w:rPr>
          </w:rPrChange>
        </w:rPr>
        <w:pPrChange w:id="2574" w:author="Bùi Anh Quốc" w:date="2025-08-02T15:01:00Z">
          <w:pPr/>
        </w:pPrChange>
      </w:pPr>
      <w:ins w:id="2575" w:author="Bùi Anh Quốc" w:date="2025-08-02T14:59:00Z">
        <w:r w:rsidRPr="006D4348">
          <w:rPr>
            <w:rFonts w:ascii="Times New Roman" w:hAnsi="Times New Roman" w:cs="Times New Roman"/>
            <w:b/>
            <w:bCs/>
            <w:i w:val="0"/>
            <w:iCs w:val="0"/>
            <w:color w:val="auto"/>
            <w:sz w:val="26"/>
            <w:szCs w:val="26"/>
            <w:rPrChange w:id="2576" w:author="Bùi Anh Quốc" w:date="2025-08-02T15:45:00Z">
              <w:rPr/>
            </w:rPrChange>
          </w:rPr>
          <w:t>3.6.2.1</w:t>
        </w:r>
      </w:ins>
      <w:ins w:id="2577" w:author="Bùi Anh Quốc" w:date="2025-08-02T14:57:00Z">
        <w:r w:rsidRPr="006D4348">
          <w:rPr>
            <w:rFonts w:ascii="Times New Roman" w:hAnsi="Times New Roman" w:cs="Times New Roman"/>
            <w:b/>
            <w:bCs/>
            <w:i w:val="0"/>
            <w:iCs w:val="0"/>
            <w:color w:val="auto"/>
            <w:sz w:val="26"/>
            <w:szCs w:val="26"/>
            <w:rPrChange w:id="2578" w:author="Bùi Anh Quốc" w:date="2025-08-02T15:45:00Z">
              <w:rPr>
                <w:b/>
                <w:bCs/>
              </w:rPr>
            </w:rPrChange>
          </w:rPr>
          <w:t xml:space="preserve"> Phương pháp thực hiện</w:t>
        </w:r>
      </w:ins>
    </w:p>
    <w:p w14:paraId="3FDDF601" w14:textId="77777777" w:rsidR="002451F3" w:rsidRPr="006D4348" w:rsidRDefault="002451F3">
      <w:pPr>
        <w:jc w:val="both"/>
        <w:rPr>
          <w:ins w:id="2579" w:author="Bùi Anh Quốc" w:date="2025-08-02T14:57:00Z"/>
          <w:rFonts w:ascii="Times New Roman" w:hAnsi="Times New Roman" w:cs="Times New Roman"/>
          <w:b/>
          <w:bCs/>
          <w:sz w:val="26"/>
          <w:szCs w:val="26"/>
          <w:rPrChange w:id="2580" w:author="Bùi Anh Quốc" w:date="2025-08-02T15:45:00Z">
            <w:rPr>
              <w:ins w:id="2581" w:author="Bùi Anh Quốc" w:date="2025-08-02T14:57:00Z"/>
              <w:b/>
              <w:bCs/>
            </w:rPr>
          </w:rPrChange>
        </w:rPr>
        <w:pPrChange w:id="2582" w:author="Bùi Anh Quốc" w:date="2025-08-02T15:01:00Z">
          <w:pPr/>
        </w:pPrChange>
      </w:pPr>
      <w:ins w:id="2583" w:author="Bùi Anh Quốc" w:date="2025-08-02T14:57:00Z">
        <w:r w:rsidRPr="006D4348">
          <w:rPr>
            <w:rFonts w:ascii="Times New Roman" w:hAnsi="Times New Roman" w:cs="Times New Roman"/>
            <w:b/>
            <w:bCs/>
            <w:sz w:val="26"/>
            <w:szCs w:val="26"/>
            <w:rPrChange w:id="2584" w:author="Bùi Anh Quốc" w:date="2025-08-02T15:45:00Z">
              <w:rPr>
                <w:b/>
                <w:bCs/>
              </w:rPr>
            </w:rPrChange>
          </w:rPr>
          <w:t>a) Thuật ngữ &amp; sổ tay</w:t>
        </w:r>
      </w:ins>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3"/>
        <w:gridCol w:w="5987"/>
      </w:tblGrid>
      <w:tr w:rsidR="006E7830" w:rsidRPr="006D4348" w14:paraId="6A646EC0" w14:textId="77777777" w:rsidTr="002451F3">
        <w:trPr>
          <w:tblHeader/>
          <w:tblCellSpacing w:w="15" w:type="dxa"/>
          <w:ins w:id="2585" w:author="Bùi Anh Quốc" w:date="2025-08-02T14:57:00Z"/>
        </w:trPr>
        <w:tc>
          <w:tcPr>
            <w:tcW w:w="0" w:type="auto"/>
            <w:vAlign w:val="center"/>
            <w:hideMark/>
          </w:tcPr>
          <w:p w14:paraId="413348EC" w14:textId="77777777" w:rsidR="002451F3" w:rsidRPr="006D4348" w:rsidRDefault="002451F3">
            <w:pPr>
              <w:jc w:val="both"/>
              <w:rPr>
                <w:ins w:id="2586" w:author="Bùi Anh Quốc" w:date="2025-08-02T14:57:00Z"/>
                <w:rFonts w:ascii="Times New Roman" w:hAnsi="Times New Roman" w:cs="Times New Roman"/>
                <w:b/>
                <w:bCs/>
                <w:sz w:val="26"/>
                <w:szCs w:val="26"/>
                <w:rPrChange w:id="2587" w:author="Bùi Anh Quốc" w:date="2025-08-02T15:45:00Z">
                  <w:rPr>
                    <w:ins w:id="2588" w:author="Bùi Anh Quốc" w:date="2025-08-02T14:57:00Z"/>
                    <w:b/>
                    <w:bCs/>
                  </w:rPr>
                </w:rPrChange>
              </w:rPr>
              <w:pPrChange w:id="2589" w:author="Bùi Anh Quốc" w:date="2025-08-02T15:01:00Z">
                <w:pPr/>
              </w:pPrChange>
            </w:pPr>
            <w:ins w:id="2590" w:author="Bùi Anh Quốc" w:date="2025-08-02T14:57:00Z">
              <w:r w:rsidRPr="006D4348">
                <w:rPr>
                  <w:rFonts w:ascii="Times New Roman" w:hAnsi="Times New Roman" w:cs="Times New Roman"/>
                  <w:b/>
                  <w:bCs/>
                  <w:sz w:val="26"/>
                  <w:szCs w:val="26"/>
                  <w:rPrChange w:id="2591" w:author="Bùi Anh Quốc" w:date="2025-08-02T15:45:00Z">
                    <w:rPr>
                      <w:b/>
                      <w:bCs/>
                    </w:rPr>
                  </w:rPrChange>
                </w:rPr>
                <w:t>Thuật ngữ</w:t>
              </w:r>
            </w:ins>
          </w:p>
        </w:tc>
        <w:tc>
          <w:tcPr>
            <w:tcW w:w="0" w:type="auto"/>
            <w:vAlign w:val="center"/>
            <w:hideMark/>
          </w:tcPr>
          <w:p w14:paraId="6781674A" w14:textId="77777777" w:rsidR="002451F3" w:rsidRPr="006D4348" w:rsidRDefault="002451F3">
            <w:pPr>
              <w:jc w:val="both"/>
              <w:rPr>
                <w:ins w:id="2592" w:author="Bùi Anh Quốc" w:date="2025-08-02T14:57:00Z"/>
                <w:rFonts w:ascii="Times New Roman" w:hAnsi="Times New Roman" w:cs="Times New Roman"/>
                <w:b/>
                <w:bCs/>
                <w:sz w:val="26"/>
                <w:szCs w:val="26"/>
                <w:rPrChange w:id="2593" w:author="Bùi Anh Quốc" w:date="2025-08-02T15:45:00Z">
                  <w:rPr>
                    <w:ins w:id="2594" w:author="Bùi Anh Quốc" w:date="2025-08-02T14:57:00Z"/>
                    <w:b/>
                    <w:bCs/>
                  </w:rPr>
                </w:rPrChange>
              </w:rPr>
              <w:pPrChange w:id="2595" w:author="Bùi Anh Quốc" w:date="2025-08-02T15:01:00Z">
                <w:pPr/>
              </w:pPrChange>
            </w:pPr>
            <w:ins w:id="2596" w:author="Bùi Anh Quốc" w:date="2025-08-02T14:57:00Z">
              <w:r w:rsidRPr="006D4348">
                <w:rPr>
                  <w:rFonts w:ascii="Times New Roman" w:hAnsi="Times New Roman" w:cs="Times New Roman"/>
                  <w:b/>
                  <w:bCs/>
                  <w:sz w:val="26"/>
                  <w:szCs w:val="26"/>
                  <w:rPrChange w:id="2597" w:author="Bùi Anh Quốc" w:date="2025-08-02T15:45:00Z">
                    <w:rPr>
                      <w:b/>
                      <w:bCs/>
                    </w:rPr>
                  </w:rPrChange>
                </w:rPr>
                <w:t>Giải thích</w:t>
              </w:r>
            </w:ins>
          </w:p>
        </w:tc>
      </w:tr>
      <w:tr w:rsidR="006E7830" w:rsidRPr="006D4348" w14:paraId="5CFE21B7" w14:textId="77777777" w:rsidTr="002451F3">
        <w:trPr>
          <w:tblCellSpacing w:w="15" w:type="dxa"/>
          <w:ins w:id="2598" w:author="Bùi Anh Quốc" w:date="2025-08-02T14:57:00Z"/>
        </w:trPr>
        <w:tc>
          <w:tcPr>
            <w:tcW w:w="0" w:type="auto"/>
            <w:vAlign w:val="center"/>
            <w:hideMark/>
          </w:tcPr>
          <w:p w14:paraId="29F9B908" w14:textId="77777777" w:rsidR="002451F3" w:rsidRPr="006D4348" w:rsidRDefault="002451F3">
            <w:pPr>
              <w:jc w:val="both"/>
              <w:rPr>
                <w:ins w:id="2599" w:author="Bùi Anh Quốc" w:date="2025-08-02T14:57:00Z"/>
                <w:rFonts w:ascii="Times New Roman" w:hAnsi="Times New Roman" w:cs="Times New Roman"/>
                <w:sz w:val="26"/>
                <w:szCs w:val="26"/>
                <w:rPrChange w:id="2600" w:author="Bùi Anh Quốc" w:date="2025-08-02T15:45:00Z">
                  <w:rPr>
                    <w:ins w:id="2601" w:author="Bùi Anh Quốc" w:date="2025-08-02T14:57:00Z"/>
                  </w:rPr>
                </w:rPrChange>
              </w:rPr>
              <w:pPrChange w:id="2602" w:author="Bùi Anh Quốc" w:date="2025-08-02T15:01:00Z">
                <w:pPr/>
              </w:pPrChange>
            </w:pPr>
            <w:ins w:id="2603" w:author="Bùi Anh Quốc" w:date="2025-08-02T14:57:00Z">
              <w:r w:rsidRPr="006D4348">
                <w:rPr>
                  <w:rFonts w:ascii="Times New Roman" w:hAnsi="Times New Roman" w:cs="Times New Roman"/>
                  <w:sz w:val="26"/>
                  <w:szCs w:val="26"/>
                  <w:rPrChange w:id="2604" w:author="Bùi Anh Quốc" w:date="2025-08-02T15:45:00Z">
                    <w:rPr/>
                  </w:rPrChange>
                </w:rPr>
                <w:t>NCC (Nhà Cung Cấp)</w:t>
              </w:r>
            </w:ins>
          </w:p>
        </w:tc>
        <w:tc>
          <w:tcPr>
            <w:tcW w:w="0" w:type="auto"/>
            <w:vAlign w:val="center"/>
            <w:hideMark/>
          </w:tcPr>
          <w:p w14:paraId="6C3C365B" w14:textId="77777777" w:rsidR="002451F3" w:rsidRPr="006D4348" w:rsidRDefault="002451F3">
            <w:pPr>
              <w:jc w:val="both"/>
              <w:rPr>
                <w:ins w:id="2605" w:author="Bùi Anh Quốc" w:date="2025-08-02T14:57:00Z"/>
                <w:rFonts w:ascii="Times New Roman" w:hAnsi="Times New Roman" w:cs="Times New Roman"/>
                <w:sz w:val="26"/>
                <w:szCs w:val="26"/>
                <w:rPrChange w:id="2606" w:author="Bùi Anh Quốc" w:date="2025-08-02T15:45:00Z">
                  <w:rPr>
                    <w:ins w:id="2607" w:author="Bùi Anh Quốc" w:date="2025-08-02T14:57:00Z"/>
                  </w:rPr>
                </w:rPrChange>
              </w:rPr>
              <w:pPrChange w:id="2608" w:author="Bùi Anh Quốc" w:date="2025-08-02T15:01:00Z">
                <w:pPr/>
              </w:pPrChange>
            </w:pPr>
            <w:ins w:id="2609" w:author="Bùi Anh Quốc" w:date="2025-08-02T14:57:00Z">
              <w:r w:rsidRPr="006D4348">
                <w:rPr>
                  <w:rFonts w:ascii="Times New Roman" w:hAnsi="Times New Roman" w:cs="Times New Roman"/>
                  <w:sz w:val="26"/>
                  <w:szCs w:val="26"/>
                  <w:rPrChange w:id="2610" w:author="Bùi Anh Quốc" w:date="2025-08-02T15:45:00Z">
                    <w:rPr/>
                  </w:rPrChange>
                </w:rPr>
                <w:t>Tổ chức hoặc cá nhân cung cấp hàng hóa cho doanh nghiệp</w:t>
              </w:r>
            </w:ins>
          </w:p>
        </w:tc>
      </w:tr>
      <w:tr w:rsidR="006E7830" w:rsidRPr="006D4348" w14:paraId="2866C854" w14:textId="77777777" w:rsidTr="002451F3">
        <w:trPr>
          <w:tblCellSpacing w:w="15" w:type="dxa"/>
          <w:ins w:id="2611" w:author="Bùi Anh Quốc" w:date="2025-08-02T14:57:00Z"/>
        </w:trPr>
        <w:tc>
          <w:tcPr>
            <w:tcW w:w="0" w:type="auto"/>
            <w:vAlign w:val="center"/>
            <w:hideMark/>
          </w:tcPr>
          <w:p w14:paraId="1C604F9C" w14:textId="77777777" w:rsidR="002451F3" w:rsidRPr="006D4348" w:rsidRDefault="002451F3">
            <w:pPr>
              <w:jc w:val="both"/>
              <w:rPr>
                <w:ins w:id="2612" w:author="Bùi Anh Quốc" w:date="2025-08-02T14:57:00Z"/>
                <w:rFonts w:ascii="Times New Roman" w:hAnsi="Times New Roman" w:cs="Times New Roman"/>
                <w:sz w:val="26"/>
                <w:szCs w:val="26"/>
                <w:rPrChange w:id="2613" w:author="Bùi Anh Quốc" w:date="2025-08-02T15:45:00Z">
                  <w:rPr>
                    <w:ins w:id="2614" w:author="Bùi Anh Quốc" w:date="2025-08-02T14:57:00Z"/>
                  </w:rPr>
                </w:rPrChange>
              </w:rPr>
              <w:pPrChange w:id="2615" w:author="Bùi Anh Quốc" w:date="2025-08-02T15:01:00Z">
                <w:pPr/>
              </w:pPrChange>
            </w:pPr>
            <w:ins w:id="2616" w:author="Bùi Anh Quốc" w:date="2025-08-02T14:57:00Z">
              <w:r w:rsidRPr="006D4348">
                <w:rPr>
                  <w:rFonts w:ascii="Times New Roman" w:hAnsi="Times New Roman" w:cs="Times New Roman"/>
                  <w:sz w:val="26"/>
                  <w:szCs w:val="26"/>
                  <w:rPrChange w:id="2617" w:author="Bùi Anh Quốc" w:date="2025-08-02T15:45:00Z">
                    <w:rPr/>
                  </w:rPrChange>
                </w:rPr>
                <w:t>PO (Purchase Order)</w:t>
              </w:r>
            </w:ins>
          </w:p>
        </w:tc>
        <w:tc>
          <w:tcPr>
            <w:tcW w:w="0" w:type="auto"/>
            <w:vAlign w:val="center"/>
            <w:hideMark/>
          </w:tcPr>
          <w:p w14:paraId="35DADD41" w14:textId="77777777" w:rsidR="002451F3" w:rsidRPr="006D4348" w:rsidRDefault="002451F3">
            <w:pPr>
              <w:jc w:val="both"/>
              <w:rPr>
                <w:ins w:id="2618" w:author="Bùi Anh Quốc" w:date="2025-08-02T14:57:00Z"/>
                <w:rFonts w:ascii="Times New Roman" w:hAnsi="Times New Roman" w:cs="Times New Roman"/>
                <w:sz w:val="26"/>
                <w:szCs w:val="26"/>
                <w:rPrChange w:id="2619" w:author="Bùi Anh Quốc" w:date="2025-08-02T15:45:00Z">
                  <w:rPr>
                    <w:ins w:id="2620" w:author="Bùi Anh Quốc" w:date="2025-08-02T14:57:00Z"/>
                  </w:rPr>
                </w:rPrChange>
              </w:rPr>
              <w:pPrChange w:id="2621" w:author="Bùi Anh Quốc" w:date="2025-08-02T15:01:00Z">
                <w:pPr/>
              </w:pPrChange>
            </w:pPr>
            <w:ins w:id="2622" w:author="Bùi Anh Quốc" w:date="2025-08-02T14:57:00Z">
              <w:r w:rsidRPr="006D4348">
                <w:rPr>
                  <w:rFonts w:ascii="Times New Roman" w:hAnsi="Times New Roman" w:cs="Times New Roman"/>
                  <w:sz w:val="26"/>
                  <w:szCs w:val="26"/>
                  <w:rPrChange w:id="2623" w:author="Bùi Anh Quốc" w:date="2025-08-02T15:45:00Z">
                    <w:rPr/>
                  </w:rPrChange>
                </w:rPr>
                <w:t>Đơn đặt hàng</w:t>
              </w:r>
            </w:ins>
          </w:p>
        </w:tc>
      </w:tr>
      <w:tr w:rsidR="006E7830" w:rsidRPr="006D4348" w14:paraId="49295C93" w14:textId="77777777" w:rsidTr="002451F3">
        <w:trPr>
          <w:tblCellSpacing w:w="15" w:type="dxa"/>
          <w:ins w:id="2624" w:author="Bùi Anh Quốc" w:date="2025-08-02T14:57:00Z"/>
        </w:trPr>
        <w:tc>
          <w:tcPr>
            <w:tcW w:w="0" w:type="auto"/>
            <w:vAlign w:val="center"/>
            <w:hideMark/>
          </w:tcPr>
          <w:p w14:paraId="0A1FFD76" w14:textId="77777777" w:rsidR="002451F3" w:rsidRPr="006D4348" w:rsidRDefault="002451F3">
            <w:pPr>
              <w:jc w:val="both"/>
              <w:rPr>
                <w:ins w:id="2625" w:author="Bùi Anh Quốc" w:date="2025-08-02T14:57:00Z"/>
                <w:rFonts w:ascii="Times New Roman" w:hAnsi="Times New Roman" w:cs="Times New Roman"/>
                <w:sz w:val="26"/>
                <w:szCs w:val="26"/>
                <w:rPrChange w:id="2626" w:author="Bùi Anh Quốc" w:date="2025-08-02T15:45:00Z">
                  <w:rPr>
                    <w:ins w:id="2627" w:author="Bùi Anh Quốc" w:date="2025-08-02T14:57:00Z"/>
                  </w:rPr>
                </w:rPrChange>
              </w:rPr>
              <w:pPrChange w:id="2628" w:author="Bùi Anh Quốc" w:date="2025-08-02T15:01:00Z">
                <w:pPr/>
              </w:pPrChange>
            </w:pPr>
            <w:ins w:id="2629" w:author="Bùi Anh Quốc" w:date="2025-08-02T14:57:00Z">
              <w:r w:rsidRPr="006D4348">
                <w:rPr>
                  <w:rFonts w:ascii="Times New Roman" w:hAnsi="Times New Roman" w:cs="Times New Roman"/>
                  <w:sz w:val="26"/>
                  <w:szCs w:val="26"/>
                  <w:rPrChange w:id="2630" w:author="Bùi Anh Quốc" w:date="2025-08-02T15:45:00Z">
                    <w:rPr/>
                  </w:rPrChange>
                </w:rPr>
                <w:t>SLA (Service Level Agreement)</w:t>
              </w:r>
            </w:ins>
          </w:p>
        </w:tc>
        <w:tc>
          <w:tcPr>
            <w:tcW w:w="0" w:type="auto"/>
            <w:vAlign w:val="center"/>
            <w:hideMark/>
          </w:tcPr>
          <w:p w14:paraId="084B3B2A" w14:textId="77777777" w:rsidR="002451F3" w:rsidRPr="006D4348" w:rsidRDefault="002451F3">
            <w:pPr>
              <w:jc w:val="both"/>
              <w:rPr>
                <w:ins w:id="2631" w:author="Bùi Anh Quốc" w:date="2025-08-02T14:57:00Z"/>
                <w:rFonts w:ascii="Times New Roman" w:hAnsi="Times New Roman" w:cs="Times New Roman"/>
                <w:sz w:val="26"/>
                <w:szCs w:val="26"/>
                <w:rPrChange w:id="2632" w:author="Bùi Anh Quốc" w:date="2025-08-02T15:45:00Z">
                  <w:rPr>
                    <w:ins w:id="2633" w:author="Bùi Anh Quốc" w:date="2025-08-02T14:57:00Z"/>
                  </w:rPr>
                </w:rPrChange>
              </w:rPr>
              <w:pPrChange w:id="2634" w:author="Bùi Anh Quốc" w:date="2025-08-02T15:01:00Z">
                <w:pPr/>
              </w:pPrChange>
            </w:pPr>
            <w:ins w:id="2635" w:author="Bùi Anh Quốc" w:date="2025-08-02T14:57:00Z">
              <w:r w:rsidRPr="006D4348">
                <w:rPr>
                  <w:rFonts w:ascii="Times New Roman" w:hAnsi="Times New Roman" w:cs="Times New Roman"/>
                  <w:sz w:val="26"/>
                  <w:szCs w:val="26"/>
                  <w:rPrChange w:id="2636" w:author="Bùi Anh Quốc" w:date="2025-08-02T15:45:00Z">
                    <w:rPr/>
                  </w:rPrChange>
                </w:rPr>
                <w:t>Cam kết chất lượng dịch vụ</w:t>
              </w:r>
            </w:ins>
          </w:p>
        </w:tc>
      </w:tr>
      <w:tr w:rsidR="006E7830" w:rsidRPr="006D4348" w14:paraId="706781D6" w14:textId="77777777" w:rsidTr="002451F3">
        <w:trPr>
          <w:tblCellSpacing w:w="15" w:type="dxa"/>
          <w:ins w:id="2637" w:author="Bùi Anh Quốc" w:date="2025-08-02T14:57:00Z"/>
        </w:trPr>
        <w:tc>
          <w:tcPr>
            <w:tcW w:w="0" w:type="auto"/>
            <w:vAlign w:val="center"/>
            <w:hideMark/>
          </w:tcPr>
          <w:p w14:paraId="52D15495" w14:textId="77777777" w:rsidR="002451F3" w:rsidRPr="006D4348" w:rsidRDefault="002451F3">
            <w:pPr>
              <w:jc w:val="both"/>
              <w:rPr>
                <w:ins w:id="2638" w:author="Bùi Anh Quốc" w:date="2025-08-02T14:57:00Z"/>
                <w:rFonts w:ascii="Times New Roman" w:hAnsi="Times New Roman" w:cs="Times New Roman"/>
                <w:sz w:val="26"/>
                <w:szCs w:val="26"/>
                <w:rPrChange w:id="2639" w:author="Bùi Anh Quốc" w:date="2025-08-02T15:45:00Z">
                  <w:rPr>
                    <w:ins w:id="2640" w:author="Bùi Anh Quốc" w:date="2025-08-02T14:57:00Z"/>
                  </w:rPr>
                </w:rPrChange>
              </w:rPr>
              <w:pPrChange w:id="2641" w:author="Bùi Anh Quốc" w:date="2025-08-02T15:01:00Z">
                <w:pPr/>
              </w:pPrChange>
            </w:pPr>
            <w:ins w:id="2642" w:author="Bùi Anh Quốc" w:date="2025-08-02T14:57:00Z">
              <w:r w:rsidRPr="006D4348">
                <w:rPr>
                  <w:rFonts w:ascii="Times New Roman" w:hAnsi="Times New Roman" w:cs="Times New Roman"/>
                  <w:sz w:val="26"/>
                  <w:szCs w:val="26"/>
                  <w:rPrChange w:id="2643" w:author="Bùi Anh Quốc" w:date="2025-08-02T15:45:00Z">
                    <w:rPr/>
                  </w:rPrChange>
                </w:rPr>
                <w:t>OTIF (On Time In Full)</w:t>
              </w:r>
            </w:ins>
          </w:p>
        </w:tc>
        <w:tc>
          <w:tcPr>
            <w:tcW w:w="0" w:type="auto"/>
            <w:vAlign w:val="center"/>
            <w:hideMark/>
          </w:tcPr>
          <w:p w14:paraId="43A6C885" w14:textId="77777777" w:rsidR="002451F3" w:rsidRPr="006D4348" w:rsidRDefault="002451F3">
            <w:pPr>
              <w:jc w:val="both"/>
              <w:rPr>
                <w:ins w:id="2644" w:author="Bùi Anh Quốc" w:date="2025-08-02T14:57:00Z"/>
                <w:rFonts w:ascii="Times New Roman" w:hAnsi="Times New Roman" w:cs="Times New Roman"/>
                <w:sz w:val="26"/>
                <w:szCs w:val="26"/>
                <w:rPrChange w:id="2645" w:author="Bùi Anh Quốc" w:date="2025-08-02T15:45:00Z">
                  <w:rPr>
                    <w:ins w:id="2646" w:author="Bùi Anh Quốc" w:date="2025-08-02T14:57:00Z"/>
                  </w:rPr>
                </w:rPrChange>
              </w:rPr>
              <w:pPrChange w:id="2647" w:author="Bùi Anh Quốc" w:date="2025-08-02T15:01:00Z">
                <w:pPr/>
              </w:pPrChange>
            </w:pPr>
            <w:ins w:id="2648" w:author="Bùi Anh Quốc" w:date="2025-08-02T14:57:00Z">
              <w:r w:rsidRPr="006D4348">
                <w:rPr>
                  <w:rFonts w:ascii="Times New Roman" w:hAnsi="Times New Roman" w:cs="Times New Roman"/>
                  <w:sz w:val="26"/>
                  <w:szCs w:val="26"/>
                  <w:rPrChange w:id="2649" w:author="Bùi Anh Quốc" w:date="2025-08-02T15:45:00Z">
                    <w:rPr/>
                  </w:rPrChange>
                </w:rPr>
                <w:t>Giao hàng đúng hạn và đủ số lượng</w:t>
              </w:r>
            </w:ins>
          </w:p>
        </w:tc>
      </w:tr>
      <w:tr w:rsidR="006E7830" w:rsidRPr="006D4348" w14:paraId="33295BFA" w14:textId="77777777" w:rsidTr="002451F3">
        <w:trPr>
          <w:tblCellSpacing w:w="15" w:type="dxa"/>
          <w:ins w:id="2650" w:author="Bùi Anh Quốc" w:date="2025-08-02T14:57:00Z"/>
        </w:trPr>
        <w:tc>
          <w:tcPr>
            <w:tcW w:w="0" w:type="auto"/>
            <w:vAlign w:val="center"/>
            <w:hideMark/>
          </w:tcPr>
          <w:p w14:paraId="4DECE1AF" w14:textId="77777777" w:rsidR="002451F3" w:rsidRPr="006D4348" w:rsidRDefault="002451F3">
            <w:pPr>
              <w:jc w:val="both"/>
              <w:rPr>
                <w:ins w:id="2651" w:author="Bùi Anh Quốc" w:date="2025-08-02T14:57:00Z"/>
                <w:rFonts w:ascii="Times New Roman" w:hAnsi="Times New Roman" w:cs="Times New Roman"/>
                <w:sz w:val="26"/>
                <w:szCs w:val="26"/>
                <w:rPrChange w:id="2652" w:author="Bùi Anh Quốc" w:date="2025-08-02T15:45:00Z">
                  <w:rPr>
                    <w:ins w:id="2653" w:author="Bùi Anh Quốc" w:date="2025-08-02T14:57:00Z"/>
                  </w:rPr>
                </w:rPrChange>
              </w:rPr>
              <w:pPrChange w:id="2654" w:author="Bùi Anh Quốc" w:date="2025-08-02T15:01:00Z">
                <w:pPr/>
              </w:pPrChange>
            </w:pPr>
            <w:ins w:id="2655" w:author="Bùi Anh Quốc" w:date="2025-08-02T14:57:00Z">
              <w:r w:rsidRPr="006D4348">
                <w:rPr>
                  <w:rFonts w:ascii="Times New Roman" w:hAnsi="Times New Roman" w:cs="Times New Roman"/>
                  <w:sz w:val="26"/>
                  <w:szCs w:val="26"/>
                  <w:rPrChange w:id="2656" w:author="Bùi Anh Quốc" w:date="2025-08-02T15:45:00Z">
                    <w:rPr/>
                  </w:rPrChange>
                </w:rPr>
                <w:t>Pilot Order</w:t>
              </w:r>
            </w:ins>
          </w:p>
        </w:tc>
        <w:tc>
          <w:tcPr>
            <w:tcW w:w="0" w:type="auto"/>
            <w:vAlign w:val="center"/>
            <w:hideMark/>
          </w:tcPr>
          <w:p w14:paraId="139AC2A1" w14:textId="77777777" w:rsidR="002451F3" w:rsidRPr="006D4348" w:rsidRDefault="002451F3">
            <w:pPr>
              <w:jc w:val="both"/>
              <w:rPr>
                <w:ins w:id="2657" w:author="Bùi Anh Quốc" w:date="2025-08-02T14:57:00Z"/>
                <w:rFonts w:ascii="Times New Roman" w:hAnsi="Times New Roman" w:cs="Times New Roman"/>
                <w:sz w:val="26"/>
                <w:szCs w:val="26"/>
                <w:rPrChange w:id="2658" w:author="Bùi Anh Quốc" w:date="2025-08-02T15:45:00Z">
                  <w:rPr>
                    <w:ins w:id="2659" w:author="Bùi Anh Quốc" w:date="2025-08-02T14:57:00Z"/>
                  </w:rPr>
                </w:rPrChange>
              </w:rPr>
              <w:pPrChange w:id="2660" w:author="Bùi Anh Quốc" w:date="2025-08-02T15:01:00Z">
                <w:pPr/>
              </w:pPrChange>
            </w:pPr>
            <w:ins w:id="2661" w:author="Bùi Anh Quốc" w:date="2025-08-02T14:57:00Z">
              <w:r w:rsidRPr="006D4348">
                <w:rPr>
                  <w:rFonts w:ascii="Times New Roman" w:hAnsi="Times New Roman" w:cs="Times New Roman"/>
                  <w:sz w:val="26"/>
                  <w:szCs w:val="26"/>
                  <w:rPrChange w:id="2662" w:author="Bùi Anh Quốc" w:date="2025-08-02T15:45:00Z">
                    <w:rPr/>
                  </w:rPrChange>
                </w:rPr>
                <w:t>Đơn hàng thử nghiệm ban đầu để đánh giá NCC</w:t>
              </w:r>
            </w:ins>
          </w:p>
        </w:tc>
      </w:tr>
      <w:tr w:rsidR="006E7830" w:rsidRPr="006D4348" w14:paraId="5A384F57" w14:textId="77777777" w:rsidTr="002451F3">
        <w:trPr>
          <w:tblCellSpacing w:w="15" w:type="dxa"/>
          <w:ins w:id="2663" w:author="Bùi Anh Quốc" w:date="2025-08-02T14:57:00Z"/>
        </w:trPr>
        <w:tc>
          <w:tcPr>
            <w:tcW w:w="0" w:type="auto"/>
            <w:vAlign w:val="center"/>
            <w:hideMark/>
          </w:tcPr>
          <w:p w14:paraId="54BA5638" w14:textId="77777777" w:rsidR="002451F3" w:rsidRPr="006D4348" w:rsidRDefault="002451F3">
            <w:pPr>
              <w:jc w:val="both"/>
              <w:rPr>
                <w:ins w:id="2664" w:author="Bùi Anh Quốc" w:date="2025-08-02T14:57:00Z"/>
                <w:rFonts w:ascii="Times New Roman" w:hAnsi="Times New Roman" w:cs="Times New Roman"/>
                <w:sz w:val="26"/>
                <w:szCs w:val="26"/>
                <w:rPrChange w:id="2665" w:author="Bùi Anh Quốc" w:date="2025-08-02T15:45:00Z">
                  <w:rPr>
                    <w:ins w:id="2666" w:author="Bùi Anh Quốc" w:date="2025-08-02T14:57:00Z"/>
                  </w:rPr>
                </w:rPrChange>
              </w:rPr>
              <w:pPrChange w:id="2667" w:author="Bùi Anh Quốc" w:date="2025-08-02T15:01:00Z">
                <w:pPr/>
              </w:pPrChange>
            </w:pPr>
            <w:ins w:id="2668" w:author="Bùi Anh Quốc" w:date="2025-08-02T14:57:00Z">
              <w:r w:rsidRPr="006D4348">
                <w:rPr>
                  <w:rFonts w:ascii="Times New Roman" w:hAnsi="Times New Roman" w:cs="Times New Roman"/>
                  <w:sz w:val="26"/>
                  <w:szCs w:val="26"/>
                  <w:rPrChange w:id="2669" w:author="Bùi Anh Quốc" w:date="2025-08-02T15:45:00Z">
                    <w:rPr/>
                  </w:rPrChange>
                </w:rPr>
                <w:t>Supplier Scorecard</w:t>
              </w:r>
            </w:ins>
          </w:p>
        </w:tc>
        <w:tc>
          <w:tcPr>
            <w:tcW w:w="0" w:type="auto"/>
            <w:vAlign w:val="center"/>
            <w:hideMark/>
          </w:tcPr>
          <w:p w14:paraId="0B8A785D" w14:textId="77777777" w:rsidR="002451F3" w:rsidRPr="006D4348" w:rsidRDefault="002451F3">
            <w:pPr>
              <w:jc w:val="both"/>
              <w:rPr>
                <w:ins w:id="2670" w:author="Bùi Anh Quốc" w:date="2025-08-02T14:57:00Z"/>
                <w:rFonts w:ascii="Times New Roman" w:hAnsi="Times New Roman" w:cs="Times New Roman"/>
                <w:sz w:val="26"/>
                <w:szCs w:val="26"/>
                <w:rPrChange w:id="2671" w:author="Bùi Anh Quốc" w:date="2025-08-02T15:45:00Z">
                  <w:rPr>
                    <w:ins w:id="2672" w:author="Bùi Anh Quốc" w:date="2025-08-02T14:57:00Z"/>
                  </w:rPr>
                </w:rPrChange>
              </w:rPr>
              <w:pPrChange w:id="2673" w:author="Bùi Anh Quốc" w:date="2025-08-02T15:01:00Z">
                <w:pPr/>
              </w:pPrChange>
            </w:pPr>
            <w:ins w:id="2674" w:author="Bùi Anh Quốc" w:date="2025-08-02T14:57:00Z">
              <w:r w:rsidRPr="006D4348">
                <w:rPr>
                  <w:rFonts w:ascii="Times New Roman" w:hAnsi="Times New Roman" w:cs="Times New Roman"/>
                  <w:sz w:val="26"/>
                  <w:szCs w:val="26"/>
                  <w:rPrChange w:id="2675" w:author="Bùi Anh Quốc" w:date="2025-08-02T15:45:00Z">
                    <w:rPr/>
                  </w:rPrChange>
                </w:rPr>
                <w:t>Thẻ điểm đánh giá hiệu suất nhà cung cấp</w:t>
              </w:r>
            </w:ins>
          </w:p>
        </w:tc>
      </w:tr>
      <w:tr w:rsidR="006E7830" w:rsidRPr="006D4348" w14:paraId="77AFB23F" w14:textId="77777777" w:rsidTr="002451F3">
        <w:trPr>
          <w:tblCellSpacing w:w="15" w:type="dxa"/>
          <w:ins w:id="2676" w:author="Bùi Anh Quốc" w:date="2025-08-02T14:57:00Z"/>
        </w:trPr>
        <w:tc>
          <w:tcPr>
            <w:tcW w:w="0" w:type="auto"/>
            <w:vAlign w:val="center"/>
            <w:hideMark/>
          </w:tcPr>
          <w:p w14:paraId="3D48A85A" w14:textId="77777777" w:rsidR="002451F3" w:rsidRPr="006D4348" w:rsidRDefault="002451F3">
            <w:pPr>
              <w:jc w:val="both"/>
              <w:rPr>
                <w:ins w:id="2677" w:author="Bùi Anh Quốc" w:date="2025-08-02T14:57:00Z"/>
                <w:rFonts w:ascii="Times New Roman" w:hAnsi="Times New Roman" w:cs="Times New Roman"/>
                <w:sz w:val="26"/>
                <w:szCs w:val="26"/>
                <w:rPrChange w:id="2678" w:author="Bùi Anh Quốc" w:date="2025-08-02T15:45:00Z">
                  <w:rPr>
                    <w:ins w:id="2679" w:author="Bùi Anh Quốc" w:date="2025-08-02T14:57:00Z"/>
                  </w:rPr>
                </w:rPrChange>
              </w:rPr>
              <w:pPrChange w:id="2680" w:author="Bùi Anh Quốc" w:date="2025-08-02T15:01:00Z">
                <w:pPr/>
              </w:pPrChange>
            </w:pPr>
            <w:ins w:id="2681" w:author="Bùi Anh Quốc" w:date="2025-08-02T14:57:00Z">
              <w:r w:rsidRPr="006D4348">
                <w:rPr>
                  <w:rFonts w:ascii="Times New Roman" w:hAnsi="Times New Roman" w:cs="Times New Roman"/>
                  <w:sz w:val="26"/>
                  <w:szCs w:val="26"/>
                  <w:rPrChange w:id="2682" w:author="Bùi Anh Quốc" w:date="2025-08-02T15:45:00Z">
                    <w:rPr/>
                  </w:rPrChange>
                </w:rPr>
                <w:t>Vendor Registration</w:t>
              </w:r>
            </w:ins>
          </w:p>
        </w:tc>
        <w:tc>
          <w:tcPr>
            <w:tcW w:w="0" w:type="auto"/>
            <w:vAlign w:val="center"/>
            <w:hideMark/>
          </w:tcPr>
          <w:p w14:paraId="276F662E" w14:textId="77777777" w:rsidR="002451F3" w:rsidRPr="006D4348" w:rsidRDefault="002451F3">
            <w:pPr>
              <w:jc w:val="both"/>
              <w:rPr>
                <w:ins w:id="2683" w:author="Bùi Anh Quốc" w:date="2025-08-02T14:57:00Z"/>
                <w:rFonts w:ascii="Times New Roman" w:hAnsi="Times New Roman" w:cs="Times New Roman"/>
                <w:sz w:val="26"/>
                <w:szCs w:val="26"/>
                <w:rPrChange w:id="2684" w:author="Bùi Anh Quốc" w:date="2025-08-02T15:45:00Z">
                  <w:rPr>
                    <w:ins w:id="2685" w:author="Bùi Anh Quốc" w:date="2025-08-02T14:57:00Z"/>
                  </w:rPr>
                </w:rPrChange>
              </w:rPr>
              <w:pPrChange w:id="2686" w:author="Bùi Anh Quốc" w:date="2025-08-02T15:01:00Z">
                <w:pPr/>
              </w:pPrChange>
            </w:pPr>
            <w:ins w:id="2687" w:author="Bùi Anh Quốc" w:date="2025-08-02T14:57:00Z">
              <w:r w:rsidRPr="006D4348">
                <w:rPr>
                  <w:rFonts w:ascii="Times New Roman" w:hAnsi="Times New Roman" w:cs="Times New Roman"/>
                  <w:sz w:val="26"/>
                  <w:szCs w:val="26"/>
                  <w:rPrChange w:id="2688" w:author="Bùi Anh Quốc" w:date="2025-08-02T15:45:00Z">
                    <w:rPr/>
                  </w:rPrChange>
                </w:rPr>
                <w:t>Quá trình tạo mã nhà cung cấp trên hệ thống ERP</w:t>
              </w:r>
            </w:ins>
          </w:p>
        </w:tc>
      </w:tr>
      <w:tr w:rsidR="006E7830" w:rsidRPr="006D4348" w14:paraId="33024B0E" w14:textId="77777777" w:rsidTr="002451F3">
        <w:trPr>
          <w:tblCellSpacing w:w="15" w:type="dxa"/>
          <w:ins w:id="2689" w:author="Bùi Anh Quốc" w:date="2025-08-02T14:57:00Z"/>
        </w:trPr>
        <w:tc>
          <w:tcPr>
            <w:tcW w:w="0" w:type="auto"/>
            <w:vAlign w:val="center"/>
            <w:hideMark/>
          </w:tcPr>
          <w:p w14:paraId="2A561C4A" w14:textId="77777777" w:rsidR="002451F3" w:rsidRPr="006D4348" w:rsidRDefault="002451F3">
            <w:pPr>
              <w:jc w:val="both"/>
              <w:rPr>
                <w:ins w:id="2690" w:author="Bùi Anh Quốc" w:date="2025-08-02T14:57:00Z"/>
                <w:rFonts w:ascii="Times New Roman" w:hAnsi="Times New Roman" w:cs="Times New Roman"/>
                <w:sz w:val="26"/>
                <w:szCs w:val="26"/>
                <w:rPrChange w:id="2691" w:author="Bùi Anh Quốc" w:date="2025-08-02T15:45:00Z">
                  <w:rPr>
                    <w:ins w:id="2692" w:author="Bùi Anh Quốc" w:date="2025-08-02T14:57:00Z"/>
                  </w:rPr>
                </w:rPrChange>
              </w:rPr>
              <w:pPrChange w:id="2693" w:author="Bùi Anh Quốc" w:date="2025-08-02T15:01:00Z">
                <w:pPr/>
              </w:pPrChange>
            </w:pPr>
            <w:ins w:id="2694" w:author="Bùi Anh Quốc" w:date="2025-08-02T14:57:00Z">
              <w:r w:rsidRPr="006D4348">
                <w:rPr>
                  <w:rFonts w:ascii="Times New Roman" w:hAnsi="Times New Roman" w:cs="Times New Roman"/>
                  <w:sz w:val="26"/>
                  <w:szCs w:val="26"/>
                  <w:rPrChange w:id="2695" w:author="Bùi Anh Quốc" w:date="2025-08-02T15:45:00Z">
                    <w:rPr/>
                  </w:rPrChange>
                </w:rPr>
                <w:t>Non-Conformance (NCR)</w:t>
              </w:r>
            </w:ins>
          </w:p>
        </w:tc>
        <w:tc>
          <w:tcPr>
            <w:tcW w:w="0" w:type="auto"/>
            <w:vAlign w:val="center"/>
            <w:hideMark/>
          </w:tcPr>
          <w:p w14:paraId="44881108" w14:textId="77777777" w:rsidR="002451F3" w:rsidRPr="006D4348" w:rsidRDefault="002451F3">
            <w:pPr>
              <w:jc w:val="both"/>
              <w:rPr>
                <w:ins w:id="2696" w:author="Bùi Anh Quốc" w:date="2025-08-02T14:57:00Z"/>
                <w:rFonts w:ascii="Times New Roman" w:hAnsi="Times New Roman" w:cs="Times New Roman"/>
                <w:sz w:val="26"/>
                <w:szCs w:val="26"/>
                <w:rPrChange w:id="2697" w:author="Bùi Anh Quốc" w:date="2025-08-02T15:45:00Z">
                  <w:rPr>
                    <w:ins w:id="2698" w:author="Bùi Anh Quốc" w:date="2025-08-02T14:57:00Z"/>
                  </w:rPr>
                </w:rPrChange>
              </w:rPr>
              <w:pPrChange w:id="2699" w:author="Bùi Anh Quốc" w:date="2025-08-02T15:01:00Z">
                <w:pPr/>
              </w:pPrChange>
            </w:pPr>
            <w:ins w:id="2700" w:author="Bùi Anh Quốc" w:date="2025-08-02T14:57:00Z">
              <w:r w:rsidRPr="006D4348">
                <w:rPr>
                  <w:rFonts w:ascii="Times New Roman" w:hAnsi="Times New Roman" w:cs="Times New Roman"/>
                  <w:sz w:val="26"/>
                  <w:szCs w:val="26"/>
                  <w:rPrChange w:id="2701" w:author="Bùi Anh Quốc" w:date="2025-08-02T15:45:00Z">
                    <w:rPr/>
                  </w:rPrChange>
                </w:rPr>
                <w:t>Trường hợp không phù hợp trong chất lượng hoặc quy cách</w:t>
              </w:r>
            </w:ins>
          </w:p>
        </w:tc>
      </w:tr>
    </w:tbl>
    <w:p w14:paraId="7A06282E" w14:textId="77777777" w:rsidR="002451F3" w:rsidRPr="006D4348" w:rsidRDefault="002451F3">
      <w:pPr>
        <w:jc w:val="both"/>
        <w:rPr>
          <w:ins w:id="2702" w:author="Bùi Anh Quốc" w:date="2025-08-02T14:57:00Z"/>
          <w:rFonts w:ascii="Times New Roman" w:hAnsi="Times New Roman" w:cs="Times New Roman"/>
          <w:sz w:val="26"/>
          <w:szCs w:val="26"/>
          <w:rPrChange w:id="2703" w:author="Bùi Anh Quốc" w:date="2025-08-02T15:45:00Z">
            <w:rPr>
              <w:ins w:id="2704" w:author="Bùi Anh Quốc" w:date="2025-08-02T14:57:00Z"/>
            </w:rPr>
          </w:rPrChange>
        </w:rPr>
        <w:pPrChange w:id="2705" w:author="Bùi Anh Quốc" w:date="2025-08-02T15:01:00Z">
          <w:pPr/>
        </w:pPrChange>
      </w:pPr>
    </w:p>
    <w:p w14:paraId="59407395" w14:textId="77777777" w:rsidR="002451F3" w:rsidRPr="006D4348" w:rsidRDefault="002451F3">
      <w:pPr>
        <w:jc w:val="both"/>
        <w:rPr>
          <w:ins w:id="2706" w:author="Bùi Anh Quốc" w:date="2025-08-02T14:57:00Z"/>
          <w:rFonts w:ascii="Times New Roman" w:hAnsi="Times New Roman" w:cs="Times New Roman"/>
          <w:b/>
          <w:bCs/>
          <w:sz w:val="26"/>
          <w:szCs w:val="26"/>
          <w:rPrChange w:id="2707" w:author="Bùi Anh Quốc" w:date="2025-08-02T15:45:00Z">
            <w:rPr>
              <w:ins w:id="2708" w:author="Bùi Anh Quốc" w:date="2025-08-02T14:57:00Z"/>
              <w:b/>
              <w:bCs/>
            </w:rPr>
          </w:rPrChange>
        </w:rPr>
        <w:pPrChange w:id="2709" w:author="Bùi Anh Quốc" w:date="2025-08-02T15:01:00Z">
          <w:pPr/>
        </w:pPrChange>
      </w:pPr>
      <w:ins w:id="2710" w:author="Bùi Anh Quốc" w:date="2025-08-02T14:57:00Z">
        <w:r w:rsidRPr="006D4348">
          <w:rPr>
            <w:rFonts w:ascii="Times New Roman" w:hAnsi="Times New Roman" w:cs="Times New Roman"/>
            <w:b/>
            <w:bCs/>
            <w:sz w:val="26"/>
            <w:szCs w:val="26"/>
            <w:rPrChange w:id="2711" w:author="Bùi Anh Quốc" w:date="2025-08-02T15:45:00Z">
              <w:rPr>
                <w:b/>
                <w:bCs/>
              </w:rPr>
            </w:rPrChange>
          </w:rPr>
          <w:lastRenderedPageBreak/>
          <w:t>b) Phỏng vấn</w:t>
        </w:r>
      </w:ins>
    </w:p>
    <w:p w14:paraId="189EF32C" w14:textId="77777777" w:rsidR="002451F3" w:rsidRPr="006D4348" w:rsidRDefault="002451F3">
      <w:pPr>
        <w:jc w:val="both"/>
        <w:rPr>
          <w:ins w:id="2712" w:author="Bùi Anh Quốc" w:date="2025-08-02T14:57:00Z"/>
          <w:rFonts w:ascii="Times New Roman" w:hAnsi="Times New Roman" w:cs="Times New Roman"/>
          <w:b/>
          <w:bCs/>
          <w:sz w:val="26"/>
          <w:szCs w:val="26"/>
          <w:rPrChange w:id="2713" w:author="Bùi Anh Quốc" w:date="2025-08-02T15:45:00Z">
            <w:rPr>
              <w:ins w:id="2714" w:author="Bùi Anh Quốc" w:date="2025-08-02T14:57:00Z"/>
              <w:b/>
              <w:bCs/>
            </w:rPr>
          </w:rPrChange>
        </w:rPr>
        <w:pPrChange w:id="2715" w:author="Bùi Anh Quốc" w:date="2025-08-02T15:01:00Z">
          <w:pPr/>
        </w:pPrChange>
      </w:pPr>
      <w:ins w:id="2716" w:author="Bùi Anh Quốc" w:date="2025-08-02T14:57:00Z">
        <w:r w:rsidRPr="006D4348">
          <w:rPr>
            <w:rFonts w:ascii="Times New Roman" w:hAnsi="Times New Roman" w:cs="Times New Roman"/>
            <w:b/>
            <w:bCs/>
            <w:sz w:val="26"/>
            <w:szCs w:val="26"/>
            <w:rPrChange w:id="2717" w:author="Bùi Anh Quốc" w:date="2025-08-02T15:45:00Z">
              <w:rPr>
                <w:b/>
                <w:bCs/>
              </w:rPr>
            </w:rPrChange>
          </w:rPr>
          <w:t>Câu hỏi định tính</w:t>
        </w:r>
      </w:ins>
    </w:p>
    <w:p w14:paraId="24E3A2DF" w14:textId="77777777" w:rsidR="002451F3" w:rsidRPr="006D4348" w:rsidRDefault="002451F3">
      <w:pPr>
        <w:jc w:val="both"/>
        <w:rPr>
          <w:ins w:id="2718" w:author="Bùi Anh Quốc" w:date="2025-08-02T14:57:00Z"/>
          <w:rFonts w:ascii="Times New Roman" w:hAnsi="Times New Roman" w:cs="Times New Roman"/>
          <w:b/>
          <w:bCs/>
          <w:sz w:val="26"/>
          <w:szCs w:val="26"/>
          <w:rPrChange w:id="2719" w:author="Bùi Anh Quốc" w:date="2025-08-02T15:45:00Z">
            <w:rPr>
              <w:ins w:id="2720" w:author="Bùi Anh Quốc" w:date="2025-08-02T14:57:00Z"/>
              <w:b/>
              <w:bCs/>
            </w:rPr>
          </w:rPrChange>
        </w:rPr>
        <w:pPrChange w:id="2721" w:author="Bùi Anh Quốc" w:date="2025-08-02T15:01:00Z">
          <w:pPr/>
        </w:pPrChange>
      </w:pPr>
      <w:ins w:id="2722" w:author="Bùi Anh Quốc" w:date="2025-08-02T14:57:00Z">
        <w:r w:rsidRPr="006D4348">
          <w:rPr>
            <w:rFonts w:ascii="Times New Roman" w:hAnsi="Times New Roman" w:cs="Times New Roman"/>
            <w:b/>
            <w:bCs/>
            <w:sz w:val="26"/>
            <w:szCs w:val="26"/>
            <w:rPrChange w:id="2723" w:author="Bùi Anh Quốc" w:date="2025-08-02T15:45:00Z">
              <w:rPr>
                <w:b/>
                <w:bCs/>
              </w:rPr>
            </w:rPrChange>
          </w:rPr>
          <w:t>Câu hỏi có cấu trúc:</w:t>
        </w:r>
      </w:ins>
    </w:p>
    <w:p w14:paraId="4BEC0E37" w14:textId="77777777" w:rsidR="002451F3" w:rsidRPr="006D4348" w:rsidRDefault="002451F3">
      <w:pPr>
        <w:numPr>
          <w:ilvl w:val="0"/>
          <w:numId w:val="116"/>
        </w:numPr>
        <w:jc w:val="both"/>
        <w:rPr>
          <w:ins w:id="2724" w:author="Bùi Anh Quốc" w:date="2025-08-02T14:57:00Z"/>
          <w:rFonts w:ascii="Times New Roman" w:hAnsi="Times New Roman" w:cs="Times New Roman"/>
          <w:sz w:val="26"/>
          <w:szCs w:val="26"/>
          <w:rPrChange w:id="2725" w:author="Bùi Anh Quốc" w:date="2025-08-02T15:45:00Z">
            <w:rPr>
              <w:ins w:id="2726" w:author="Bùi Anh Quốc" w:date="2025-08-02T14:57:00Z"/>
            </w:rPr>
          </w:rPrChange>
        </w:rPr>
        <w:pPrChange w:id="2727" w:author="Bùi Anh Quốc" w:date="2025-08-02T15:01:00Z">
          <w:pPr>
            <w:numPr>
              <w:numId w:val="116"/>
            </w:numPr>
            <w:tabs>
              <w:tab w:val="num" w:pos="720"/>
            </w:tabs>
            <w:ind w:left="720" w:hanging="360"/>
          </w:pPr>
        </w:pPrChange>
      </w:pPr>
      <w:ins w:id="2728" w:author="Bùi Anh Quốc" w:date="2025-08-02T14:57:00Z">
        <w:r w:rsidRPr="006D4348">
          <w:rPr>
            <w:rFonts w:ascii="Times New Roman" w:hAnsi="Times New Roman" w:cs="Times New Roman"/>
            <w:sz w:val="26"/>
            <w:szCs w:val="26"/>
            <w:rPrChange w:id="2729" w:author="Bùi Anh Quốc" w:date="2025-08-02T15:45:00Z">
              <w:rPr/>
            </w:rPrChange>
          </w:rPr>
          <w:t>Quy trình lựa chọn nhà cung cấp hiện nay diễn ra như thế nào?</w:t>
        </w:r>
      </w:ins>
    </w:p>
    <w:p w14:paraId="39EA3F94" w14:textId="77777777" w:rsidR="002451F3" w:rsidRPr="006D4348" w:rsidRDefault="002451F3">
      <w:pPr>
        <w:numPr>
          <w:ilvl w:val="0"/>
          <w:numId w:val="116"/>
        </w:numPr>
        <w:jc w:val="both"/>
        <w:rPr>
          <w:ins w:id="2730" w:author="Bùi Anh Quốc" w:date="2025-08-02T14:57:00Z"/>
          <w:rFonts w:ascii="Times New Roman" w:hAnsi="Times New Roman" w:cs="Times New Roman"/>
          <w:sz w:val="26"/>
          <w:szCs w:val="26"/>
          <w:rPrChange w:id="2731" w:author="Bùi Anh Quốc" w:date="2025-08-02T15:45:00Z">
            <w:rPr>
              <w:ins w:id="2732" w:author="Bùi Anh Quốc" w:date="2025-08-02T14:57:00Z"/>
            </w:rPr>
          </w:rPrChange>
        </w:rPr>
        <w:pPrChange w:id="2733" w:author="Bùi Anh Quốc" w:date="2025-08-02T15:01:00Z">
          <w:pPr>
            <w:numPr>
              <w:numId w:val="116"/>
            </w:numPr>
            <w:tabs>
              <w:tab w:val="num" w:pos="720"/>
            </w:tabs>
            <w:ind w:left="720" w:hanging="360"/>
          </w:pPr>
        </w:pPrChange>
      </w:pPr>
      <w:ins w:id="2734" w:author="Bùi Anh Quốc" w:date="2025-08-02T14:57:00Z">
        <w:r w:rsidRPr="006D4348">
          <w:rPr>
            <w:rFonts w:ascii="Times New Roman" w:hAnsi="Times New Roman" w:cs="Times New Roman"/>
            <w:sz w:val="26"/>
            <w:szCs w:val="26"/>
            <w:rPrChange w:id="2735" w:author="Bùi Anh Quốc" w:date="2025-08-02T15:45:00Z">
              <w:rPr/>
            </w:rPrChange>
          </w:rPr>
          <w:t>Có sử dụng tiêu chí đánh giá định lượng khi chọn NCC không?</w:t>
        </w:r>
      </w:ins>
    </w:p>
    <w:p w14:paraId="6A95E44F" w14:textId="77777777" w:rsidR="002451F3" w:rsidRPr="006D4348" w:rsidRDefault="002451F3">
      <w:pPr>
        <w:numPr>
          <w:ilvl w:val="0"/>
          <w:numId w:val="116"/>
        </w:numPr>
        <w:jc w:val="both"/>
        <w:rPr>
          <w:ins w:id="2736" w:author="Bùi Anh Quốc" w:date="2025-08-02T14:57:00Z"/>
          <w:rFonts w:ascii="Times New Roman" w:hAnsi="Times New Roman" w:cs="Times New Roman"/>
          <w:sz w:val="26"/>
          <w:szCs w:val="26"/>
          <w:rPrChange w:id="2737" w:author="Bùi Anh Quốc" w:date="2025-08-02T15:45:00Z">
            <w:rPr>
              <w:ins w:id="2738" w:author="Bùi Anh Quốc" w:date="2025-08-02T14:57:00Z"/>
            </w:rPr>
          </w:rPrChange>
        </w:rPr>
        <w:pPrChange w:id="2739" w:author="Bùi Anh Quốc" w:date="2025-08-02T15:01:00Z">
          <w:pPr>
            <w:numPr>
              <w:numId w:val="116"/>
            </w:numPr>
            <w:tabs>
              <w:tab w:val="num" w:pos="720"/>
            </w:tabs>
            <w:ind w:left="720" w:hanging="360"/>
          </w:pPr>
        </w:pPrChange>
      </w:pPr>
      <w:ins w:id="2740" w:author="Bùi Anh Quốc" w:date="2025-08-02T14:57:00Z">
        <w:r w:rsidRPr="006D4348">
          <w:rPr>
            <w:rFonts w:ascii="Times New Roman" w:hAnsi="Times New Roman" w:cs="Times New Roman"/>
            <w:sz w:val="26"/>
            <w:szCs w:val="26"/>
            <w:rPrChange w:id="2741" w:author="Bùi Anh Quốc" w:date="2025-08-02T15:45:00Z">
              <w:rPr/>
            </w:rPrChange>
          </w:rPr>
          <w:t>Ai là người có quyền quyết định cuối cùng trong việc ký hợp tác?</w:t>
        </w:r>
      </w:ins>
    </w:p>
    <w:p w14:paraId="136498D9" w14:textId="77777777" w:rsidR="002451F3" w:rsidRPr="006D4348" w:rsidRDefault="002451F3">
      <w:pPr>
        <w:numPr>
          <w:ilvl w:val="0"/>
          <w:numId w:val="116"/>
        </w:numPr>
        <w:jc w:val="both"/>
        <w:rPr>
          <w:ins w:id="2742" w:author="Bùi Anh Quốc" w:date="2025-08-02T14:57:00Z"/>
          <w:rFonts w:ascii="Times New Roman" w:hAnsi="Times New Roman" w:cs="Times New Roman"/>
          <w:sz w:val="26"/>
          <w:szCs w:val="26"/>
          <w:rPrChange w:id="2743" w:author="Bùi Anh Quốc" w:date="2025-08-02T15:45:00Z">
            <w:rPr>
              <w:ins w:id="2744" w:author="Bùi Anh Quốc" w:date="2025-08-02T14:57:00Z"/>
            </w:rPr>
          </w:rPrChange>
        </w:rPr>
        <w:pPrChange w:id="2745" w:author="Bùi Anh Quốc" w:date="2025-08-02T15:01:00Z">
          <w:pPr>
            <w:numPr>
              <w:numId w:val="116"/>
            </w:numPr>
            <w:tabs>
              <w:tab w:val="num" w:pos="720"/>
            </w:tabs>
            <w:ind w:left="720" w:hanging="360"/>
          </w:pPr>
        </w:pPrChange>
      </w:pPr>
      <w:ins w:id="2746" w:author="Bùi Anh Quốc" w:date="2025-08-02T14:57:00Z">
        <w:r w:rsidRPr="006D4348">
          <w:rPr>
            <w:rFonts w:ascii="Times New Roman" w:hAnsi="Times New Roman" w:cs="Times New Roman"/>
            <w:sz w:val="26"/>
            <w:szCs w:val="26"/>
            <w:rPrChange w:id="2747" w:author="Bùi Anh Quốc" w:date="2025-08-02T15:45:00Z">
              <w:rPr/>
            </w:rPrChange>
          </w:rPr>
          <w:t>Quy trình đánh giá NCC định kỳ có được thực hiện không?</w:t>
        </w:r>
      </w:ins>
    </w:p>
    <w:p w14:paraId="154870C3" w14:textId="77777777" w:rsidR="002451F3" w:rsidRPr="006D4348" w:rsidRDefault="002451F3">
      <w:pPr>
        <w:numPr>
          <w:ilvl w:val="0"/>
          <w:numId w:val="116"/>
        </w:numPr>
        <w:jc w:val="both"/>
        <w:rPr>
          <w:ins w:id="2748" w:author="Bùi Anh Quốc" w:date="2025-08-02T14:57:00Z"/>
          <w:rFonts w:ascii="Times New Roman" w:hAnsi="Times New Roman" w:cs="Times New Roman"/>
          <w:sz w:val="26"/>
          <w:szCs w:val="26"/>
          <w:rPrChange w:id="2749" w:author="Bùi Anh Quốc" w:date="2025-08-02T15:45:00Z">
            <w:rPr>
              <w:ins w:id="2750" w:author="Bùi Anh Quốc" w:date="2025-08-02T14:57:00Z"/>
            </w:rPr>
          </w:rPrChange>
        </w:rPr>
        <w:pPrChange w:id="2751" w:author="Bùi Anh Quốc" w:date="2025-08-02T15:01:00Z">
          <w:pPr>
            <w:numPr>
              <w:numId w:val="116"/>
            </w:numPr>
            <w:tabs>
              <w:tab w:val="num" w:pos="720"/>
            </w:tabs>
            <w:ind w:left="720" w:hanging="360"/>
          </w:pPr>
        </w:pPrChange>
      </w:pPr>
      <w:ins w:id="2752" w:author="Bùi Anh Quốc" w:date="2025-08-02T14:57:00Z">
        <w:r w:rsidRPr="006D4348">
          <w:rPr>
            <w:rFonts w:ascii="Times New Roman" w:hAnsi="Times New Roman" w:cs="Times New Roman"/>
            <w:sz w:val="26"/>
            <w:szCs w:val="26"/>
            <w:rPrChange w:id="2753" w:author="Bùi Anh Quốc" w:date="2025-08-02T15:45:00Z">
              <w:rPr/>
            </w:rPrChange>
          </w:rPr>
          <w:t>Khi phát hiện NCC không đạt yêu cầu, quy trình xử lý thế nào?</w:t>
        </w:r>
      </w:ins>
    </w:p>
    <w:p w14:paraId="171A9799" w14:textId="77777777" w:rsidR="002451F3" w:rsidRPr="006D4348" w:rsidRDefault="002451F3">
      <w:pPr>
        <w:jc w:val="both"/>
        <w:rPr>
          <w:ins w:id="2754" w:author="Bùi Anh Quốc" w:date="2025-08-02T14:57:00Z"/>
          <w:rFonts w:ascii="Times New Roman" w:hAnsi="Times New Roman" w:cs="Times New Roman"/>
          <w:b/>
          <w:bCs/>
          <w:sz w:val="26"/>
          <w:szCs w:val="26"/>
          <w:rPrChange w:id="2755" w:author="Bùi Anh Quốc" w:date="2025-08-02T15:45:00Z">
            <w:rPr>
              <w:ins w:id="2756" w:author="Bùi Anh Quốc" w:date="2025-08-02T14:57:00Z"/>
              <w:b/>
              <w:bCs/>
            </w:rPr>
          </w:rPrChange>
        </w:rPr>
        <w:pPrChange w:id="2757" w:author="Bùi Anh Quốc" w:date="2025-08-02T15:01:00Z">
          <w:pPr/>
        </w:pPrChange>
      </w:pPr>
      <w:ins w:id="2758" w:author="Bùi Anh Quốc" w:date="2025-08-02T14:57:00Z">
        <w:r w:rsidRPr="006D4348">
          <w:rPr>
            <w:rFonts w:ascii="Times New Roman" w:hAnsi="Times New Roman" w:cs="Times New Roman"/>
            <w:b/>
            <w:bCs/>
            <w:sz w:val="26"/>
            <w:szCs w:val="26"/>
            <w:rPrChange w:id="2759" w:author="Bùi Anh Quốc" w:date="2025-08-02T15:45:00Z">
              <w:rPr>
                <w:b/>
                <w:bCs/>
              </w:rPr>
            </w:rPrChange>
          </w:rPr>
          <w:t>Câu hỏi không cấu trúc:</w:t>
        </w:r>
      </w:ins>
    </w:p>
    <w:p w14:paraId="7236893E" w14:textId="77777777" w:rsidR="002451F3" w:rsidRPr="006D4348" w:rsidRDefault="002451F3">
      <w:pPr>
        <w:numPr>
          <w:ilvl w:val="0"/>
          <w:numId w:val="117"/>
        </w:numPr>
        <w:jc w:val="both"/>
        <w:rPr>
          <w:ins w:id="2760" w:author="Bùi Anh Quốc" w:date="2025-08-02T14:57:00Z"/>
          <w:rFonts w:ascii="Times New Roman" w:hAnsi="Times New Roman" w:cs="Times New Roman"/>
          <w:sz w:val="26"/>
          <w:szCs w:val="26"/>
          <w:rPrChange w:id="2761" w:author="Bùi Anh Quốc" w:date="2025-08-02T15:45:00Z">
            <w:rPr>
              <w:ins w:id="2762" w:author="Bùi Anh Quốc" w:date="2025-08-02T14:57:00Z"/>
            </w:rPr>
          </w:rPrChange>
        </w:rPr>
        <w:pPrChange w:id="2763" w:author="Bùi Anh Quốc" w:date="2025-08-02T15:01:00Z">
          <w:pPr>
            <w:numPr>
              <w:numId w:val="117"/>
            </w:numPr>
            <w:tabs>
              <w:tab w:val="num" w:pos="720"/>
            </w:tabs>
            <w:ind w:left="720" w:hanging="360"/>
          </w:pPr>
        </w:pPrChange>
      </w:pPr>
      <w:ins w:id="2764" w:author="Bùi Anh Quốc" w:date="2025-08-02T14:57:00Z">
        <w:r w:rsidRPr="006D4348">
          <w:rPr>
            <w:rFonts w:ascii="Times New Roman" w:hAnsi="Times New Roman" w:cs="Times New Roman"/>
            <w:sz w:val="26"/>
            <w:szCs w:val="26"/>
            <w:rPrChange w:id="2765" w:author="Bùi Anh Quốc" w:date="2025-08-02T15:45:00Z">
              <w:rPr/>
            </w:rPrChange>
          </w:rPr>
          <w:t>Hãy mô tả một trường hợp mà việc lựa chọn NCC gây ra vấn đề.</w:t>
        </w:r>
      </w:ins>
    </w:p>
    <w:p w14:paraId="313C065C" w14:textId="77777777" w:rsidR="002451F3" w:rsidRPr="006D4348" w:rsidRDefault="002451F3">
      <w:pPr>
        <w:numPr>
          <w:ilvl w:val="0"/>
          <w:numId w:val="117"/>
        </w:numPr>
        <w:jc w:val="both"/>
        <w:rPr>
          <w:ins w:id="2766" w:author="Bùi Anh Quốc" w:date="2025-08-02T14:57:00Z"/>
          <w:rFonts w:ascii="Times New Roman" w:hAnsi="Times New Roman" w:cs="Times New Roman"/>
          <w:sz w:val="26"/>
          <w:szCs w:val="26"/>
          <w:rPrChange w:id="2767" w:author="Bùi Anh Quốc" w:date="2025-08-02T15:45:00Z">
            <w:rPr>
              <w:ins w:id="2768" w:author="Bùi Anh Quốc" w:date="2025-08-02T14:57:00Z"/>
            </w:rPr>
          </w:rPrChange>
        </w:rPr>
        <w:pPrChange w:id="2769" w:author="Bùi Anh Quốc" w:date="2025-08-02T15:01:00Z">
          <w:pPr>
            <w:numPr>
              <w:numId w:val="117"/>
            </w:numPr>
            <w:tabs>
              <w:tab w:val="num" w:pos="720"/>
            </w:tabs>
            <w:ind w:left="720" w:hanging="360"/>
          </w:pPr>
        </w:pPrChange>
      </w:pPr>
      <w:ins w:id="2770" w:author="Bùi Anh Quốc" w:date="2025-08-02T14:57:00Z">
        <w:r w:rsidRPr="006D4348">
          <w:rPr>
            <w:rFonts w:ascii="Times New Roman" w:hAnsi="Times New Roman" w:cs="Times New Roman"/>
            <w:sz w:val="26"/>
            <w:szCs w:val="26"/>
            <w:rPrChange w:id="2771" w:author="Bùi Anh Quốc" w:date="2025-08-02T15:45:00Z">
              <w:rPr/>
            </w:rPrChange>
          </w:rPr>
          <w:t>Có bao giờ bạn cảm thấy bị ép chọn NCC không đạt? Vì sao?</w:t>
        </w:r>
      </w:ins>
    </w:p>
    <w:p w14:paraId="66CCD48E" w14:textId="77777777" w:rsidR="002451F3" w:rsidRPr="006D4348" w:rsidRDefault="002451F3">
      <w:pPr>
        <w:numPr>
          <w:ilvl w:val="0"/>
          <w:numId w:val="117"/>
        </w:numPr>
        <w:jc w:val="both"/>
        <w:rPr>
          <w:ins w:id="2772" w:author="Bùi Anh Quốc" w:date="2025-08-02T14:57:00Z"/>
          <w:rFonts w:ascii="Times New Roman" w:hAnsi="Times New Roman" w:cs="Times New Roman"/>
          <w:sz w:val="26"/>
          <w:szCs w:val="26"/>
          <w:rPrChange w:id="2773" w:author="Bùi Anh Quốc" w:date="2025-08-02T15:45:00Z">
            <w:rPr>
              <w:ins w:id="2774" w:author="Bùi Anh Quốc" w:date="2025-08-02T14:57:00Z"/>
            </w:rPr>
          </w:rPrChange>
        </w:rPr>
        <w:pPrChange w:id="2775" w:author="Bùi Anh Quốc" w:date="2025-08-02T15:01:00Z">
          <w:pPr>
            <w:numPr>
              <w:numId w:val="117"/>
            </w:numPr>
            <w:tabs>
              <w:tab w:val="num" w:pos="720"/>
            </w:tabs>
            <w:ind w:left="720" w:hanging="360"/>
          </w:pPr>
        </w:pPrChange>
      </w:pPr>
      <w:ins w:id="2776" w:author="Bùi Anh Quốc" w:date="2025-08-02T14:57:00Z">
        <w:r w:rsidRPr="006D4348">
          <w:rPr>
            <w:rFonts w:ascii="Times New Roman" w:hAnsi="Times New Roman" w:cs="Times New Roman"/>
            <w:sz w:val="26"/>
            <w:szCs w:val="26"/>
            <w:rPrChange w:id="2777" w:author="Bùi Anh Quốc" w:date="2025-08-02T15:45:00Z">
              <w:rPr/>
            </w:rPrChange>
          </w:rPr>
          <w:t>Bạn thấy bước nào trong quy trình hiện nay là chậm nhất?</w:t>
        </w:r>
      </w:ins>
    </w:p>
    <w:p w14:paraId="5B034352" w14:textId="77777777" w:rsidR="002451F3" w:rsidRPr="006D4348" w:rsidRDefault="002451F3">
      <w:pPr>
        <w:numPr>
          <w:ilvl w:val="0"/>
          <w:numId w:val="117"/>
        </w:numPr>
        <w:jc w:val="both"/>
        <w:rPr>
          <w:ins w:id="2778" w:author="Bùi Anh Quốc" w:date="2025-08-02T14:57:00Z"/>
          <w:rFonts w:ascii="Times New Roman" w:hAnsi="Times New Roman" w:cs="Times New Roman"/>
          <w:sz w:val="26"/>
          <w:szCs w:val="26"/>
          <w:rPrChange w:id="2779" w:author="Bùi Anh Quốc" w:date="2025-08-02T15:45:00Z">
            <w:rPr>
              <w:ins w:id="2780" w:author="Bùi Anh Quốc" w:date="2025-08-02T14:57:00Z"/>
            </w:rPr>
          </w:rPrChange>
        </w:rPr>
        <w:pPrChange w:id="2781" w:author="Bùi Anh Quốc" w:date="2025-08-02T15:01:00Z">
          <w:pPr>
            <w:numPr>
              <w:numId w:val="117"/>
            </w:numPr>
            <w:tabs>
              <w:tab w:val="num" w:pos="720"/>
            </w:tabs>
            <w:ind w:left="720" w:hanging="360"/>
          </w:pPr>
        </w:pPrChange>
      </w:pPr>
      <w:ins w:id="2782" w:author="Bùi Anh Quốc" w:date="2025-08-02T14:57:00Z">
        <w:r w:rsidRPr="006D4348">
          <w:rPr>
            <w:rFonts w:ascii="Times New Roman" w:hAnsi="Times New Roman" w:cs="Times New Roman"/>
            <w:sz w:val="26"/>
            <w:szCs w:val="26"/>
            <w:rPrChange w:id="2783" w:author="Bùi Anh Quốc" w:date="2025-08-02T15:45:00Z">
              <w:rPr/>
            </w:rPrChange>
          </w:rPr>
          <w:t>Đội QC có thường xuyên phản hồi chất lượng về NCC không?</w:t>
        </w:r>
      </w:ins>
    </w:p>
    <w:p w14:paraId="273A84AC" w14:textId="77777777" w:rsidR="002451F3" w:rsidRPr="006D4348" w:rsidRDefault="002451F3">
      <w:pPr>
        <w:numPr>
          <w:ilvl w:val="0"/>
          <w:numId w:val="117"/>
        </w:numPr>
        <w:jc w:val="both"/>
        <w:rPr>
          <w:ins w:id="2784" w:author="Bùi Anh Quốc" w:date="2025-08-02T14:57:00Z"/>
          <w:rFonts w:ascii="Times New Roman" w:hAnsi="Times New Roman" w:cs="Times New Roman"/>
          <w:sz w:val="26"/>
          <w:szCs w:val="26"/>
          <w:rPrChange w:id="2785" w:author="Bùi Anh Quốc" w:date="2025-08-02T15:45:00Z">
            <w:rPr>
              <w:ins w:id="2786" w:author="Bùi Anh Quốc" w:date="2025-08-02T14:57:00Z"/>
            </w:rPr>
          </w:rPrChange>
        </w:rPr>
        <w:pPrChange w:id="2787" w:author="Bùi Anh Quốc" w:date="2025-08-02T15:01:00Z">
          <w:pPr>
            <w:numPr>
              <w:numId w:val="117"/>
            </w:numPr>
            <w:tabs>
              <w:tab w:val="num" w:pos="720"/>
            </w:tabs>
            <w:ind w:left="720" w:hanging="360"/>
          </w:pPr>
        </w:pPrChange>
      </w:pPr>
      <w:ins w:id="2788" w:author="Bùi Anh Quốc" w:date="2025-08-02T14:57:00Z">
        <w:r w:rsidRPr="006D4348">
          <w:rPr>
            <w:rFonts w:ascii="Times New Roman" w:hAnsi="Times New Roman" w:cs="Times New Roman"/>
            <w:sz w:val="26"/>
            <w:szCs w:val="26"/>
            <w:rPrChange w:id="2789" w:author="Bùi Anh Quốc" w:date="2025-08-02T15:45:00Z">
              <w:rPr/>
            </w:rPrChange>
          </w:rPr>
          <w:t>Nếu được thay đổi, bạn muốn cải tiến phần nào của quy trình?</w:t>
        </w:r>
      </w:ins>
    </w:p>
    <w:p w14:paraId="0B0072D6" w14:textId="77777777" w:rsidR="002451F3" w:rsidRPr="006D4348" w:rsidRDefault="002451F3">
      <w:pPr>
        <w:jc w:val="both"/>
        <w:rPr>
          <w:ins w:id="2790" w:author="Bùi Anh Quốc" w:date="2025-08-02T14:57:00Z"/>
          <w:rFonts w:ascii="Times New Roman" w:hAnsi="Times New Roman" w:cs="Times New Roman"/>
          <w:b/>
          <w:bCs/>
          <w:sz w:val="26"/>
          <w:szCs w:val="26"/>
          <w:rPrChange w:id="2791" w:author="Bùi Anh Quốc" w:date="2025-08-02T15:45:00Z">
            <w:rPr>
              <w:ins w:id="2792" w:author="Bùi Anh Quốc" w:date="2025-08-02T14:57:00Z"/>
              <w:b/>
              <w:bCs/>
            </w:rPr>
          </w:rPrChange>
        </w:rPr>
        <w:pPrChange w:id="2793" w:author="Bùi Anh Quốc" w:date="2025-08-02T15:01:00Z">
          <w:pPr/>
        </w:pPrChange>
      </w:pPr>
      <w:ins w:id="2794" w:author="Bùi Anh Quốc" w:date="2025-08-02T14:57:00Z">
        <w:r w:rsidRPr="006D4348">
          <w:rPr>
            <w:rFonts w:ascii="Times New Roman" w:hAnsi="Times New Roman" w:cs="Times New Roman"/>
            <w:b/>
            <w:bCs/>
            <w:sz w:val="26"/>
            <w:szCs w:val="26"/>
            <w:rPrChange w:id="2795" w:author="Bùi Anh Quốc" w:date="2025-08-02T15:45:00Z">
              <w:rPr>
                <w:b/>
                <w:bCs/>
              </w:rPr>
            </w:rPrChange>
          </w:rPr>
          <w:t>Câu hỏi định lượng</w:t>
        </w:r>
      </w:ins>
    </w:p>
    <w:p w14:paraId="2B421FA2" w14:textId="77777777" w:rsidR="002451F3" w:rsidRPr="006D4348" w:rsidRDefault="002451F3">
      <w:pPr>
        <w:numPr>
          <w:ilvl w:val="0"/>
          <w:numId w:val="118"/>
        </w:numPr>
        <w:jc w:val="both"/>
        <w:rPr>
          <w:ins w:id="2796" w:author="Bùi Anh Quốc" w:date="2025-08-02T14:57:00Z"/>
          <w:rFonts w:ascii="Times New Roman" w:hAnsi="Times New Roman" w:cs="Times New Roman"/>
          <w:sz w:val="26"/>
          <w:szCs w:val="26"/>
          <w:rPrChange w:id="2797" w:author="Bùi Anh Quốc" w:date="2025-08-02T15:45:00Z">
            <w:rPr>
              <w:ins w:id="2798" w:author="Bùi Anh Quốc" w:date="2025-08-02T14:57:00Z"/>
            </w:rPr>
          </w:rPrChange>
        </w:rPr>
        <w:pPrChange w:id="2799" w:author="Bùi Anh Quốc" w:date="2025-08-02T15:01:00Z">
          <w:pPr>
            <w:numPr>
              <w:numId w:val="118"/>
            </w:numPr>
            <w:tabs>
              <w:tab w:val="num" w:pos="720"/>
            </w:tabs>
            <w:ind w:left="720" w:hanging="360"/>
          </w:pPr>
        </w:pPrChange>
      </w:pPr>
      <w:ins w:id="2800" w:author="Bùi Anh Quốc" w:date="2025-08-02T14:57:00Z">
        <w:r w:rsidRPr="006D4348">
          <w:rPr>
            <w:rFonts w:ascii="Times New Roman" w:hAnsi="Times New Roman" w:cs="Times New Roman"/>
            <w:sz w:val="26"/>
            <w:szCs w:val="26"/>
            <w:rPrChange w:id="2801" w:author="Bùi Anh Quốc" w:date="2025-08-02T15:45:00Z">
              <w:rPr/>
            </w:rPrChange>
          </w:rPr>
          <w:t>Trung bình mỗi tháng có bao nhiêu NCC mới được thêm vào hệ thống?</w:t>
        </w:r>
      </w:ins>
    </w:p>
    <w:p w14:paraId="22C463EB" w14:textId="77777777" w:rsidR="002451F3" w:rsidRPr="006D4348" w:rsidRDefault="002451F3">
      <w:pPr>
        <w:numPr>
          <w:ilvl w:val="0"/>
          <w:numId w:val="118"/>
        </w:numPr>
        <w:jc w:val="both"/>
        <w:rPr>
          <w:ins w:id="2802" w:author="Bùi Anh Quốc" w:date="2025-08-02T14:57:00Z"/>
          <w:rFonts w:ascii="Times New Roman" w:hAnsi="Times New Roman" w:cs="Times New Roman"/>
          <w:sz w:val="26"/>
          <w:szCs w:val="26"/>
          <w:rPrChange w:id="2803" w:author="Bùi Anh Quốc" w:date="2025-08-02T15:45:00Z">
            <w:rPr>
              <w:ins w:id="2804" w:author="Bùi Anh Quốc" w:date="2025-08-02T14:57:00Z"/>
            </w:rPr>
          </w:rPrChange>
        </w:rPr>
        <w:pPrChange w:id="2805" w:author="Bùi Anh Quốc" w:date="2025-08-02T15:01:00Z">
          <w:pPr>
            <w:numPr>
              <w:numId w:val="118"/>
            </w:numPr>
            <w:tabs>
              <w:tab w:val="num" w:pos="720"/>
            </w:tabs>
            <w:ind w:left="720" w:hanging="360"/>
          </w:pPr>
        </w:pPrChange>
      </w:pPr>
      <w:ins w:id="2806" w:author="Bùi Anh Quốc" w:date="2025-08-02T14:57:00Z">
        <w:r w:rsidRPr="006D4348">
          <w:rPr>
            <w:rFonts w:ascii="Times New Roman" w:hAnsi="Times New Roman" w:cs="Times New Roman"/>
            <w:sz w:val="26"/>
            <w:szCs w:val="26"/>
            <w:rPrChange w:id="2807" w:author="Bùi Anh Quốc" w:date="2025-08-02T15:45:00Z">
              <w:rPr/>
            </w:rPrChange>
          </w:rPr>
          <w:t>Tỷ lệ NCC bị loại sau Pilot Order là bao nhiêu?</w:t>
        </w:r>
      </w:ins>
    </w:p>
    <w:p w14:paraId="6339EE95" w14:textId="77777777" w:rsidR="002451F3" w:rsidRPr="006D4348" w:rsidRDefault="002451F3">
      <w:pPr>
        <w:numPr>
          <w:ilvl w:val="0"/>
          <w:numId w:val="118"/>
        </w:numPr>
        <w:jc w:val="both"/>
        <w:rPr>
          <w:ins w:id="2808" w:author="Bùi Anh Quốc" w:date="2025-08-02T14:57:00Z"/>
          <w:rFonts w:ascii="Times New Roman" w:hAnsi="Times New Roman" w:cs="Times New Roman"/>
          <w:sz w:val="26"/>
          <w:szCs w:val="26"/>
          <w:rPrChange w:id="2809" w:author="Bùi Anh Quốc" w:date="2025-08-02T15:45:00Z">
            <w:rPr>
              <w:ins w:id="2810" w:author="Bùi Anh Quốc" w:date="2025-08-02T14:57:00Z"/>
            </w:rPr>
          </w:rPrChange>
        </w:rPr>
        <w:pPrChange w:id="2811" w:author="Bùi Anh Quốc" w:date="2025-08-02T15:01:00Z">
          <w:pPr>
            <w:numPr>
              <w:numId w:val="118"/>
            </w:numPr>
            <w:tabs>
              <w:tab w:val="num" w:pos="720"/>
            </w:tabs>
            <w:ind w:left="720" w:hanging="360"/>
          </w:pPr>
        </w:pPrChange>
      </w:pPr>
      <w:ins w:id="2812" w:author="Bùi Anh Quốc" w:date="2025-08-02T14:57:00Z">
        <w:r w:rsidRPr="006D4348">
          <w:rPr>
            <w:rFonts w:ascii="Times New Roman" w:hAnsi="Times New Roman" w:cs="Times New Roman"/>
            <w:sz w:val="26"/>
            <w:szCs w:val="26"/>
            <w:rPrChange w:id="2813" w:author="Bùi Anh Quốc" w:date="2025-08-02T15:45:00Z">
              <w:rPr/>
            </w:rPrChange>
          </w:rPr>
          <w:t>Tỷ lệ đơn hàng bị lỗi do NCC là bao nhiêu phần trăm?</w:t>
        </w:r>
      </w:ins>
    </w:p>
    <w:p w14:paraId="4082BD85" w14:textId="77777777" w:rsidR="002451F3" w:rsidRPr="006D4348" w:rsidRDefault="002451F3">
      <w:pPr>
        <w:numPr>
          <w:ilvl w:val="0"/>
          <w:numId w:val="118"/>
        </w:numPr>
        <w:jc w:val="both"/>
        <w:rPr>
          <w:ins w:id="2814" w:author="Bùi Anh Quốc" w:date="2025-08-02T14:57:00Z"/>
          <w:rFonts w:ascii="Times New Roman" w:hAnsi="Times New Roman" w:cs="Times New Roman"/>
          <w:sz w:val="26"/>
          <w:szCs w:val="26"/>
          <w:rPrChange w:id="2815" w:author="Bùi Anh Quốc" w:date="2025-08-02T15:45:00Z">
            <w:rPr>
              <w:ins w:id="2816" w:author="Bùi Anh Quốc" w:date="2025-08-02T14:57:00Z"/>
            </w:rPr>
          </w:rPrChange>
        </w:rPr>
        <w:pPrChange w:id="2817" w:author="Bùi Anh Quốc" w:date="2025-08-02T15:01:00Z">
          <w:pPr>
            <w:numPr>
              <w:numId w:val="118"/>
            </w:numPr>
            <w:tabs>
              <w:tab w:val="num" w:pos="720"/>
            </w:tabs>
            <w:ind w:left="720" w:hanging="360"/>
          </w:pPr>
        </w:pPrChange>
      </w:pPr>
      <w:ins w:id="2818" w:author="Bùi Anh Quốc" w:date="2025-08-02T14:57:00Z">
        <w:r w:rsidRPr="006D4348">
          <w:rPr>
            <w:rFonts w:ascii="Times New Roman" w:hAnsi="Times New Roman" w:cs="Times New Roman"/>
            <w:sz w:val="26"/>
            <w:szCs w:val="26"/>
            <w:rPrChange w:id="2819" w:author="Bùi Anh Quốc" w:date="2025-08-02T15:45:00Z">
              <w:rPr/>
            </w:rPrChange>
          </w:rPr>
          <w:t>Có bao nhiêu đơn hàng được kiểm định mỗi tháng?</w:t>
        </w:r>
      </w:ins>
    </w:p>
    <w:p w14:paraId="72AD66AA" w14:textId="77777777" w:rsidR="002451F3" w:rsidRPr="006D4348" w:rsidRDefault="002451F3">
      <w:pPr>
        <w:numPr>
          <w:ilvl w:val="0"/>
          <w:numId w:val="118"/>
        </w:numPr>
        <w:jc w:val="both"/>
        <w:rPr>
          <w:ins w:id="2820" w:author="Bùi Anh Quốc" w:date="2025-08-02T14:57:00Z"/>
          <w:rFonts w:ascii="Times New Roman" w:hAnsi="Times New Roman" w:cs="Times New Roman"/>
          <w:sz w:val="26"/>
          <w:szCs w:val="26"/>
          <w:rPrChange w:id="2821" w:author="Bùi Anh Quốc" w:date="2025-08-02T15:45:00Z">
            <w:rPr>
              <w:ins w:id="2822" w:author="Bùi Anh Quốc" w:date="2025-08-02T14:57:00Z"/>
            </w:rPr>
          </w:rPrChange>
        </w:rPr>
        <w:pPrChange w:id="2823" w:author="Bùi Anh Quốc" w:date="2025-08-02T15:01:00Z">
          <w:pPr>
            <w:numPr>
              <w:numId w:val="118"/>
            </w:numPr>
            <w:tabs>
              <w:tab w:val="num" w:pos="720"/>
            </w:tabs>
            <w:ind w:left="720" w:hanging="360"/>
          </w:pPr>
        </w:pPrChange>
      </w:pPr>
      <w:ins w:id="2824" w:author="Bùi Anh Quốc" w:date="2025-08-02T14:57:00Z">
        <w:r w:rsidRPr="006D4348">
          <w:rPr>
            <w:rFonts w:ascii="Times New Roman" w:hAnsi="Times New Roman" w:cs="Times New Roman"/>
            <w:sz w:val="26"/>
            <w:szCs w:val="26"/>
            <w:rPrChange w:id="2825" w:author="Bùi Anh Quốc" w:date="2025-08-02T15:45:00Z">
              <w:rPr/>
            </w:rPrChange>
          </w:rPr>
          <w:t>Thời gian trung bình từ tìm kiếm đến ký hợp đồng là bao lâu?</w:t>
        </w:r>
      </w:ins>
    </w:p>
    <w:p w14:paraId="01486F50" w14:textId="77777777" w:rsidR="002451F3" w:rsidRPr="006D4348" w:rsidRDefault="002451F3">
      <w:pPr>
        <w:numPr>
          <w:ilvl w:val="0"/>
          <w:numId w:val="118"/>
        </w:numPr>
        <w:jc w:val="both"/>
        <w:rPr>
          <w:ins w:id="2826" w:author="Bùi Anh Quốc" w:date="2025-08-02T14:57:00Z"/>
          <w:rFonts w:ascii="Times New Roman" w:hAnsi="Times New Roman" w:cs="Times New Roman"/>
          <w:sz w:val="26"/>
          <w:szCs w:val="26"/>
          <w:rPrChange w:id="2827" w:author="Bùi Anh Quốc" w:date="2025-08-02T15:45:00Z">
            <w:rPr>
              <w:ins w:id="2828" w:author="Bùi Anh Quốc" w:date="2025-08-02T14:57:00Z"/>
            </w:rPr>
          </w:rPrChange>
        </w:rPr>
        <w:pPrChange w:id="2829" w:author="Bùi Anh Quốc" w:date="2025-08-02T15:01:00Z">
          <w:pPr>
            <w:numPr>
              <w:numId w:val="118"/>
            </w:numPr>
            <w:tabs>
              <w:tab w:val="num" w:pos="720"/>
            </w:tabs>
            <w:ind w:left="720" w:hanging="360"/>
          </w:pPr>
        </w:pPrChange>
      </w:pPr>
      <w:ins w:id="2830" w:author="Bùi Anh Quốc" w:date="2025-08-02T14:57:00Z">
        <w:r w:rsidRPr="006D4348">
          <w:rPr>
            <w:rFonts w:ascii="Times New Roman" w:hAnsi="Times New Roman" w:cs="Times New Roman"/>
            <w:sz w:val="26"/>
            <w:szCs w:val="26"/>
            <w:rPrChange w:id="2831" w:author="Bùi Anh Quốc" w:date="2025-08-02T15:45:00Z">
              <w:rPr/>
            </w:rPrChange>
          </w:rPr>
          <w:t>Tỷ lệ NCC giao đúng hạn (OTIF) là bao nhiêu?</w:t>
        </w:r>
      </w:ins>
    </w:p>
    <w:p w14:paraId="52E304BC" w14:textId="77777777" w:rsidR="002451F3" w:rsidRPr="006D4348" w:rsidRDefault="002451F3">
      <w:pPr>
        <w:numPr>
          <w:ilvl w:val="0"/>
          <w:numId w:val="118"/>
        </w:numPr>
        <w:jc w:val="both"/>
        <w:rPr>
          <w:ins w:id="2832" w:author="Bùi Anh Quốc" w:date="2025-08-02T14:57:00Z"/>
          <w:rFonts w:ascii="Times New Roman" w:hAnsi="Times New Roman" w:cs="Times New Roman"/>
          <w:sz w:val="26"/>
          <w:szCs w:val="26"/>
          <w:rPrChange w:id="2833" w:author="Bùi Anh Quốc" w:date="2025-08-02T15:45:00Z">
            <w:rPr>
              <w:ins w:id="2834" w:author="Bùi Anh Quốc" w:date="2025-08-02T14:57:00Z"/>
            </w:rPr>
          </w:rPrChange>
        </w:rPr>
        <w:pPrChange w:id="2835" w:author="Bùi Anh Quốc" w:date="2025-08-02T15:01:00Z">
          <w:pPr>
            <w:numPr>
              <w:numId w:val="118"/>
            </w:numPr>
            <w:tabs>
              <w:tab w:val="num" w:pos="720"/>
            </w:tabs>
            <w:ind w:left="720" w:hanging="360"/>
          </w:pPr>
        </w:pPrChange>
      </w:pPr>
      <w:ins w:id="2836" w:author="Bùi Anh Quốc" w:date="2025-08-02T14:57:00Z">
        <w:r w:rsidRPr="006D4348">
          <w:rPr>
            <w:rFonts w:ascii="Times New Roman" w:hAnsi="Times New Roman" w:cs="Times New Roman"/>
            <w:sz w:val="26"/>
            <w:szCs w:val="26"/>
            <w:rPrChange w:id="2837" w:author="Bùi Anh Quốc" w:date="2025-08-02T15:45:00Z">
              <w:rPr/>
            </w:rPrChange>
          </w:rPr>
          <w:t>Số lượng khiếu nại từ QC gửi cho NCC mỗi quý?</w:t>
        </w:r>
      </w:ins>
    </w:p>
    <w:p w14:paraId="6A3994BC" w14:textId="77777777" w:rsidR="002451F3" w:rsidRPr="006D4348" w:rsidRDefault="002451F3">
      <w:pPr>
        <w:numPr>
          <w:ilvl w:val="0"/>
          <w:numId w:val="118"/>
        </w:numPr>
        <w:jc w:val="both"/>
        <w:rPr>
          <w:ins w:id="2838" w:author="Bùi Anh Quốc" w:date="2025-08-02T14:57:00Z"/>
          <w:rFonts w:ascii="Times New Roman" w:hAnsi="Times New Roman" w:cs="Times New Roman"/>
          <w:sz w:val="26"/>
          <w:szCs w:val="26"/>
          <w:rPrChange w:id="2839" w:author="Bùi Anh Quốc" w:date="2025-08-02T15:45:00Z">
            <w:rPr>
              <w:ins w:id="2840" w:author="Bùi Anh Quốc" w:date="2025-08-02T14:57:00Z"/>
            </w:rPr>
          </w:rPrChange>
        </w:rPr>
        <w:pPrChange w:id="2841" w:author="Bùi Anh Quốc" w:date="2025-08-02T15:01:00Z">
          <w:pPr>
            <w:numPr>
              <w:numId w:val="118"/>
            </w:numPr>
            <w:tabs>
              <w:tab w:val="num" w:pos="720"/>
            </w:tabs>
            <w:ind w:left="720" w:hanging="360"/>
          </w:pPr>
        </w:pPrChange>
      </w:pPr>
      <w:ins w:id="2842" w:author="Bùi Anh Quốc" w:date="2025-08-02T14:57:00Z">
        <w:r w:rsidRPr="006D4348">
          <w:rPr>
            <w:rFonts w:ascii="Times New Roman" w:hAnsi="Times New Roman" w:cs="Times New Roman"/>
            <w:sz w:val="26"/>
            <w:szCs w:val="26"/>
            <w:rPrChange w:id="2843" w:author="Bùi Anh Quốc" w:date="2025-08-02T15:45:00Z">
              <w:rPr/>
            </w:rPrChange>
          </w:rPr>
          <w:t>Tỷ lệ phản hồi của NCC với khiếu nại là bao nhiêu?</w:t>
        </w:r>
      </w:ins>
    </w:p>
    <w:p w14:paraId="3E0BDFF1" w14:textId="77777777" w:rsidR="002451F3" w:rsidRPr="006D4348" w:rsidRDefault="002451F3">
      <w:pPr>
        <w:numPr>
          <w:ilvl w:val="0"/>
          <w:numId w:val="118"/>
        </w:numPr>
        <w:jc w:val="both"/>
        <w:rPr>
          <w:ins w:id="2844" w:author="Bùi Anh Quốc" w:date="2025-08-02T14:57:00Z"/>
          <w:rFonts w:ascii="Times New Roman" w:hAnsi="Times New Roman" w:cs="Times New Roman"/>
          <w:sz w:val="26"/>
          <w:szCs w:val="26"/>
          <w:rPrChange w:id="2845" w:author="Bùi Anh Quốc" w:date="2025-08-02T15:45:00Z">
            <w:rPr>
              <w:ins w:id="2846" w:author="Bùi Anh Quốc" w:date="2025-08-02T14:57:00Z"/>
            </w:rPr>
          </w:rPrChange>
        </w:rPr>
        <w:pPrChange w:id="2847" w:author="Bùi Anh Quốc" w:date="2025-08-02T15:01:00Z">
          <w:pPr>
            <w:numPr>
              <w:numId w:val="118"/>
            </w:numPr>
            <w:tabs>
              <w:tab w:val="num" w:pos="720"/>
            </w:tabs>
            <w:ind w:left="720" w:hanging="360"/>
          </w:pPr>
        </w:pPrChange>
      </w:pPr>
      <w:ins w:id="2848" w:author="Bùi Anh Quốc" w:date="2025-08-02T14:57:00Z">
        <w:r w:rsidRPr="006D4348">
          <w:rPr>
            <w:rFonts w:ascii="Times New Roman" w:hAnsi="Times New Roman" w:cs="Times New Roman"/>
            <w:sz w:val="26"/>
            <w:szCs w:val="26"/>
            <w:rPrChange w:id="2849" w:author="Bùi Anh Quốc" w:date="2025-08-02T15:45:00Z">
              <w:rPr/>
            </w:rPrChange>
          </w:rPr>
          <w:t>Chi phí đánh giá thử nghiệm 1 NCC là bao nhiêu?</w:t>
        </w:r>
      </w:ins>
    </w:p>
    <w:p w14:paraId="689AECC0" w14:textId="77777777" w:rsidR="002451F3" w:rsidRPr="006D4348" w:rsidRDefault="002451F3">
      <w:pPr>
        <w:numPr>
          <w:ilvl w:val="0"/>
          <w:numId w:val="118"/>
        </w:numPr>
        <w:jc w:val="both"/>
        <w:rPr>
          <w:ins w:id="2850" w:author="Bùi Anh Quốc" w:date="2025-08-02T14:57:00Z"/>
          <w:rFonts w:ascii="Times New Roman" w:hAnsi="Times New Roman" w:cs="Times New Roman"/>
          <w:sz w:val="26"/>
          <w:szCs w:val="26"/>
          <w:rPrChange w:id="2851" w:author="Bùi Anh Quốc" w:date="2025-08-02T15:45:00Z">
            <w:rPr>
              <w:ins w:id="2852" w:author="Bùi Anh Quốc" w:date="2025-08-02T14:57:00Z"/>
            </w:rPr>
          </w:rPrChange>
        </w:rPr>
        <w:pPrChange w:id="2853" w:author="Bùi Anh Quốc" w:date="2025-08-02T15:01:00Z">
          <w:pPr>
            <w:numPr>
              <w:numId w:val="118"/>
            </w:numPr>
            <w:tabs>
              <w:tab w:val="num" w:pos="720"/>
            </w:tabs>
            <w:ind w:left="720" w:hanging="360"/>
          </w:pPr>
        </w:pPrChange>
      </w:pPr>
      <w:ins w:id="2854" w:author="Bùi Anh Quốc" w:date="2025-08-02T14:57:00Z">
        <w:r w:rsidRPr="006D4348">
          <w:rPr>
            <w:rFonts w:ascii="Times New Roman" w:hAnsi="Times New Roman" w:cs="Times New Roman"/>
            <w:sz w:val="26"/>
            <w:szCs w:val="26"/>
            <w:rPrChange w:id="2855" w:author="Bùi Anh Quốc" w:date="2025-08-02T15:45:00Z">
              <w:rPr/>
            </w:rPrChange>
          </w:rPr>
          <w:t>Tỷ lệ NCC được tái ký hợp đồng sau 1 năm hợp tác là bao nhiêu?</w:t>
        </w:r>
      </w:ins>
    </w:p>
    <w:p w14:paraId="40EBB14A" w14:textId="51FC58A7" w:rsidR="002451F3" w:rsidRPr="00157A75" w:rsidRDefault="002451F3">
      <w:pPr>
        <w:pStyle w:val="Heading3"/>
        <w:jc w:val="both"/>
        <w:rPr>
          <w:ins w:id="2856" w:author="Bùi Anh Quốc" w:date="2025-08-02T14:57:00Z"/>
          <w:rFonts w:ascii="Times New Roman" w:hAnsi="Times New Roman" w:cs="Times New Roman"/>
          <w:b/>
          <w:bCs/>
          <w:sz w:val="26"/>
          <w:szCs w:val="26"/>
          <w:rPrChange w:id="2857" w:author="Bùi Anh Quốc" w:date="2025-08-02T15:48:00Z">
            <w:rPr>
              <w:ins w:id="2858" w:author="Bùi Anh Quốc" w:date="2025-08-02T14:57:00Z"/>
              <w:b/>
              <w:bCs/>
            </w:rPr>
          </w:rPrChange>
        </w:rPr>
        <w:pPrChange w:id="2859" w:author="Bùi Anh Quốc" w:date="2025-08-02T15:48:00Z">
          <w:pPr/>
        </w:pPrChange>
      </w:pPr>
      <w:bookmarkStart w:id="2860" w:name="_Toc205108432"/>
      <w:ins w:id="2861" w:author="Bùi Anh Quốc" w:date="2025-08-02T14:57:00Z">
        <w:r w:rsidRPr="00157A75">
          <w:rPr>
            <w:rFonts w:ascii="Times New Roman" w:hAnsi="Times New Roman" w:cs="Times New Roman"/>
            <w:b/>
            <w:bCs/>
            <w:color w:val="auto"/>
            <w:sz w:val="26"/>
            <w:szCs w:val="26"/>
            <w:rPrChange w:id="2862" w:author="Bùi Anh Quốc" w:date="2025-08-02T15:48:00Z">
              <w:rPr/>
            </w:rPrChange>
          </w:rPr>
          <w:lastRenderedPageBreak/>
          <w:t>3.6.3 Phân tích Quy trình</w:t>
        </w:r>
        <w:bookmarkEnd w:id="2860"/>
      </w:ins>
    </w:p>
    <w:p w14:paraId="2CFD3AA7" w14:textId="77777777" w:rsidR="002451F3" w:rsidRPr="006D4348" w:rsidRDefault="002451F3">
      <w:pPr>
        <w:pStyle w:val="Heading4"/>
        <w:jc w:val="both"/>
        <w:rPr>
          <w:ins w:id="2863" w:author="Bùi Anh Quốc" w:date="2025-08-02T14:57:00Z"/>
          <w:rFonts w:ascii="Times New Roman" w:hAnsi="Times New Roman" w:cs="Times New Roman"/>
          <w:b/>
          <w:bCs/>
          <w:i w:val="0"/>
          <w:iCs w:val="0"/>
          <w:color w:val="auto"/>
          <w:sz w:val="26"/>
          <w:szCs w:val="26"/>
          <w:rPrChange w:id="2864" w:author="Bùi Anh Quốc" w:date="2025-08-02T15:45:00Z">
            <w:rPr>
              <w:ins w:id="2865" w:author="Bùi Anh Quốc" w:date="2025-08-02T14:57:00Z"/>
            </w:rPr>
          </w:rPrChange>
        </w:rPr>
        <w:pPrChange w:id="2866" w:author="Bùi Anh Quốc" w:date="2025-08-02T15:01:00Z">
          <w:pPr>
            <w:pStyle w:val="Heading4"/>
          </w:pPr>
        </w:pPrChange>
      </w:pPr>
      <w:ins w:id="2867" w:author="Bùi Anh Quốc" w:date="2025-08-02T14:57:00Z">
        <w:r w:rsidRPr="006D4348">
          <w:rPr>
            <w:rFonts w:ascii="Times New Roman" w:hAnsi="Times New Roman" w:cs="Times New Roman"/>
            <w:b/>
            <w:bCs/>
            <w:i w:val="0"/>
            <w:iCs w:val="0"/>
            <w:color w:val="auto"/>
            <w:sz w:val="26"/>
            <w:szCs w:val="26"/>
            <w:rPrChange w:id="2868" w:author="Bùi Anh Quốc" w:date="2025-08-02T15:45:00Z">
              <w:rPr/>
            </w:rPrChange>
          </w:rPr>
          <w:t>3.6.3.1 Tác nhân tham gia &amp; vai trò</w:t>
        </w:r>
      </w:ins>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9"/>
        <w:gridCol w:w="5761"/>
      </w:tblGrid>
      <w:tr w:rsidR="006E7830" w:rsidRPr="006D4348" w14:paraId="139A1FE7" w14:textId="77777777" w:rsidTr="00097D16">
        <w:trPr>
          <w:tblHeader/>
          <w:tblCellSpacing w:w="15" w:type="dxa"/>
          <w:ins w:id="2869" w:author="Bùi Anh Quốc" w:date="2025-08-02T14:57:00Z"/>
        </w:trPr>
        <w:tc>
          <w:tcPr>
            <w:tcW w:w="0" w:type="auto"/>
            <w:vAlign w:val="center"/>
            <w:hideMark/>
          </w:tcPr>
          <w:p w14:paraId="09BFD92F" w14:textId="77777777" w:rsidR="002451F3" w:rsidRPr="006D4348" w:rsidRDefault="002451F3">
            <w:pPr>
              <w:jc w:val="both"/>
              <w:rPr>
                <w:ins w:id="2870" w:author="Bùi Anh Quốc" w:date="2025-08-02T14:57:00Z"/>
                <w:rFonts w:ascii="Times New Roman" w:hAnsi="Times New Roman" w:cs="Times New Roman"/>
                <w:b/>
                <w:bCs/>
                <w:sz w:val="26"/>
                <w:szCs w:val="26"/>
                <w:rPrChange w:id="2871" w:author="Bùi Anh Quốc" w:date="2025-08-02T15:45:00Z">
                  <w:rPr>
                    <w:ins w:id="2872" w:author="Bùi Anh Quốc" w:date="2025-08-02T14:57:00Z"/>
                    <w:b/>
                    <w:bCs/>
                  </w:rPr>
                </w:rPrChange>
              </w:rPr>
              <w:pPrChange w:id="2873" w:author="Bùi Anh Quốc" w:date="2025-08-02T15:01:00Z">
                <w:pPr/>
              </w:pPrChange>
            </w:pPr>
            <w:ins w:id="2874" w:author="Bùi Anh Quốc" w:date="2025-08-02T14:57:00Z">
              <w:r w:rsidRPr="006D4348">
                <w:rPr>
                  <w:rFonts w:ascii="Times New Roman" w:hAnsi="Times New Roman" w:cs="Times New Roman"/>
                  <w:b/>
                  <w:bCs/>
                  <w:sz w:val="26"/>
                  <w:szCs w:val="26"/>
                  <w:rPrChange w:id="2875" w:author="Bùi Anh Quốc" w:date="2025-08-02T15:45:00Z">
                    <w:rPr>
                      <w:b/>
                      <w:bCs/>
                    </w:rPr>
                  </w:rPrChange>
                </w:rPr>
                <w:t>Tác nhân</w:t>
              </w:r>
            </w:ins>
          </w:p>
        </w:tc>
        <w:tc>
          <w:tcPr>
            <w:tcW w:w="0" w:type="auto"/>
            <w:vAlign w:val="center"/>
            <w:hideMark/>
          </w:tcPr>
          <w:p w14:paraId="1FFBA29D" w14:textId="77777777" w:rsidR="002451F3" w:rsidRPr="006D4348" w:rsidRDefault="002451F3">
            <w:pPr>
              <w:jc w:val="both"/>
              <w:rPr>
                <w:ins w:id="2876" w:author="Bùi Anh Quốc" w:date="2025-08-02T14:57:00Z"/>
                <w:rFonts w:ascii="Times New Roman" w:hAnsi="Times New Roman" w:cs="Times New Roman"/>
                <w:b/>
                <w:bCs/>
                <w:sz w:val="26"/>
                <w:szCs w:val="26"/>
                <w:rPrChange w:id="2877" w:author="Bùi Anh Quốc" w:date="2025-08-02T15:45:00Z">
                  <w:rPr>
                    <w:ins w:id="2878" w:author="Bùi Anh Quốc" w:date="2025-08-02T14:57:00Z"/>
                    <w:b/>
                    <w:bCs/>
                  </w:rPr>
                </w:rPrChange>
              </w:rPr>
              <w:pPrChange w:id="2879" w:author="Bùi Anh Quốc" w:date="2025-08-02T15:01:00Z">
                <w:pPr/>
              </w:pPrChange>
            </w:pPr>
            <w:ins w:id="2880" w:author="Bùi Anh Quốc" w:date="2025-08-02T14:57:00Z">
              <w:r w:rsidRPr="006D4348">
                <w:rPr>
                  <w:rFonts w:ascii="Times New Roman" w:hAnsi="Times New Roman" w:cs="Times New Roman"/>
                  <w:b/>
                  <w:bCs/>
                  <w:sz w:val="26"/>
                  <w:szCs w:val="26"/>
                  <w:rPrChange w:id="2881" w:author="Bùi Anh Quốc" w:date="2025-08-02T15:45:00Z">
                    <w:rPr>
                      <w:b/>
                      <w:bCs/>
                    </w:rPr>
                  </w:rPrChange>
                </w:rPr>
                <w:t>Vai trò chính</w:t>
              </w:r>
            </w:ins>
          </w:p>
        </w:tc>
      </w:tr>
      <w:tr w:rsidR="006E7830" w:rsidRPr="006D4348" w14:paraId="197E98FB" w14:textId="77777777" w:rsidTr="00097D16">
        <w:trPr>
          <w:tblCellSpacing w:w="15" w:type="dxa"/>
          <w:ins w:id="2882" w:author="Bùi Anh Quốc" w:date="2025-08-02T14:57:00Z"/>
        </w:trPr>
        <w:tc>
          <w:tcPr>
            <w:tcW w:w="0" w:type="auto"/>
            <w:vAlign w:val="center"/>
            <w:hideMark/>
          </w:tcPr>
          <w:p w14:paraId="1AC6A39B" w14:textId="77777777" w:rsidR="002451F3" w:rsidRPr="006D4348" w:rsidRDefault="002451F3">
            <w:pPr>
              <w:jc w:val="both"/>
              <w:rPr>
                <w:ins w:id="2883" w:author="Bùi Anh Quốc" w:date="2025-08-02T14:57:00Z"/>
                <w:rFonts w:ascii="Times New Roman" w:hAnsi="Times New Roman" w:cs="Times New Roman"/>
                <w:sz w:val="26"/>
                <w:szCs w:val="26"/>
                <w:rPrChange w:id="2884" w:author="Bùi Anh Quốc" w:date="2025-08-02T15:45:00Z">
                  <w:rPr>
                    <w:ins w:id="2885" w:author="Bùi Anh Quốc" w:date="2025-08-02T14:57:00Z"/>
                  </w:rPr>
                </w:rPrChange>
              </w:rPr>
              <w:pPrChange w:id="2886" w:author="Bùi Anh Quốc" w:date="2025-08-02T15:01:00Z">
                <w:pPr/>
              </w:pPrChange>
            </w:pPr>
            <w:ins w:id="2887" w:author="Bùi Anh Quốc" w:date="2025-08-02T14:57:00Z">
              <w:r w:rsidRPr="006D4348">
                <w:rPr>
                  <w:rFonts w:ascii="Times New Roman" w:hAnsi="Times New Roman" w:cs="Times New Roman"/>
                  <w:sz w:val="26"/>
                  <w:szCs w:val="26"/>
                  <w:rPrChange w:id="2888" w:author="Bùi Anh Quốc" w:date="2025-08-02T15:45:00Z">
                    <w:rPr/>
                  </w:rPrChange>
                </w:rPr>
                <w:t>Phòng Thu mua</w:t>
              </w:r>
            </w:ins>
          </w:p>
        </w:tc>
        <w:tc>
          <w:tcPr>
            <w:tcW w:w="0" w:type="auto"/>
            <w:vAlign w:val="center"/>
            <w:hideMark/>
          </w:tcPr>
          <w:p w14:paraId="517F3E1C" w14:textId="77777777" w:rsidR="002451F3" w:rsidRPr="006D4348" w:rsidRDefault="002451F3">
            <w:pPr>
              <w:jc w:val="both"/>
              <w:rPr>
                <w:ins w:id="2889" w:author="Bùi Anh Quốc" w:date="2025-08-02T14:57:00Z"/>
                <w:rFonts w:ascii="Times New Roman" w:hAnsi="Times New Roman" w:cs="Times New Roman"/>
                <w:sz w:val="26"/>
                <w:szCs w:val="26"/>
                <w:rPrChange w:id="2890" w:author="Bùi Anh Quốc" w:date="2025-08-02T15:45:00Z">
                  <w:rPr>
                    <w:ins w:id="2891" w:author="Bùi Anh Quốc" w:date="2025-08-02T14:57:00Z"/>
                  </w:rPr>
                </w:rPrChange>
              </w:rPr>
              <w:pPrChange w:id="2892" w:author="Bùi Anh Quốc" w:date="2025-08-02T15:01:00Z">
                <w:pPr/>
              </w:pPrChange>
            </w:pPr>
            <w:ins w:id="2893" w:author="Bùi Anh Quốc" w:date="2025-08-02T14:57:00Z">
              <w:r w:rsidRPr="006D4348">
                <w:rPr>
                  <w:rFonts w:ascii="Times New Roman" w:hAnsi="Times New Roman" w:cs="Times New Roman"/>
                  <w:sz w:val="26"/>
                  <w:szCs w:val="26"/>
                  <w:rPrChange w:id="2894" w:author="Bùi Anh Quốc" w:date="2025-08-02T15:45:00Z">
                    <w:rPr/>
                  </w:rPrChange>
                </w:rPr>
                <w:t>Chủ trì tìm kiếm, đàm phán và ra quyết định chọn NCC</w:t>
              </w:r>
            </w:ins>
          </w:p>
        </w:tc>
      </w:tr>
      <w:tr w:rsidR="006E7830" w:rsidRPr="006D4348" w14:paraId="66EA9084" w14:textId="77777777" w:rsidTr="00097D16">
        <w:trPr>
          <w:tblCellSpacing w:w="15" w:type="dxa"/>
          <w:ins w:id="2895" w:author="Bùi Anh Quốc" w:date="2025-08-02T14:57:00Z"/>
        </w:trPr>
        <w:tc>
          <w:tcPr>
            <w:tcW w:w="0" w:type="auto"/>
            <w:vAlign w:val="center"/>
            <w:hideMark/>
          </w:tcPr>
          <w:p w14:paraId="28BFA2BC" w14:textId="77777777" w:rsidR="002451F3" w:rsidRPr="006D4348" w:rsidRDefault="002451F3">
            <w:pPr>
              <w:jc w:val="both"/>
              <w:rPr>
                <w:ins w:id="2896" w:author="Bùi Anh Quốc" w:date="2025-08-02T14:57:00Z"/>
                <w:rFonts w:ascii="Times New Roman" w:hAnsi="Times New Roman" w:cs="Times New Roman"/>
                <w:sz w:val="26"/>
                <w:szCs w:val="26"/>
                <w:rPrChange w:id="2897" w:author="Bùi Anh Quốc" w:date="2025-08-02T15:45:00Z">
                  <w:rPr>
                    <w:ins w:id="2898" w:author="Bùi Anh Quốc" w:date="2025-08-02T14:57:00Z"/>
                  </w:rPr>
                </w:rPrChange>
              </w:rPr>
              <w:pPrChange w:id="2899" w:author="Bùi Anh Quốc" w:date="2025-08-02T15:01:00Z">
                <w:pPr/>
              </w:pPrChange>
            </w:pPr>
            <w:ins w:id="2900" w:author="Bùi Anh Quốc" w:date="2025-08-02T14:57:00Z">
              <w:r w:rsidRPr="006D4348">
                <w:rPr>
                  <w:rFonts w:ascii="Times New Roman" w:hAnsi="Times New Roman" w:cs="Times New Roman"/>
                  <w:sz w:val="26"/>
                  <w:szCs w:val="26"/>
                  <w:rPrChange w:id="2901" w:author="Bùi Anh Quốc" w:date="2025-08-02T15:45:00Z">
                    <w:rPr/>
                  </w:rPrChange>
                </w:rPr>
                <w:t>Nhà cung cấp</w:t>
              </w:r>
            </w:ins>
          </w:p>
        </w:tc>
        <w:tc>
          <w:tcPr>
            <w:tcW w:w="0" w:type="auto"/>
            <w:vAlign w:val="center"/>
            <w:hideMark/>
          </w:tcPr>
          <w:p w14:paraId="5AD2E00F" w14:textId="77777777" w:rsidR="002451F3" w:rsidRPr="006D4348" w:rsidRDefault="002451F3">
            <w:pPr>
              <w:jc w:val="both"/>
              <w:rPr>
                <w:ins w:id="2902" w:author="Bùi Anh Quốc" w:date="2025-08-02T14:57:00Z"/>
                <w:rFonts w:ascii="Times New Roman" w:hAnsi="Times New Roman" w:cs="Times New Roman"/>
                <w:sz w:val="26"/>
                <w:szCs w:val="26"/>
                <w:rPrChange w:id="2903" w:author="Bùi Anh Quốc" w:date="2025-08-02T15:45:00Z">
                  <w:rPr>
                    <w:ins w:id="2904" w:author="Bùi Anh Quốc" w:date="2025-08-02T14:57:00Z"/>
                  </w:rPr>
                </w:rPrChange>
              </w:rPr>
              <w:pPrChange w:id="2905" w:author="Bùi Anh Quốc" w:date="2025-08-02T15:01:00Z">
                <w:pPr/>
              </w:pPrChange>
            </w:pPr>
            <w:ins w:id="2906" w:author="Bùi Anh Quốc" w:date="2025-08-02T14:57:00Z">
              <w:r w:rsidRPr="006D4348">
                <w:rPr>
                  <w:rFonts w:ascii="Times New Roman" w:hAnsi="Times New Roman" w:cs="Times New Roman"/>
                  <w:sz w:val="26"/>
                  <w:szCs w:val="26"/>
                  <w:rPrChange w:id="2907" w:author="Bùi Anh Quốc" w:date="2025-08-02T15:45:00Z">
                    <w:rPr/>
                  </w:rPrChange>
                </w:rPr>
                <w:t>Đối tượng được đánh giá và hợp tác</w:t>
              </w:r>
            </w:ins>
          </w:p>
        </w:tc>
      </w:tr>
      <w:tr w:rsidR="006E7830" w:rsidRPr="006D4348" w14:paraId="75EA88E6" w14:textId="77777777" w:rsidTr="00097D16">
        <w:trPr>
          <w:tblCellSpacing w:w="15" w:type="dxa"/>
          <w:ins w:id="2908" w:author="Bùi Anh Quốc" w:date="2025-08-02T14:57:00Z"/>
        </w:trPr>
        <w:tc>
          <w:tcPr>
            <w:tcW w:w="0" w:type="auto"/>
            <w:vAlign w:val="center"/>
            <w:hideMark/>
          </w:tcPr>
          <w:p w14:paraId="4FB6F577" w14:textId="77777777" w:rsidR="002451F3" w:rsidRPr="006D4348" w:rsidRDefault="002451F3">
            <w:pPr>
              <w:jc w:val="both"/>
              <w:rPr>
                <w:ins w:id="2909" w:author="Bùi Anh Quốc" w:date="2025-08-02T14:57:00Z"/>
                <w:rFonts w:ascii="Times New Roman" w:hAnsi="Times New Roman" w:cs="Times New Roman"/>
                <w:sz w:val="26"/>
                <w:szCs w:val="26"/>
                <w:rPrChange w:id="2910" w:author="Bùi Anh Quốc" w:date="2025-08-02T15:45:00Z">
                  <w:rPr>
                    <w:ins w:id="2911" w:author="Bùi Anh Quốc" w:date="2025-08-02T14:57:00Z"/>
                  </w:rPr>
                </w:rPrChange>
              </w:rPr>
              <w:pPrChange w:id="2912" w:author="Bùi Anh Quốc" w:date="2025-08-02T15:01:00Z">
                <w:pPr/>
              </w:pPrChange>
            </w:pPr>
            <w:ins w:id="2913" w:author="Bùi Anh Quốc" w:date="2025-08-02T14:57:00Z">
              <w:r w:rsidRPr="006D4348">
                <w:rPr>
                  <w:rFonts w:ascii="Times New Roman" w:hAnsi="Times New Roman" w:cs="Times New Roman"/>
                  <w:sz w:val="26"/>
                  <w:szCs w:val="26"/>
                  <w:rPrChange w:id="2914" w:author="Bùi Anh Quốc" w:date="2025-08-02T15:45:00Z">
                    <w:rPr/>
                  </w:rPrChange>
                </w:rPr>
                <w:t>Phòng Kiểm soát chất lượng (QC)</w:t>
              </w:r>
            </w:ins>
          </w:p>
        </w:tc>
        <w:tc>
          <w:tcPr>
            <w:tcW w:w="0" w:type="auto"/>
            <w:vAlign w:val="center"/>
            <w:hideMark/>
          </w:tcPr>
          <w:p w14:paraId="38F3A415" w14:textId="77777777" w:rsidR="002451F3" w:rsidRPr="006D4348" w:rsidRDefault="002451F3">
            <w:pPr>
              <w:jc w:val="both"/>
              <w:rPr>
                <w:ins w:id="2915" w:author="Bùi Anh Quốc" w:date="2025-08-02T14:57:00Z"/>
                <w:rFonts w:ascii="Times New Roman" w:hAnsi="Times New Roman" w:cs="Times New Roman"/>
                <w:sz w:val="26"/>
                <w:szCs w:val="26"/>
                <w:rPrChange w:id="2916" w:author="Bùi Anh Quốc" w:date="2025-08-02T15:45:00Z">
                  <w:rPr>
                    <w:ins w:id="2917" w:author="Bùi Anh Quốc" w:date="2025-08-02T14:57:00Z"/>
                  </w:rPr>
                </w:rPrChange>
              </w:rPr>
              <w:pPrChange w:id="2918" w:author="Bùi Anh Quốc" w:date="2025-08-02T15:01:00Z">
                <w:pPr/>
              </w:pPrChange>
            </w:pPr>
            <w:ins w:id="2919" w:author="Bùi Anh Quốc" w:date="2025-08-02T14:57:00Z">
              <w:r w:rsidRPr="006D4348">
                <w:rPr>
                  <w:rFonts w:ascii="Times New Roman" w:hAnsi="Times New Roman" w:cs="Times New Roman"/>
                  <w:sz w:val="26"/>
                  <w:szCs w:val="26"/>
                  <w:rPrChange w:id="2920" w:author="Bùi Anh Quốc" w:date="2025-08-02T15:45:00Z">
                    <w:rPr/>
                  </w:rPrChange>
                </w:rPr>
                <w:t>Kiểm tra chất lượng hàng hóa, phản hồi lỗi</w:t>
              </w:r>
            </w:ins>
          </w:p>
        </w:tc>
      </w:tr>
      <w:tr w:rsidR="006E7830" w:rsidRPr="006D4348" w14:paraId="41DA903A" w14:textId="77777777" w:rsidTr="00097D16">
        <w:trPr>
          <w:tblCellSpacing w:w="15" w:type="dxa"/>
          <w:ins w:id="2921" w:author="Bùi Anh Quốc" w:date="2025-08-02T14:57:00Z"/>
        </w:trPr>
        <w:tc>
          <w:tcPr>
            <w:tcW w:w="0" w:type="auto"/>
            <w:vAlign w:val="center"/>
            <w:hideMark/>
          </w:tcPr>
          <w:p w14:paraId="4192E680" w14:textId="77777777" w:rsidR="002451F3" w:rsidRPr="006D4348" w:rsidRDefault="002451F3">
            <w:pPr>
              <w:jc w:val="both"/>
              <w:rPr>
                <w:ins w:id="2922" w:author="Bùi Anh Quốc" w:date="2025-08-02T14:57:00Z"/>
                <w:rFonts w:ascii="Times New Roman" w:hAnsi="Times New Roman" w:cs="Times New Roman"/>
                <w:sz w:val="26"/>
                <w:szCs w:val="26"/>
                <w:rPrChange w:id="2923" w:author="Bùi Anh Quốc" w:date="2025-08-02T15:45:00Z">
                  <w:rPr>
                    <w:ins w:id="2924" w:author="Bùi Anh Quốc" w:date="2025-08-02T14:57:00Z"/>
                  </w:rPr>
                </w:rPrChange>
              </w:rPr>
              <w:pPrChange w:id="2925" w:author="Bùi Anh Quốc" w:date="2025-08-02T15:01:00Z">
                <w:pPr/>
              </w:pPrChange>
            </w:pPr>
            <w:ins w:id="2926" w:author="Bùi Anh Quốc" w:date="2025-08-02T14:57:00Z">
              <w:r w:rsidRPr="006D4348">
                <w:rPr>
                  <w:rFonts w:ascii="Times New Roman" w:hAnsi="Times New Roman" w:cs="Times New Roman"/>
                  <w:sz w:val="26"/>
                  <w:szCs w:val="26"/>
                  <w:rPrChange w:id="2927" w:author="Bùi Anh Quốc" w:date="2025-08-02T15:45:00Z">
                    <w:rPr/>
                  </w:rPrChange>
                </w:rPr>
                <w:t>Kế toán</w:t>
              </w:r>
            </w:ins>
          </w:p>
        </w:tc>
        <w:tc>
          <w:tcPr>
            <w:tcW w:w="0" w:type="auto"/>
            <w:vAlign w:val="center"/>
            <w:hideMark/>
          </w:tcPr>
          <w:p w14:paraId="3BA19B96" w14:textId="77777777" w:rsidR="002451F3" w:rsidRPr="006D4348" w:rsidRDefault="002451F3">
            <w:pPr>
              <w:jc w:val="both"/>
              <w:rPr>
                <w:ins w:id="2928" w:author="Bùi Anh Quốc" w:date="2025-08-02T14:57:00Z"/>
                <w:rFonts w:ascii="Times New Roman" w:hAnsi="Times New Roman" w:cs="Times New Roman"/>
                <w:sz w:val="26"/>
                <w:szCs w:val="26"/>
                <w:rPrChange w:id="2929" w:author="Bùi Anh Quốc" w:date="2025-08-02T15:45:00Z">
                  <w:rPr>
                    <w:ins w:id="2930" w:author="Bùi Anh Quốc" w:date="2025-08-02T14:57:00Z"/>
                  </w:rPr>
                </w:rPrChange>
              </w:rPr>
              <w:pPrChange w:id="2931" w:author="Bùi Anh Quốc" w:date="2025-08-02T15:01:00Z">
                <w:pPr/>
              </w:pPrChange>
            </w:pPr>
            <w:ins w:id="2932" w:author="Bùi Anh Quốc" w:date="2025-08-02T14:57:00Z">
              <w:r w:rsidRPr="006D4348">
                <w:rPr>
                  <w:rFonts w:ascii="Times New Roman" w:hAnsi="Times New Roman" w:cs="Times New Roman"/>
                  <w:sz w:val="26"/>
                  <w:szCs w:val="26"/>
                  <w:rPrChange w:id="2933" w:author="Bùi Anh Quốc" w:date="2025-08-02T15:45:00Z">
                    <w:rPr/>
                  </w:rPrChange>
                </w:rPr>
                <w:t>Kiểm tra pháp lý, thanh toán và duyệt tài chính</w:t>
              </w:r>
            </w:ins>
          </w:p>
        </w:tc>
      </w:tr>
      <w:tr w:rsidR="006E7830" w:rsidRPr="006D4348" w14:paraId="4117F0B4" w14:textId="77777777" w:rsidTr="00097D16">
        <w:trPr>
          <w:tblCellSpacing w:w="15" w:type="dxa"/>
          <w:ins w:id="2934" w:author="Bùi Anh Quốc" w:date="2025-08-02T14:57:00Z"/>
        </w:trPr>
        <w:tc>
          <w:tcPr>
            <w:tcW w:w="0" w:type="auto"/>
            <w:vAlign w:val="center"/>
            <w:hideMark/>
          </w:tcPr>
          <w:p w14:paraId="78DBC687" w14:textId="77777777" w:rsidR="002451F3" w:rsidRPr="006D4348" w:rsidRDefault="002451F3">
            <w:pPr>
              <w:jc w:val="both"/>
              <w:rPr>
                <w:ins w:id="2935" w:author="Bùi Anh Quốc" w:date="2025-08-02T14:57:00Z"/>
                <w:rFonts w:ascii="Times New Roman" w:hAnsi="Times New Roman" w:cs="Times New Roman"/>
                <w:sz w:val="26"/>
                <w:szCs w:val="26"/>
                <w:rPrChange w:id="2936" w:author="Bùi Anh Quốc" w:date="2025-08-02T15:45:00Z">
                  <w:rPr>
                    <w:ins w:id="2937" w:author="Bùi Anh Quốc" w:date="2025-08-02T14:57:00Z"/>
                  </w:rPr>
                </w:rPrChange>
              </w:rPr>
              <w:pPrChange w:id="2938" w:author="Bùi Anh Quốc" w:date="2025-08-02T15:01:00Z">
                <w:pPr/>
              </w:pPrChange>
            </w:pPr>
            <w:ins w:id="2939" w:author="Bùi Anh Quốc" w:date="2025-08-02T14:57:00Z">
              <w:r w:rsidRPr="006D4348">
                <w:rPr>
                  <w:rFonts w:ascii="Times New Roman" w:hAnsi="Times New Roman" w:cs="Times New Roman"/>
                  <w:sz w:val="26"/>
                  <w:szCs w:val="26"/>
                  <w:rPrChange w:id="2940" w:author="Bùi Anh Quốc" w:date="2025-08-02T15:45:00Z">
                    <w:rPr/>
                  </w:rPrChange>
                </w:rPr>
                <w:t>IT / ERP</w:t>
              </w:r>
            </w:ins>
          </w:p>
        </w:tc>
        <w:tc>
          <w:tcPr>
            <w:tcW w:w="0" w:type="auto"/>
            <w:vAlign w:val="center"/>
            <w:hideMark/>
          </w:tcPr>
          <w:p w14:paraId="225C117F" w14:textId="77777777" w:rsidR="002451F3" w:rsidRPr="006D4348" w:rsidRDefault="002451F3">
            <w:pPr>
              <w:jc w:val="both"/>
              <w:rPr>
                <w:ins w:id="2941" w:author="Bùi Anh Quốc" w:date="2025-08-02T14:57:00Z"/>
                <w:rFonts w:ascii="Times New Roman" w:hAnsi="Times New Roman" w:cs="Times New Roman"/>
                <w:sz w:val="26"/>
                <w:szCs w:val="26"/>
                <w:rPrChange w:id="2942" w:author="Bùi Anh Quốc" w:date="2025-08-02T15:45:00Z">
                  <w:rPr>
                    <w:ins w:id="2943" w:author="Bùi Anh Quốc" w:date="2025-08-02T14:57:00Z"/>
                  </w:rPr>
                </w:rPrChange>
              </w:rPr>
              <w:pPrChange w:id="2944" w:author="Bùi Anh Quốc" w:date="2025-08-02T15:01:00Z">
                <w:pPr/>
              </w:pPrChange>
            </w:pPr>
            <w:ins w:id="2945" w:author="Bùi Anh Quốc" w:date="2025-08-02T14:57:00Z">
              <w:r w:rsidRPr="006D4348">
                <w:rPr>
                  <w:rFonts w:ascii="Times New Roman" w:hAnsi="Times New Roman" w:cs="Times New Roman"/>
                  <w:sz w:val="26"/>
                  <w:szCs w:val="26"/>
                  <w:rPrChange w:id="2946" w:author="Bùi Anh Quốc" w:date="2025-08-02T15:45:00Z">
                    <w:rPr/>
                  </w:rPrChange>
                </w:rPr>
                <w:t>Tạo mã NCC, tích hợp hệ thống</w:t>
              </w:r>
            </w:ins>
          </w:p>
        </w:tc>
      </w:tr>
      <w:tr w:rsidR="006E7830" w:rsidRPr="006D4348" w14:paraId="42F84491" w14:textId="77777777" w:rsidTr="00097D16">
        <w:trPr>
          <w:tblCellSpacing w:w="15" w:type="dxa"/>
          <w:ins w:id="2947" w:author="Bùi Anh Quốc" w:date="2025-08-02T14:57:00Z"/>
        </w:trPr>
        <w:tc>
          <w:tcPr>
            <w:tcW w:w="0" w:type="auto"/>
            <w:vAlign w:val="center"/>
            <w:hideMark/>
          </w:tcPr>
          <w:p w14:paraId="4E7A12BD" w14:textId="77777777" w:rsidR="002451F3" w:rsidRPr="006D4348" w:rsidRDefault="002451F3">
            <w:pPr>
              <w:jc w:val="both"/>
              <w:rPr>
                <w:ins w:id="2948" w:author="Bùi Anh Quốc" w:date="2025-08-02T14:57:00Z"/>
                <w:rFonts w:ascii="Times New Roman" w:hAnsi="Times New Roman" w:cs="Times New Roman"/>
                <w:sz w:val="26"/>
                <w:szCs w:val="26"/>
                <w:rPrChange w:id="2949" w:author="Bùi Anh Quốc" w:date="2025-08-02T15:45:00Z">
                  <w:rPr>
                    <w:ins w:id="2950" w:author="Bùi Anh Quốc" w:date="2025-08-02T14:57:00Z"/>
                  </w:rPr>
                </w:rPrChange>
              </w:rPr>
              <w:pPrChange w:id="2951" w:author="Bùi Anh Quốc" w:date="2025-08-02T15:01:00Z">
                <w:pPr/>
              </w:pPrChange>
            </w:pPr>
            <w:ins w:id="2952" w:author="Bùi Anh Quốc" w:date="2025-08-02T14:57:00Z">
              <w:r w:rsidRPr="006D4348">
                <w:rPr>
                  <w:rFonts w:ascii="Times New Roman" w:hAnsi="Times New Roman" w:cs="Times New Roman"/>
                  <w:sz w:val="26"/>
                  <w:szCs w:val="26"/>
                  <w:rPrChange w:id="2953" w:author="Bùi Anh Quốc" w:date="2025-08-02T15:45:00Z">
                    <w:rPr/>
                  </w:rPrChange>
                </w:rPr>
                <w:t>Kho vận</w:t>
              </w:r>
            </w:ins>
          </w:p>
        </w:tc>
        <w:tc>
          <w:tcPr>
            <w:tcW w:w="0" w:type="auto"/>
            <w:vAlign w:val="center"/>
            <w:hideMark/>
          </w:tcPr>
          <w:p w14:paraId="3C2DC556" w14:textId="77777777" w:rsidR="002451F3" w:rsidRPr="006D4348" w:rsidRDefault="002451F3">
            <w:pPr>
              <w:jc w:val="both"/>
              <w:rPr>
                <w:ins w:id="2954" w:author="Bùi Anh Quốc" w:date="2025-08-02T14:57:00Z"/>
                <w:rFonts w:ascii="Times New Roman" w:hAnsi="Times New Roman" w:cs="Times New Roman"/>
                <w:sz w:val="26"/>
                <w:szCs w:val="26"/>
                <w:rPrChange w:id="2955" w:author="Bùi Anh Quốc" w:date="2025-08-02T15:45:00Z">
                  <w:rPr>
                    <w:ins w:id="2956" w:author="Bùi Anh Quốc" w:date="2025-08-02T14:57:00Z"/>
                  </w:rPr>
                </w:rPrChange>
              </w:rPr>
              <w:pPrChange w:id="2957" w:author="Bùi Anh Quốc" w:date="2025-08-02T15:01:00Z">
                <w:pPr/>
              </w:pPrChange>
            </w:pPr>
            <w:ins w:id="2958" w:author="Bùi Anh Quốc" w:date="2025-08-02T14:57:00Z">
              <w:r w:rsidRPr="006D4348">
                <w:rPr>
                  <w:rFonts w:ascii="Times New Roman" w:hAnsi="Times New Roman" w:cs="Times New Roman"/>
                  <w:sz w:val="26"/>
                  <w:szCs w:val="26"/>
                  <w:rPrChange w:id="2959" w:author="Bùi Anh Quốc" w:date="2025-08-02T15:45:00Z">
                    <w:rPr/>
                  </w:rPrChange>
                </w:rPr>
                <w:t>Nhận và lưu trữ hàng, phối hợp kiểm định</w:t>
              </w:r>
            </w:ins>
          </w:p>
        </w:tc>
      </w:tr>
    </w:tbl>
    <w:p w14:paraId="496B3DBA" w14:textId="77777777" w:rsidR="002451F3" w:rsidRPr="006D4348" w:rsidRDefault="002451F3">
      <w:pPr>
        <w:jc w:val="both"/>
        <w:rPr>
          <w:ins w:id="2960" w:author="Bùi Anh Quốc" w:date="2025-08-02T14:57:00Z"/>
          <w:rFonts w:ascii="Times New Roman" w:hAnsi="Times New Roman" w:cs="Times New Roman"/>
          <w:sz w:val="26"/>
          <w:szCs w:val="26"/>
          <w:rPrChange w:id="2961" w:author="Bùi Anh Quốc" w:date="2025-08-02T15:45:00Z">
            <w:rPr>
              <w:ins w:id="2962" w:author="Bùi Anh Quốc" w:date="2025-08-02T14:57:00Z"/>
            </w:rPr>
          </w:rPrChange>
        </w:rPr>
        <w:pPrChange w:id="2963" w:author="Bùi Anh Quốc" w:date="2025-08-02T15:01:00Z">
          <w:pPr/>
        </w:pPrChange>
      </w:pPr>
    </w:p>
    <w:p w14:paraId="322BD440" w14:textId="77777777" w:rsidR="002451F3" w:rsidRPr="006D4348" w:rsidRDefault="002451F3">
      <w:pPr>
        <w:pStyle w:val="Heading4"/>
        <w:jc w:val="both"/>
        <w:rPr>
          <w:ins w:id="2964" w:author="Bùi Anh Quốc" w:date="2025-08-02T14:57:00Z"/>
          <w:rFonts w:ascii="Times New Roman" w:hAnsi="Times New Roman" w:cs="Times New Roman"/>
          <w:b/>
          <w:bCs/>
          <w:i w:val="0"/>
          <w:iCs w:val="0"/>
          <w:color w:val="auto"/>
          <w:sz w:val="26"/>
          <w:szCs w:val="26"/>
          <w:rPrChange w:id="2965" w:author="Bùi Anh Quốc" w:date="2025-08-02T15:45:00Z">
            <w:rPr>
              <w:ins w:id="2966" w:author="Bùi Anh Quốc" w:date="2025-08-02T14:57:00Z"/>
            </w:rPr>
          </w:rPrChange>
        </w:rPr>
        <w:pPrChange w:id="2967" w:author="Bùi Anh Quốc" w:date="2025-08-02T15:01:00Z">
          <w:pPr>
            <w:pStyle w:val="Heading4"/>
          </w:pPr>
        </w:pPrChange>
      </w:pPr>
      <w:ins w:id="2968" w:author="Bùi Anh Quốc" w:date="2025-08-02T14:57:00Z">
        <w:r w:rsidRPr="006D4348">
          <w:rPr>
            <w:rFonts w:ascii="Times New Roman" w:hAnsi="Times New Roman" w:cs="Times New Roman"/>
            <w:b/>
            <w:bCs/>
            <w:i w:val="0"/>
            <w:iCs w:val="0"/>
            <w:color w:val="auto"/>
            <w:sz w:val="26"/>
            <w:szCs w:val="26"/>
            <w:rPrChange w:id="2969" w:author="Bùi Anh Quốc" w:date="2025-08-02T15:45:00Z">
              <w:rPr/>
            </w:rPrChange>
          </w:rPr>
          <w:t>3.6.3.2 Khách hàng của quy trình</w:t>
        </w:r>
      </w:ins>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5"/>
        <w:gridCol w:w="4244"/>
        <w:gridCol w:w="2941"/>
      </w:tblGrid>
      <w:tr w:rsidR="006E7830" w:rsidRPr="006D4348" w14:paraId="332164AE" w14:textId="77777777" w:rsidTr="00097D16">
        <w:trPr>
          <w:tblHeader/>
          <w:tblCellSpacing w:w="15" w:type="dxa"/>
          <w:ins w:id="2970" w:author="Bùi Anh Quốc" w:date="2025-08-02T14:57:00Z"/>
        </w:trPr>
        <w:tc>
          <w:tcPr>
            <w:tcW w:w="0" w:type="auto"/>
            <w:vAlign w:val="center"/>
            <w:hideMark/>
          </w:tcPr>
          <w:p w14:paraId="567A6042" w14:textId="77777777" w:rsidR="002451F3" w:rsidRPr="006D4348" w:rsidRDefault="002451F3">
            <w:pPr>
              <w:jc w:val="both"/>
              <w:rPr>
                <w:ins w:id="2971" w:author="Bùi Anh Quốc" w:date="2025-08-02T14:57:00Z"/>
                <w:rFonts w:ascii="Times New Roman" w:hAnsi="Times New Roman" w:cs="Times New Roman"/>
                <w:b/>
                <w:bCs/>
                <w:sz w:val="26"/>
                <w:szCs w:val="26"/>
                <w:rPrChange w:id="2972" w:author="Bùi Anh Quốc" w:date="2025-08-02T15:45:00Z">
                  <w:rPr>
                    <w:ins w:id="2973" w:author="Bùi Anh Quốc" w:date="2025-08-02T14:57:00Z"/>
                    <w:b/>
                    <w:bCs/>
                  </w:rPr>
                </w:rPrChange>
              </w:rPr>
              <w:pPrChange w:id="2974" w:author="Bùi Anh Quốc" w:date="2025-08-02T15:01:00Z">
                <w:pPr/>
              </w:pPrChange>
            </w:pPr>
            <w:ins w:id="2975" w:author="Bùi Anh Quốc" w:date="2025-08-02T14:57:00Z">
              <w:r w:rsidRPr="006D4348">
                <w:rPr>
                  <w:rFonts w:ascii="Times New Roman" w:hAnsi="Times New Roman" w:cs="Times New Roman"/>
                  <w:b/>
                  <w:bCs/>
                  <w:sz w:val="26"/>
                  <w:szCs w:val="26"/>
                  <w:rPrChange w:id="2976" w:author="Bùi Anh Quốc" w:date="2025-08-02T15:45:00Z">
                    <w:rPr>
                      <w:b/>
                      <w:bCs/>
                    </w:rPr>
                  </w:rPrChange>
                </w:rPr>
                <w:t>Khách hàng</w:t>
              </w:r>
            </w:ins>
          </w:p>
        </w:tc>
        <w:tc>
          <w:tcPr>
            <w:tcW w:w="0" w:type="auto"/>
            <w:vAlign w:val="center"/>
            <w:hideMark/>
          </w:tcPr>
          <w:p w14:paraId="2FCBA8FB" w14:textId="77777777" w:rsidR="002451F3" w:rsidRPr="006D4348" w:rsidRDefault="002451F3">
            <w:pPr>
              <w:jc w:val="both"/>
              <w:rPr>
                <w:ins w:id="2977" w:author="Bùi Anh Quốc" w:date="2025-08-02T14:57:00Z"/>
                <w:rFonts w:ascii="Times New Roman" w:hAnsi="Times New Roman" w:cs="Times New Roman"/>
                <w:b/>
                <w:bCs/>
                <w:sz w:val="26"/>
                <w:szCs w:val="26"/>
                <w:rPrChange w:id="2978" w:author="Bùi Anh Quốc" w:date="2025-08-02T15:45:00Z">
                  <w:rPr>
                    <w:ins w:id="2979" w:author="Bùi Anh Quốc" w:date="2025-08-02T14:57:00Z"/>
                    <w:b/>
                    <w:bCs/>
                  </w:rPr>
                </w:rPrChange>
              </w:rPr>
              <w:pPrChange w:id="2980" w:author="Bùi Anh Quốc" w:date="2025-08-02T15:01:00Z">
                <w:pPr/>
              </w:pPrChange>
            </w:pPr>
            <w:ins w:id="2981" w:author="Bùi Anh Quốc" w:date="2025-08-02T14:57:00Z">
              <w:r w:rsidRPr="006D4348">
                <w:rPr>
                  <w:rFonts w:ascii="Times New Roman" w:hAnsi="Times New Roman" w:cs="Times New Roman"/>
                  <w:b/>
                  <w:bCs/>
                  <w:sz w:val="26"/>
                  <w:szCs w:val="26"/>
                  <w:rPrChange w:id="2982" w:author="Bùi Anh Quốc" w:date="2025-08-02T15:45:00Z">
                    <w:rPr>
                      <w:b/>
                      <w:bCs/>
                    </w:rPr>
                  </w:rPrChange>
                </w:rPr>
                <w:t>Vì sao là khách hàng</w:t>
              </w:r>
            </w:ins>
          </w:p>
        </w:tc>
        <w:tc>
          <w:tcPr>
            <w:tcW w:w="0" w:type="auto"/>
            <w:vAlign w:val="center"/>
            <w:hideMark/>
          </w:tcPr>
          <w:p w14:paraId="331E7954" w14:textId="77777777" w:rsidR="002451F3" w:rsidRPr="006D4348" w:rsidRDefault="002451F3">
            <w:pPr>
              <w:jc w:val="both"/>
              <w:rPr>
                <w:ins w:id="2983" w:author="Bùi Anh Quốc" w:date="2025-08-02T14:57:00Z"/>
                <w:rFonts w:ascii="Times New Roman" w:hAnsi="Times New Roman" w:cs="Times New Roman"/>
                <w:b/>
                <w:bCs/>
                <w:sz w:val="26"/>
                <w:szCs w:val="26"/>
                <w:rPrChange w:id="2984" w:author="Bùi Anh Quốc" w:date="2025-08-02T15:45:00Z">
                  <w:rPr>
                    <w:ins w:id="2985" w:author="Bùi Anh Quốc" w:date="2025-08-02T14:57:00Z"/>
                    <w:b/>
                    <w:bCs/>
                  </w:rPr>
                </w:rPrChange>
              </w:rPr>
              <w:pPrChange w:id="2986" w:author="Bùi Anh Quốc" w:date="2025-08-02T15:01:00Z">
                <w:pPr/>
              </w:pPrChange>
            </w:pPr>
            <w:ins w:id="2987" w:author="Bùi Anh Quốc" w:date="2025-08-02T14:57:00Z">
              <w:r w:rsidRPr="006D4348">
                <w:rPr>
                  <w:rFonts w:ascii="Times New Roman" w:hAnsi="Times New Roman" w:cs="Times New Roman"/>
                  <w:b/>
                  <w:bCs/>
                  <w:sz w:val="26"/>
                  <w:szCs w:val="26"/>
                  <w:rPrChange w:id="2988" w:author="Bùi Anh Quốc" w:date="2025-08-02T15:45:00Z">
                    <w:rPr>
                      <w:b/>
                      <w:bCs/>
                    </w:rPr>
                  </w:rPrChange>
                </w:rPr>
                <w:t>Họ được gì</w:t>
              </w:r>
            </w:ins>
          </w:p>
        </w:tc>
      </w:tr>
      <w:tr w:rsidR="006E7830" w:rsidRPr="006D4348" w14:paraId="739818AB" w14:textId="77777777" w:rsidTr="00097D16">
        <w:trPr>
          <w:tblCellSpacing w:w="15" w:type="dxa"/>
          <w:ins w:id="2989" w:author="Bùi Anh Quốc" w:date="2025-08-02T14:57:00Z"/>
        </w:trPr>
        <w:tc>
          <w:tcPr>
            <w:tcW w:w="0" w:type="auto"/>
            <w:vAlign w:val="center"/>
            <w:hideMark/>
          </w:tcPr>
          <w:p w14:paraId="232046E5" w14:textId="77777777" w:rsidR="002451F3" w:rsidRPr="006D4348" w:rsidRDefault="002451F3">
            <w:pPr>
              <w:jc w:val="both"/>
              <w:rPr>
                <w:ins w:id="2990" w:author="Bùi Anh Quốc" w:date="2025-08-02T14:57:00Z"/>
                <w:rFonts w:ascii="Times New Roman" w:hAnsi="Times New Roman" w:cs="Times New Roman"/>
                <w:sz w:val="26"/>
                <w:szCs w:val="26"/>
                <w:rPrChange w:id="2991" w:author="Bùi Anh Quốc" w:date="2025-08-02T15:45:00Z">
                  <w:rPr>
                    <w:ins w:id="2992" w:author="Bùi Anh Quốc" w:date="2025-08-02T14:57:00Z"/>
                  </w:rPr>
                </w:rPrChange>
              </w:rPr>
              <w:pPrChange w:id="2993" w:author="Bùi Anh Quốc" w:date="2025-08-02T15:01:00Z">
                <w:pPr/>
              </w:pPrChange>
            </w:pPr>
            <w:ins w:id="2994" w:author="Bùi Anh Quốc" w:date="2025-08-02T14:57:00Z">
              <w:r w:rsidRPr="006D4348">
                <w:rPr>
                  <w:rFonts w:ascii="Times New Roman" w:hAnsi="Times New Roman" w:cs="Times New Roman"/>
                  <w:sz w:val="26"/>
                  <w:szCs w:val="26"/>
                  <w:rPrChange w:id="2995" w:author="Bùi Anh Quốc" w:date="2025-08-02T15:45:00Z">
                    <w:rPr/>
                  </w:rPrChange>
                </w:rPr>
                <w:t>Phòng mua hàng</w:t>
              </w:r>
            </w:ins>
          </w:p>
        </w:tc>
        <w:tc>
          <w:tcPr>
            <w:tcW w:w="0" w:type="auto"/>
            <w:vAlign w:val="center"/>
            <w:hideMark/>
          </w:tcPr>
          <w:p w14:paraId="284C974F" w14:textId="77777777" w:rsidR="002451F3" w:rsidRPr="006D4348" w:rsidRDefault="002451F3">
            <w:pPr>
              <w:jc w:val="both"/>
              <w:rPr>
                <w:ins w:id="2996" w:author="Bùi Anh Quốc" w:date="2025-08-02T14:57:00Z"/>
                <w:rFonts w:ascii="Times New Roman" w:hAnsi="Times New Roman" w:cs="Times New Roman"/>
                <w:sz w:val="26"/>
                <w:szCs w:val="26"/>
                <w:rPrChange w:id="2997" w:author="Bùi Anh Quốc" w:date="2025-08-02T15:45:00Z">
                  <w:rPr>
                    <w:ins w:id="2998" w:author="Bùi Anh Quốc" w:date="2025-08-02T14:57:00Z"/>
                  </w:rPr>
                </w:rPrChange>
              </w:rPr>
              <w:pPrChange w:id="2999" w:author="Bùi Anh Quốc" w:date="2025-08-02T15:01:00Z">
                <w:pPr/>
              </w:pPrChange>
            </w:pPr>
            <w:ins w:id="3000" w:author="Bùi Anh Quốc" w:date="2025-08-02T14:57:00Z">
              <w:r w:rsidRPr="006D4348">
                <w:rPr>
                  <w:rFonts w:ascii="Times New Roman" w:hAnsi="Times New Roman" w:cs="Times New Roman"/>
                  <w:sz w:val="26"/>
                  <w:szCs w:val="26"/>
                  <w:rPrChange w:id="3001" w:author="Bùi Anh Quốc" w:date="2025-08-02T15:45:00Z">
                    <w:rPr/>
                  </w:rPrChange>
                </w:rPr>
                <w:t>Dựa vào quy trình để chọn đúng NCC</w:t>
              </w:r>
            </w:ins>
          </w:p>
        </w:tc>
        <w:tc>
          <w:tcPr>
            <w:tcW w:w="0" w:type="auto"/>
            <w:vAlign w:val="center"/>
            <w:hideMark/>
          </w:tcPr>
          <w:p w14:paraId="1D557C8E" w14:textId="77777777" w:rsidR="002451F3" w:rsidRPr="006D4348" w:rsidRDefault="002451F3">
            <w:pPr>
              <w:jc w:val="both"/>
              <w:rPr>
                <w:ins w:id="3002" w:author="Bùi Anh Quốc" w:date="2025-08-02T14:57:00Z"/>
                <w:rFonts w:ascii="Times New Roman" w:hAnsi="Times New Roman" w:cs="Times New Roman"/>
                <w:sz w:val="26"/>
                <w:szCs w:val="26"/>
                <w:rPrChange w:id="3003" w:author="Bùi Anh Quốc" w:date="2025-08-02T15:45:00Z">
                  <w:rPr>
                    <w:ins w:id="3004" w:author="Bùi Anh Quốc" w:date="2025-08-02T14:57:00Z"/>
                  </w:rPr>
                </w:rPrChange>
              </w:rPr>
              <w:pPrChange w:id="3005" w:author="Bùi Anh Quốc" w:date="2025-08-02T15:01:00Z">
                <w:pPr/>
              </w:pPrChange>
            </w:pPr>
            <w:ins w:id="3006" w:author="Bùi Anh Quốc" w:date="2025-08-02T14:57:00Z">
              <w:r w:rsidRPr="006D4348">
                <w:rPr>
                  <w:rFonts w:ascii="Times New Roman" w:hAnsi="Times New Roman" w:cs="Times New Roman"/>
                  <w:sz w:val="26"/>
                  <w:szCs w:val="26"/>
                  <w:rPrChange w:id="3007" w:author="Bùi Anh Quốc" w:date="2025-08-02T15:45:00Z">
                    <w:rPr/>
                  </w:rPrChange>
                </w:rPr>
                <w:t>Giảm rủi ro mua hàng, tăng uy tín nội bộ</w:t>
              </w:r>
            </w:ins>
          </w:p>
        </w:tc>
      </w:tr>
      <w:tr w:rsidR="006E7830" w:rsidRPr="006D4348" w14:paraId="1835A05E" w14:textId="77777777" w:rsidTr="00097D16">
        <w:trPr>
          <w:tblCellSpacing w:w="15" w:type="dxa"/>
          <w:ins w:id="3008" w:author="Bùi Anh Quốc" w:date="2025-08-02T14:57:00Z"/>
        </w:trPr>
        <w:tc>
          <w:tcPr>
            <w:tcW w:w="0" w:type="auto"/>
            <w:vAlign w:val="center"/>
            <w:hideMark/>
          </w:tcPr>
          <w:p w14:paraId="2CF74418" w14:textId="77777777" w:rsidR="002451F3" w:rsidRPr="006D4348" w:rsidRDefault="002451F3">
            <w:pPr>
              <w:jc w:val="both"/>
              <w:rPr>
                <w:ins w:id="3009" w:author="Bùi Anh Quốc" w:date="2025-08-02T14:57:00Z"/>
                <w:rFonts w:ascii="Times New Roman" w:hAnsi="Times New Roman" w:cs="Times New Roman"/>
                <w:sz w:val="26"/>
                <w:szCs w:val="26"/>
                <w:rPrChange w:id="3010" w:author="Bùi Anh Quốc" w:date="2025-08-02T15:45:00Z">
                  <w:rPr>
                    <w:ins w:id="3011" w:author="Bùi Anh Quốc" w:date="2025-08-02T14:57:00Z"/>
                  </w:rPr>
                </w:rPrChange>
              </w:rPr>
              <w:pPrChange w:id="3012" w:author="Bùi Anh Quốc" w:date="2025-08-02T15:01:00Z">
                <w:pPr/>
              </w:pPrChange>
            </w:pPr>
            <w:ins w:id="3013" w:author="Bùi Anh Quốc" w:date="2025-08-02T14:57:00Z">
              <w:r w:rsidRPr="006D4348">
                <w:rPr>
                  <w:rFonts w:ascii="Times New Roman" w:hAnsi="Times New Roman" w:cs="Times New Roman"/>
                  <w:sz w:val="26"/>
                  <w:szCs w:val="26"/>
                  <w:rPrChange w:id="3014" w:author="Bùi Anh Quốc" w:date="2025-08-02T15:45:00Z">
                    <w:rPr/>
                  </w:rPrChange>
                </w:rPr>
                <w:t>Bộ phận vận hành kho</w:t>
              </w:r>
            </w:ins>
          </w:p>
        </w:tc>
        <w:tc>
          <w:tcPr>
            <w:tcW w:w="0" w:type="auto"/>
            <w:vAlign w:val="center"/>
            <w:hideMark/>
          </w:tcPr>
          <w:p w14:paraId="24FC1CD2" w14:textId="77777777" w:rsidR="002451F3" w:rsidRPr="006D4348" w:rsidRDefault="002451F3">
            <w:pPr>
              <w:jc w:val="both"/>
              <w:rPr>
                <w:ins w:id="3015" w:author="Bùi Anh Quốc" w:date="2025-08-02T14:57:00Z"/>
                <w:rFonts w:ascii="Times New Roman" w:hAnsi="Times New Roman" w:cs="Times New Roman"/>
                <w:sz w:val="26"/>
                <w:szCs w:val="26"/>
                <w:rPrChange w:id="3016" w:author="Bùi Anh Quốc" w:date="2025-08-02T15:45:00Z">
                  <w:rPr>
                    <w:ins w:id="3017" w:author="Bùi Anh Quốc" w:date="2025-08-02T14:57:00Z"/>
                  </w:rPr>
                </w:rPrChange>
              </w:rPr>
              <w:pPrChange w:id="3018" w:author="Bùi Anh Quốc" w:date="2025-08-02T15:01:00Z">
                <w:pPr/>
              </w:pPrChange>
            </w:pPr>
            <w:ins w:id="3019" w:author="Bùi Anh Quốc" w:date="2025-08-02T14:57:00Z">
              <w:r w:rsidRPr="006D4348">
                <w:rPr>
                  <w:rFonts w:ascii="Times New Roman" w:hAnsi="Times New Roman" w:cs="Times New Roman"/>
                  <w:sz w:val="26"/>
                  <w:szCs w:val="26"/>
                  <w:rPrChange w:id="3020" w:author="Bùi Anh Quốc" w:date="2025-08-02T15:45:00Z">
                    <w:rPr/>
                  </w:rPrChange>
                </w:rPr>
                <w:t>Phụ thuộc chất lượng &amp; thời gian giao hàng của NCC</w:t>
              </w:r>
            </w:ins>
          </w:p>
        </w:tc>
        <w:tc>
          <w:tcPr>
            <w:tcW w:w="0" w:type="auto"/>
            <w:vAlign w:val="center"/>
            <w:hideMark/>
          </w:tcPr>
          <w:p w14:paraId="76EA5E6E" w14:textId="77777777" w:rsidR="002451F3" w:rsidRPr="006D4348" w:rsidRDefault="002451F3">
            <w:pPr>
              <w:jc w:val="both"/>
              <w:rPr>
                <w:ins w:id="3021" w:author="Bùi Anh Quốc" w:date="2025-08-02T14:57:00Z"/>
                <w:rFonts w:ascii="Times New Roman" w:hAnsi="Times New Roman" w:cs="Times New Roman"/>
                <w:sz w:val="26"/>
                <w:szCs w:val="26"/>
                <w:rPrChange w:id="3022" w:author="Bùi Anh Quốc" w:date="2025-08-02T15:45:00Z">
                  <w:rPr>
                    <w:ins w:id="3023" w:author="Bùi Anh Quốc" w:date="2025-08-02T14:57:00Z"/>
                  </w:rPr>
                </w:rPrChange>
              </w:rPr>
              <w:pPrChange w:id="3024" w:author="Bùi Anh Quốc" w:date="2025-08-02T15:01:00Z">
                <w:pPr/>
              </w:pPrChange>
            </w:pPr>
            <w:ins w:id="3025" w:author="Bùi Anh Quốc" w:date="2025-08-02T14:57:00Z">
              <w:r w:rsidRPr="006D4348">
                <w:rPr>
                  <w:rFonts w:ascii="Times New Roman" w:hAnsi="Times New Roman" w:cs="Times New Roman"/>
                  <w:sz w:val="26"/>
                  <w:szCs w:val="26"/>
                  <w:rPrChange w:id="3026" w:author="Bùi Anh Quốc" w:date="2025-08-02T15:45:00Z">
                    <w:rPr/>
                  </w:rPrChange>
                </w:rPr>
                <w:t>Dễ sắp xếp kho, giảm lỗi</w:t>
              </w:r>
            </w:ins>
          </w:p>
        </w:tc>
      </w:tr>
      <w:tr w:rsidR="006E7830" w:rsidRPr="006D4348" w14:paraId="26D4B856" w14:textId="77777777" w:rsidTr="00097D16">
        <w:trPr>
          <w:tblCellSpacing w:w="15" w:type="dxa"/>
          <w:ins w:id="3027" w:author="Bùi Anh Quốc" w:date="2025-08-02T14:57:00Z"/>
        </w:trPr>
        <w:tc>
          <w:tcPr>
            <w:tcW w:w="0" w:type="auto"/>
            <w:vAlign w:val="center"/>
            <w:hideMark/>
          </w:tcPr>
          <w:p w14:paraId="5C55FA1B" w14:textId="77777777" w:rsidR="002451F3" w:rsidRPr="006D4348" w:rsidRDefault="002451F3">
            <w:pPr>
              <w:jc w:val="both"/>
              <w:rPr>
                <w:ins w:id="3028" w:author="Bùi Anh Quốc" w:date="2025-08-02T14:57:00Z"/>
                <w:rFonts w:ascii="Times New Roman" w:hAnsi="Times New Roman" w:cs="Times New Roman"/>
                <w:sz w:val="26"/>
                <w:szCs w:val="26"/>
                <w:rPrChange w:id="3029" w:author="Bùi Anh Quốc" w:date="2025-08-02T15:45:00Z">
                  <w:rPr>
                    <w:ins w:id="3030" w:author="Bùi Anh Quốc" w:date="2025-08-02T14:57:00Z"/>
                  </w:rPr>
                </w:rPrChange>
              </w:rPr>
              <w:pPrChange w:id="3031" w:author="Bùi Anh Quốc" w:date="2025-08-02T15:01:00Z">
                <w:pPr/>
              </w:pPrChange>
            </w:pPr>
            <w:ins w:id="3032" w:author="Bùi Anh Quốc" w:date="2025-08-02T14:57:00Z">
              <w:r w:rsidRPr="006D4348">
                <w:rPr>
                  <w:rFonts w:ascii="Times New Roman" w:hAnsi="Times New Roman" w:cs="Times New Roman"/>
                  <w:sz w:val="26"/>
                  <w:szCs w:val="26"/>
                  <w:rPrChange w:id="3033" w:author="Bùi Anh Quốc" w:date="2025-08-02T15:45:00Z">
                    <w:rPr/>
                  </w:rPrChange>
                </w:rPr>
                <w:t>Bộ phận tài chính</w:t>
              </w:r>
            </w:ins>
          </w:p>
        </w:tc>
        <w:tc>
          <w:tcPr>
            <w:tcW w:w="0" w:type="auto"/>
            <w:vAlign w:val="center"/>
            <w:hideMark/>
          </w:tcPr>
          <w:p w14:paraId="6968D458" w14:textId="77777777" w:rsidR="002451F3" w:rsidRPr="006D4348" w:rsidRDefault="002451F3">
            <w:pPr>
              <w:jc w:val="both"/>
              <w:rPr>
                <w:ins w:id="3034" w:author="Bùi Anh Quốc" w:date="2025-08-02T14:57:00Z"/>
                <w:rFonts w:ascii="Times New Roman" w:hAnsi="Times New Roman" w:cs="Times New Roman"/>
                <w:sz w:val="26"/>
                <w:szCs w:val="26"/>
                <w:rPrChange w:id="3035" w:author="Bùi Anh Quốc" w:date="2025-08-02T15:45:00Z">
                  <w:rPr>
                    <w:ins w:id="3036" w:author="Bùi Anh Quốc" w:date="2025-08-02T14:57:00Z"/>
                  </w:rPr>
                </w:rPrChange>
              </w:rPr>
              <w:pPrChange w:id="3037" w:author="Bùi Anh Quốc" w:date="2025-08-02T15:01:00Z">
                <w:pPr/>
              </w:pPrChange>
            </w:pPr>
            <w:ins w:id="3038" w:author="Bùi Anh Quốc" w:date="2025-08-02T14:57:00Z">
              <w:r w:rsidRPr="006D4348">
                <w:rPr>
                  <w:rFonts w:ascii="Times New Roman" w:hAnsi="Times New Roman" w:cs="Times New Roman"/>
                  <w:sz w:val="26"/>
                  <w:szCs w:val="26"/>
                  <w:rPrChange w:id="3039" w:author="Bùi Anh Quốc" w:date="2025-08-02T15:45:00Z">
                    <w:rPr/>
                  </w:rPrChange>
                </w:rPr>
                <w:t>Cần NCC đáng tin để đảm bảo thanh toán đúng</w:t>
              </w:r>
            </w:ins>
          </w:p>
        </w:tc>
        <w:tc>
          <w:tcPr>
            <w:tcW w:w="0" w:type="auto"/>
            <w:vAlign w:val="center"/>
            <w:hideMark/>
          </w:tcPr>
          <w:p w14:paraId="75A71B71" w14:textId="77777777" w:rsidR="002451F3" w:rsidRPr="006D4348" w:rsidRDefault="002451F3">
            <w:pPr>
              <w:jc w:val="both"/>
              <w:rPr>
                <w:ins w:id="3040" w:author="Bùi Anh Quốc" w:date="2025-08-02T14:57:00Z"/>
                <w:rFonts w:ascii="Times New Roman" w:hAnsi="Times New Roman" w:cs="Times New Roman"/>
                <w:sz w:val="26"/>
                <w:szCs w:val="26"/>
                <w:rPrChange w:id="3041" w:author="Bùi Anh Quốc" w:date="2025-08-02T15:45:00Z">
                  <w:rPr>
                    <w:ins w:id="3042" w:author="Bùi Anh Quốc" w:date="2025-08-02T14:57:00Z"/>
                  </w:rPr>
                </w:rPrChange>
              </w:rPr>
              <w:pPrChange w:id="3043" w:author="Bùi Anh Quốc" w:date="2025-08-02T15:01:00Z">
                <w:pPr/>
              </w:pPrChange>
            </w:pPr>
            <w:ins w:id="3044" w:author="Bùi Anh Quốc" w:date="2025-08-02T14:57:00Z">
              <w:r w:rsidRPr="006D4348">
                <w:rPr>
                  <w:rFonts w:ascii="Times New Roman" w:hAnsi="Times New Roman" w:cs="Times New Roman"/>
                  <w:sz w:val="26"/>
                  <w:szCs w:val="26"/>
                  <w:rPrChange w:id="3045" w:author="Bùi Anh Quốc" w:date="2025-08-02T15:45:00Z">
                    <w:rPr/>
                  </w:rPrChange>
                </w:rPr>
                <w:t>Tăng minh bạch tài chính</w:t>
              </w:r>
            </w:ins>
          </w:p>
        </w:tc>
      </w:tr>
      <w:tr w:rsidR="006E7830" w:rsidRPr="006D4348" w14:paraId="618D529D" w14:textId="77777777" w:rsidTr="00097D16">
        <w:trPr>
          <w:tblCellSpacing w:w="15" w:type="dxa"/>
          <w:ins w:id="3046" w:author="Bùi Anh Quốc" w:date="2025-08-02T14:57:00Z"/>
        </w:trPr>
        <w:tc>
          <w:tcPr>
            <w:tcW w:w="0" w:type="auto"/>
            <w:vAlign w:val="center"/>
            <w:hideMark/>
          </w:tcPr>
          <w:p w14:paraId="49B07F80" w14:textId="77777777" w:rsidR="002451F3" w:rsidRPr="006D4348" w:rsidRDefault="002451F3">
            <w:pPr>
              <w:jc w:val="both"/>
              <w:rPr>
                <w:ins w:id="3047" w:author="Bùi Anh Quốc" w:date="2025-08-02T14:57:00Z"/>
                <w:rFonts w:ascii="Times New Roman" w:hAnsi="Times New Roman" w:cs="Times New Roman"/>
                <w:sz w:val="26"/>
                <w:szCs w:val="26"/>
                <w:rPrChange w:id="3048" w:author="Bùi Anh Quốc" w:date="2025-08-02T15:45:00Z">
                  <w:rPr>
                    <w:ins w:id="3049" w:author="Bùi Anh Quốc" w:date="2025-08-02T14:57:00Z"/>
                  </w:rPr>
                </w:rPrChange>
              </w:rPr>
              <w:pPrChange w:id="3050" w:author="Bùi Anh Quốc" w:date="2025-08-02T15:01:00Z">
                <w:pPr/>
              </w:pPrChange>
            </w:pPr>
            <w:ins w:id="3051" w:author="Bùi Anh Quốc" w:date="2025-08-02T14:57:00Z">
              <w:r w:rsidRPr="006D4348">
                <w:rPr>
                  <w:rFonts w:ascii="Times New Roman" w:hAnsi="Times New Roman" w:cs="Times New Roman"/>
                  <w:sz w:val="26"/>
                  <w:szCs w:val="26"/>
                  <w:rPrChange w:id="3052" w:author="Bùi Anh Quốc" w:date="2025-08-02T15:45:00Z">
                    <w:rPr/>
                  </w:rPrChange>
                </w:rPr>
                <w:t>Bộ phận pháp lý / kiểm soát</w:t>
              </w:r>
            </w:ins>
          </w:p>
        </w:tc>
        <w:tc>
          <w:tcPr>
            <w:tcW w:w="0" w:type="auto"/>
            <w:vAlign w:val="center"/>
            <w:hideMark/>
          </w:tcPr>
          <w:p w14:paraId="13183D8D" w14:textId="77777777" w:rsidR="002451F3" w:rsidRPr="006D4348" w:rsidRDefault="002451F3">
            <w:pPr>
              <w:jc w:val="both"/>
              <w:rPr>
                <w:ins w:id="3053" w:author="Bùi Anh Quốc" w:date="2025-08-02T14:57:00Z"/>
                <w:rFonts w:ascii="Times New Roman" w:hAnsi="Times New Roman" w:cs="Times New Roman"/>
                <w:sz w:val="26"/>
                <w:szCs w:val="26"/>
                <w:rPrChange w:id="3054" w:author="Bùi Anh Quốc" w:date="2025-08-02T15:45:00Z">
                  <w:rPr>
                    <w:ins w:id="3055" w:author="Bùi Anh Quốc" w:date="2025-08-02T14:57:00Z"/>
                  </w:rPr>
                </w:rPrChange>
              </w:rPr>
              <w:pPrChange w:id="3056" w:author="Bùi Anh Quốc" w:date="2025-08-02T15:01:00Z">
                <w:pPr/>
              </w:pPrChange>
            </w:pPr>
            <w:ins w:id="3057" w:author="Bùi Anh Quốc" w:date="2025-08-02T14:57:00Z">
              <w:r w:rsidRPr="006D4348">
                <w:rPr>
                  <w:rFonts w:ascii="Times New Roman" w:hAnsi="Times New Roman" w:cs="Times New Roman"/>
                  <w:sz w:val="26"/>
                  <w:szCs w:val="26"/>
                  <w:rPrChange w:id="3058" w:author="Bùi Anh Quốc" w:date="2025-08-02T15:45:00Z">
                    <w:rPr/>
                  </w:rPrChange>
                </w:rPr>
                <w:t>Quản trị rủi ro hợp đồng, trách nhiệm pháp lý</w:t>
              </w:r>
            </w:ins>
          </w:p>
        </w:tc>
        <w:tc>
          <w:tcPr>
            <w:tcW w:w="0" w:type="auto"/>
            <w:vAlign w:val="center"/>
            <w:hideMark/>
          </w:tcPr>
          <w:p w14:paraId="23FDFADA" w14:textId="77777777" w:rsidR="002451F3" w:rsidRPr="006D4348" w:rsidRDefault="002451F3">
            <w:pPr>
              <w:jc w:val="both"/>
              <w:rPr>
                <w:ins w:id="3059" w:author="Bùi Anh Quốc" w:date="2025-08-02T14:57:00Z"/>
                <w:rFonts w:ascii="Times New Roman" w:hAnsi="Times New Roman" w:cs="Times New Roman"/>
                <w:sz w:val="26"/>
                <w:szCs w:val="26"/>
                <w:rPrChange w:id="3060" w:author="Bùi Anh Quốc" w:date="2025-08-02T15:45:00Z">
                  <w:rPr>
                    <w:ins w:id="3061" w:author="Bùi Anh Quốc" w:date="2025-08-02T14:57:00Z"/>
                  </w:rPr>
                </w:rPrChange>
              </w:rPr>
              <w:pPrChange w:id="3062" w:author="Bùi Anh Quốc" w:date="2025-08-02T15:01:00Z">
                <w:pPr/>
              </w:pPrChange>
            </w:pPr>
            <w:ins w:id="3063" w:author="Bùi Anh Quốc" w:date="2025-08-02T14:57:00Z">
              <w:r w:rsidRPr="006D4348">
                <w:rPr>
                  <w:rFonts w:ascii="Times New Roman" w:hAnsi="Times New Roman" w:cs="Times New Roman"/>
                  <w:sz w:val="26"/>
                  <w:szCs w:val="26"/>
                  <w:rPrChange w:id="3064" w:author="Bùi Anh Quốc" w:date="2025-08-02T15:45:00Z">
                    <w:rPr/>
                  </w:rPrChange>
                </w:rPr>
                <w:t>Tránh kiện tụng và mất uy tín</w:t>
              </w:r>
            </w:ins>
          </w:p>
        </w:tc>
      </w:tr>
      <w:tr w:rsidR="006E7830" w:rsidRPr="006D4348" w14:paraId="594B5959" w14:textId="77777777" w:rsidTr="00097D16">
        <w:trPr>
          <w:tblCellSpacing w:w="15" w:type="dxa"/>
          <w:ins w:id="3065" w:author="Bùi Anh Quốc" w:date="2025-08-02T14:57:00Z"/>
        </w:trPr>
        <w:tc>
          <w:tcPr>
            <w:tcW w:w="0" w:type="auto"/>
            <w:vAlign w:val="center"/>
            <w:hideMark/>
          </w:tcPr>
          <w:p w14:paraId="05A72D93" w14:textId="77777777" w:rsidR="002451F3" w:rsidRPr="006D4348" w:rsidRDefault="002451F3">
            <w:pPr>
              <w:jc w:val="both"/>
              <w:rPr>
                <w:ins w:id="3066" w:author="Bùi Anh Quốc" w:date="2025-08-02T14:57:00Z"/>
                <w:rFonts w:ascii="Times New Roman" w:hAnsi="Times New Roman" w:cs="Times New Roman"/>
                <w:sz w:val="26"/>
                <w:szCs w:val="26"/>
                <w:rPrChange w:id="3067" w:author="Bùi Anh Quốc" w:date="2025-08-02T15:45:00Z">
                  <w:rPr>
                    <w:ins w:id="3068" w:author="Bùi Anh Quốc" w:date="2025-08-02T14:57:00Z"/>
                  </w:rPr>
                </w:rPrChange>
              </w:rPr>
              <w:pPrChange w:id="3069" w:author="Bùi Anh Quốc" w:date="2025-08-02T15:01:00Z">
                <w:pPr/>
              </w:pPrChange>
            </w:pPr>
            <w:ins w:id="3070" w:author="Bùi Anh Quốc" w:date="2025-08-02T14:57:00Z">
              <w:r w:rsidRPr="006D4348">
                <w:rPr>
                  <w:rFonts w:ascii="Times New Roman" w:hAnsi="Times New Roman" w:cs="Times New Roman"/>
                  <w:sz w:val="26"/>
                  <w:szCs w:val="26"/>
                  <w:rPrChange w:id="3071" w:author="Bùi Anh Quốc" w:date="2025-08-02T15:45:00Z">
                    <w:rPr/>
                  </w:rPrChange>
                </w:rPr>
                <w:t>Ban điều hành</w:t>
              </w:r>
            </w:ins>
          </w:p>
        </w:tc>
        <w:tc>
          <w:tcPr>
            <w:tcW w:w="0" w:type="auto"/>
            <w:vAlign w:val="center"/>
            <w:hideMark/>
          </w:tcPr>
          <w:p w14:paraId="798C2063" w14:textId="77777777" w:rsidR="002451F3" w:rsidRPr="006D4348" w:rsidRDefault="002451F3">
            <w:pPr>
              <w:jc w:val="both"/>
              <w:rPr>
                <w:ins w:id="3072" w:author="Bùi Anh Quốc" w:date="2025-08-02T14:57:00Z"/>
                <w:rFonts w:ascii="Times New Roman" w:hAnsi="Times New Roman" w:cs="Times New Roman"/>
                <w:sz w:val="26"/>
                <w:szCs w:val="26"/>
                <w:rPrChange w:id="3073" w:author="Bùi Anh Quốc" w:date="2025-08-02T15:45:00Z">
                  <w:rPr>
                    <w:ins w:id="3074" w:author="Bùi Anh Quốc" w:date="2025-08-02T14:57:00Z"/>
                  </w:rPr>
                </w:rPrChange>
              </w:rPr>
              <w:pPrChange w:id="3075" w:author="Bùi Anh Quốc" w:date="2025-08-02T15:01:00Z">
                <w:pPr/>
              </w:pPrChange>
            </w:pPr>
            <w:ins w:id="3076" w:author="Bùi Anh Quốc" w:date="2025-08-02T14:57:00Z">
              <w:r w:rsidRPr="006D4348">
                <w:rPr>
                  <w:rFonts w:ascii="Times New Roman" w:hAnsi="Times New Roman" w:cs="Times New Roman"/>
                  <w:sz w:val="26"/>
                  <w:szCs w:val="26"/>
                  <w:rPrChange w:id="3077" w:author="Bùi Anh Quốc" w:date="2025-08-02T15:45:00Z">
                    <w:rPr/>
                  </w:rPrChange>
                </w:rPr>
                <w:t>Tổng quan hiệu suất NCC → ảnh hưởng vận hành toàn chuỗi</w:t>
              </w:r>
            </w:ins>
          </w:p>
        </w:tc>
        <w:tc>
          <w:tcPr>
            <w:tcW w:w="0" w:type="auto"/>
            <w:vAlign w:val="center"/>
            <w:hideMark/>
          </w:tcPr>
          <w:p w14:paraId="0FC37AD1" w14:textId="77777777" w:rsidR="002451F3" w:rsidRPr="006D4348" w:rsidRDefault="002451F3">
            <w:pPr>
              <w:jc w:val="both"/>
              <w:rPr>
                <w:ins w:id="3078" w:author="Bùi Anh Quốc" w:date="2025-08-02T14:57:00Z"/>
                <w:rFonts w:ascii="Times New Roman" w:hAnsi="Times New Roman" w:cs="Times New Roman"/>
                <w:sz w:val="26"/>
                <w:szCs w:val="26"/>
                <w:rPrChange w:id="3079" w:author="Bùi Anh Quốc" w:date="2025-08-02T15:45:00Z">
                  <w:rPr>
                    <w:ins w:id="3080" w:author="Bùi Anh Quốc" w:date="2025-08-02T14:57:00Z"/>
                  </w:rPr>
                </w:rPrChange>
              </w:rPr>
              <w:pPrChange w:id="3081" w:author="Bùi Anh Quốc" w:date="2025-08-02T15:01:00Z">
                <w:pPr/>
              </w:pPrChange>
            </w:pPr>
            <w:ins w:id="3082" w:author="Bùi Anh Quốc" w:date="2025-08-02T14:57:00Z">
              <w:r w:rsidRPr="006D4348">
                <w:rPr>
                  <w:rFonts w:ascii="Times New Roman" w:hAnsi="Times New Roman" w:cs="Times New Roman"/>
                  <w:sz w:val="26"/>
                  <w:szCs w:val="26"/>
                  <w:rPrChange w:id="3083" w:author="Bùi Anh Quốc" w:date="2025-08-02T15:45:00Z">
                    <w:rPr/>
                  </w:rPrChange>
                </w:rPr>
                <w:t>Đưa ra quyết định chiến lược kịp thời</w:t>
              </w:r>
            </w:ins>
          </w:p>
        </w:tc>
      </w:tr>
    </w:tbl>
    <w:p w14:paraId="3AAF98BA" w14:textId="77777777" w:rsidR="002451F3" w:rsidRPr="006D4348" w:rsidRDefault="002451F3">
      <w:pPr>
        <w:jc w:val="both"/>
        <w:rPr>
          <w:ins w:id="3084" w:author="Bùi Anh Quốc" w:date="2025-08-02T14:57:00Z"/>
          <w:rFonts w:ascii="Times New Roman" w:hAnsi="Times New Roman" w:cs="Times New Roman"/>
          <w:sz w:val="26"/>
          <w:szCs w:val="26"/>
          <w:rPrChange w:id="3085" w:author="Bùi Anh Quốc" w:date="2025-08-02T15:45:00Z">
            <w:rPr>
              <w:ins w:id="3086" w:author="Bùi Anh Quốc" w:date="2025-08-02T14:57:00Z"/>
            </w:rPr>
          </w:rPrChange>
        </w:rPr>
        <w:pPrChange w:id="3087" w:author="Bùi Anh Quốc" w:date="2025-08-02T15:01:00Z">
          <w:pPr/>
        </w:pPrChange>
      </w:pPr>
    </w:p>
    <w:p w14:paraId="7D82F8E6" w14:textId="77777777" w:rsidR="002451F3" w:rsidRPr="006D4348" w:rsidRDefault="002451F3">
      <w:pPr>
        <w:pStyle w:val="Heading4"/>
        <w:jc w:val="both"/>
        <w:rPr>
          <w:ins w:id="3088" w:author="Bùi Anh Quốc" w:date="2025-08-02T14:57:00Z"/>
          <w:rFonts w:ascii="Times New Roman" w:hAnsi="Times New Roman" w:cs="Times New Roman"/>
          <w:b/>
          <w:bCs/>
          <w:i w:val="0"/>
          <w:iCs w:val="0"/>
          <w:color w:val="auto"/>
          <w:sz w:val="26"/>
          <w:szCs w:val="26"/>
          <w:rPrChange w:id="3089" w:author="Bùi Anh Quốc" w:date="2025-08-02T15:45:00Z">
            <w:rPr>
              <w:ins w:id="3090" w:author="Bùi Anh Quốc" w:date="2025-08-02T14:57:00Z"/>
            </w:rPr>
          </w:rPrChange>
        </w:rPr>
        <w:pPrChange w:id="3091" w:author="Bùi Anh Quốc" w:date="2025-08-02T15:01:00Z">
          <w:pPr>
            <w:pStyle w:val="Heading4"/>
          </w:pPr>
        </w:pPrChange>
      </w:pPr>
      <w:ins w:id="3092" w:author="Bùi Anh Quốc" w:date="2025-08-02T14:57:00Z">
        <w:r w:rsidRPr="006D4348">
          <w:rPr>
            <w:rFonts w:ascii="Times New Roman" w:hAnsi="Times New Roman" w:cs="Times New Roman"/>
            <w:b/>
            <w:bCs/>
            <w:i w:val="0"/>
            <w:iCs w:val="0"/>
            <w:color w:val="auto"/>
            <w:sz w:val="26"/>
            <w:szCs w:val="26"/>
            <w:rPrChange w:id="3093" w:author="Bùi Anh Quốc" w:date="2025-08-02T15:45:00Z">
              <w:rPr/>
            </w:rPrChange>
          </w:rPr>
          <w:t>3.6.3.3 Giá trị đem lại</w:t>
        </w:r>
      </w:ins>
    </w:p>
    <w:p w14:paraId="24938DE3" w14:textId="77777777" w:rsidR="002451F3" w:rsidRPr="006D4348" w:rsidRDefault="002451F3">
      <w:pPr>
        <w:pStyle w:val="ListParagraph"/>
        <w:numPr>
          <w:ilvl w:val="0"/>
          <w:numId w:val="122"/>
        </w:numPr>
        <w:jc w:val="both"/>
        <w:rPr>
          <w:ins w:id="3094" w:author="Bùi Anh Quốc" w:date="2025-08-02T14:57:00Z"/>
          <w:rFonts w:ascii="Times New Roman" w:hAnsi="Times New Roman" w:cs="Times New Roman"/>
          <w:sz w:val="26"/>
          <w:szCs w:val="26"/>
          <w:rPrChange w:id="3095" w:author="Bùi Anh Quốc" w:date="2025-08-02T15:45:00Z">
            <w:rPr>
              <w:ins w:id="3096" w:author="Bùi Anh Quốc" w:date="2025-08-02T14:57:00Z"/>
            </w:rPr>
          </w:rPrChange>
        </w:rPr>
        <w:pPrChange w:id="3097" w:author="Bùi Anh Quốc" w:date="2025-08-02T15:01:00Z">
          <w:pPr>
            <w:pStyle w:val="ListParagraph"/>
            <w:numPr>
              <w:numId w:val="122"/>
            </w:numPr>
            <w:ind w:left="1080" w:hanging="360"/>
          </w:pPr>
        </w:pPrChange>
      </w:pPr>
      <w:ins w:id="3098" w:author="Bùi Anh Quốc" w:date="2025-08-02T14:57:00Z">
        <w:r w:rsidRPr="006D4348">
          <w:rPr>
            <w:rFonts w:ascii="Times New Roman" w:hAnsi="Times New Roman" w:cs="Times New Roman"/>
            <w:sz w:val="26"/>
            <w:szCs w:val="26"/>
            <w:rPrChange w:id="3099" w:author="Bùi Anh Quốc" w:date="2025-08-02T15:45:00Z">
              <w:rPr/>
            </w:rPrChange>
          </w:rPr>
          <w:t>Giảm tỷ lệ lỗi hàng và khiếu nại.</w:t>
        </w:r>
      </w:ins>
    </w:p>
    <w:p w14:paraId="4BB6FA88" w14:textId="77777777" w:rsidR="002451F3" w:rsidRPr="006D4348" w:rsidRDefault="002451F3">
      <w:pPr>
        <w:pStyle w:val="ListParagraph"/>
        <w:numPr>
          <w:ilvl w:val="0"/>
          <w:numId w:val="122"/>
        </w:numPr>
        <w:jc w:val="both"/>
        <w:rPr>
          <w:ins w:id="3100" w:author="Bùi Anh Quốc" w:date="2025-08-02T14:57:00Z"/>
          <w:rFonts w:ascii="Times New Roman" w:hAnsi="Times New Roman" w:cs="Times New Roman"/>
          <w:sz w:val="26"/>
          <w:szCs w:val="26"/>
          <w:rPrChange w:id="3101" w:author="Bùi Anh Quốc" w:date="2025-08-02T15:45:00Z">
            <w:rPr>
              <w:ins w:id="3102" w:author="Bùi Anh Quốc" w:date="2025-08-02T14:57:00Z"/>
            </w:rPr>
          </w:rPrChange>
        </w:rPr>
        <w:pPrChange w:id="3103" w:author="Bùi Anh Quốc" w:date="2025-08-02T15:01:00Z">
          <w:pPr>
            <w:pStyle w:val="ListParagraph"/>
            <w:numPr>
              <w:numId w:val="122"/>
            </w:numPr>
            <w:ind w:left="1080" w:hanging="360"/>
          </w:pPr>
        </w:pPrChange>
      </w:pPr>
      <w:ins w:id="3104" w:author="Bùi Anh Quốc" w:date="2025-08-02T14:57:00Z">
        <w:r w:rsidRPr="006D4348">
          <w:rPr>
            <w:rFonts w:ascii="Times New Roman" w:hAnsi="Times New Roman" w:cs="Times New Roman"/>
            <w:sz w:val="26"/>
            <w:szCs w:val="26"/>
            <w:rPrChange w:id="3105" w:author="Bùi Anh Quốc" w:date="2025-08-02T15:45:00Z">
              <w:rPr/>
            </w:rPrChange>
          </w:rPr>
          <w:lastRenderedPageBreak/>
          <w:t>Tăng độ tin cậy và hiệu suất của chuỗi cung ứng.</w:t>
        </w:r>
      </w:ins>
    </w:p>
    <w:p w14:paraId="45B60EAB" w14:textId="77777777" w:rsidR="002451F3" w:rsidRPr="006D4348" w:rsidRDefault="002451F3">
      <w:pPr>
        <w:pStyle w:val="ListParagraph"/>
        <w:numPr>
          <w:ilvl w:val="0"/>
          <w:numId w:val="122"/>
        </w:numPr>
        <w:jc w:val="both"/>
        <w:rPr>
          <w:ins w:id="3106" w:author="Bùi Anh Quốc" w:date="2025-08-02T14:57:00Z"/>
          <w:rFonts w:ascii="Times New Roman" w:hAnsi="Times New Roman" w:cs="Times New Roman"/>
          <w:sz w:val="26"/>
          <w:szCs w:val="26"/>
          <w:rPrChange w:id="3107" w:author="Bùi Anh Quốc" w:date="2025-08-02T15:45:00Z">
            <w:rPr>
              <w:ins w:id="3108" w:author="Bùi Anh Quốc" w:date="2025-08-02T14:57:00Z"/>
            </w:rPr>
          </w:rPrChange>
        </w:rPr>
        <w:pPrChange w:id="3109" w:author="Bùi Anh Quốc" w:date="2025-08-02T15:01:00Z">
          <w:pPr>
            <w:pStyle w:val="ListParagraph"/>
            <w:numPr>
              <w:numId w:val="122"/>
            </w:numPr>
            <w:ind w:left="1080" w:hanging="360"/>
          </w:pPr>
        </w:pPrChange>
      </w:pPr>
      <w:ins w:id="3110" w:author="Bùi Anh Quốc" w:date="2025-08-02T14:57:00Z">
        <w:r w:rsidRPr="006D4348">
          <w:rPr>
            <w:rFonts w:ascii="Times New Roman" w:hAnsi="Times New Roman" w:cs="Times New Roman"/>
            <w:sz w:val="26"/>
            <w:szCs w:val="26"/>
            <w:rPrChange w:id="3111" w:author="Bùi Anh Quốc" w:date="2025-08-02T15:45:00Z">
              <w:rPr/>
            </w:rPrChange>
          </w:rPr>
          <w:t>Chuẩn hóa quy trình đánh giá và duyệt NCC.</w:t>
        </w:r>
      </w:ins>
    </w:p>
    <w:p w14:paraId="45C75243" w14:textId="6ACA5ABB" w:rsidR="002451F3" w:rsidRPr="006D4348" w:rsidRDefault="002451F3">
      <w:pPr>
        <w:pStyle w:val="ListParagraph"/>
        <w:numPr>
          <w:ilvl w:val="0"/>
          <w:numId w:val="122"/>
        </w:numPr>
        <w:jc w:val="both"/>
        <w:rPr>
          <w:ins w:id="3112" w:author="Bùi Anh Quốc" w:date="2025-08-02T14:57:00Z"/>
          <w:rFonts w:ascii="Times New Roman" w:hAnsi="Times New Roman" w:cs="Times New Roman"/>
          <w:sz w:val="26"/>
          <w:szCs w:val="26"/>
          <w:rPrChange w:id="3113" w:author="Bùi Anh Quốc" w:date="2025-08-02T15:45:00Z">
            <w:rPr>
              <w:ins w:id="3114" w:author="Bùi Anh Quốc" w:date="2025-08-02T14:57:00Z"/>
            </w:rPr>
          </w:rPrChange>
        </w:rPr>
        <w:pPrChange w:id="3115" w:author="Bùi Anh Quốc" w:date="2025-08-02T15:01:00Z">
          <w:pPr/>
        </w:pPrChange>
      </w:pPr>
      <w:ins w:id="3116" w:author="Bùi Anh Quốc" w:date="2025-08-02T14:57:00Z">
        <w:r w:rsidRPr="006D4348">
          <w:rPr>
            <w:rFonts w:ascii="Times New Roman" w:hAnsi="Times New Roman" w:cs="Times New Roman"/>
            <w:sz w:val="26"/>
            <w:szCs w:val="26"/>
            <w:rPrChange w:id="3117" w:author="Bùi Anh Quốc" w:date="2025-08-02T15:45:00Z">
              <w:rPr/>
            </w:rPrChange>
          </w:rPr>
          <w:t>Tăng khả năng đàm phán &amp; tối ưu giá cả do nắm dữ liệu lịch sử.</w:t>
        </w:r>
      </w:ins>
    </w:p>
    <w:p w14:paraId="0AABA9B0" w14:textId="3A57480B" w:rsidR="002451F3" w:rsidRPr="006D4348" w:rsidRDefault="002451F3">
      <w:pPr>
        <w:pStyle w:val="Heading4"/>
        <w:rPr>
          <w:ins w:id="3118" w:author="Bùi Anh Quốc" w:date="2025-08-02T14:57:00Z"/>
          <w:rFonts w:ascii="Times New Roman" w:hAnsi="Times New Roman" w:cs="Times New Roman"/>
          <w:b/>
          <w:bCs/>
          <w:i w:val="0"/>
          <w:iCs w:val="0"/>
          <w:color w:val="auto"/>
          <w:sz w:val="26"/>
          <w:szCs w:val="26"/>
          <w:rPrChange w:id="3119" w:author="Bùi Anh Quốc" w:date="2025-08-02T15:45:00Z">
            <w:rPr>
              <w:ins w:id="3120" w:author="Bùi Anh Quốc" w:date="2025-08-02T14:57:00Z"/>
            </w:rPr>
          </w:rPrChange>
        </w:rPr>
        <w:pPrChange w:id="3121" w:author="Bùi Anh Quốc" w:date="2025-08-02T15:05:00Z">
          <w:pPr>
            <w:pStyle w:val="Heading4"/>
            <w:numPr>
              <w:ilvl w:val="3"/>
              <w:numId w:val="123"/>
            </w:numPr>
            <w:ind w:left="2880" w:hanging="360"/>
          </w:pPr>
        </w:pPrChange>
      </w:pPr>
      <w:ins w:id="3122" w:author="Bùi Anh Quốc" w:date="2025-08-02T15:05:00Z">
        <w:r w:rsidRPr="006D4348">
          <w:rPr>
            <w:rFonts w:ascii="Times New Roman" w:hAnsi="Times New Roman" w:cs="Times New Roman"/>
            <w:b/>
            <w:bCs/>
            <w:i w:val="0"/>
            <w:iCs w:val="0"/>
            <w:color w:val="auto"/>
            <w:sz w:val="26"/>
            <w:szCs w:val="26"/>
            <w:rPrChange w:id="3123" w:author="Bùi Anh Quốc" w:date="2025-08-02T15:45:00Z">
              <w:rPr/>
            </w:rPrChange>
          </w:rPr>
          <w:t xml:space="preserve">3.6.3.4 </w:t>
        </w:r>
      </w:ins>
      <w:ins w:id="3124" w:author="Bùi Anh Quốc" w:date="2025-08-02T14:57:00Z">
        <w:r w:rsidRPr="006D4348">
          <w:rPr>
            <w:rFonts w:ascii="Times New Roman" w:hAnsi="Times New Roman" w:cs="Times New Roman"/>
            <w:b/>
            <w:bCs/>
            <w:i w:val="0"/>
            <w:iCs w:val="0"/>
            <w:color w:val="auto"/>
            <w:sz w:val="26"/>
            <w:szCs w:val="26"/>
            <w:rPrChange w:id="3125" w:author="Bùi Anh Quốc" w:date="2025-08-02T15:45:00Z">
              <w:rPr/>
            </w:rPrChange>
          </w:rPr>
          <w:t>Kết quả có thể đạt được</w:t>
        </w:r>
      </w:ins>
    </w:p>
    <w:p w14:paraId="76997424" w14:textId="77777777" w:rsidR="002451F3" w:rsidRPr="006D4348" w:rsidRDefault="002451F3">
      <w:pPr>
        <w:pStyle w:val="Heading5"/>
        <w:jc w:val="both"/>
        <w:rPr>
          <w:ins w:id="3126" w:author="Bùi Anh Quốc" w:date="2025-08-02T14:57:00Z"/>
          <w:rFonts w:ascii="Times New Roman" w:hAnsi="Times New Roman" w:cs="Times New Roman"/>
          <w:color w:val="auto"/>
          <w:sz w:val="26"/>
          <w:szCs w:val="26"/>
          <w:rPrChange w:id="3127" w:author="Bùi Anh Quốc" w:date="2025-08-02T15:45:00Z">
            <w:rPr>
              <w:ins w:id="3128" w:author="Bùi Anh Quốc" w:date="2025-08-02T14:57:00Z"/>
            </w:rPr>
          </w:rPrChange>
        </w:rPr>
        <w:pPrChange w:id="3129" w:author="Bùi Anh Quốc" w:date="2025-08-02T15:01:00Z">
          <w:pPr>
            <w:pStyle w:val="Heading5"/>
          </w:pPr>
        </w:pPrChange>
      </w:pPr>
      <w:ins w:id="3130" w:author="Bùi Anh Quốc" w:date="2025-08-02T14:57:00Z">
        <w:r w:rsidRPr="006D4348">
          <w:rPr>
            <w:rFonts w:ascii="Times New Roman" w:hAnsi="Times New Roman" w:cs="Times New Roman"/>
            <w:color w:val="auto"/>
            <w:sz w:val="26"/>
            <w:szCs w:val="26"/>
            <w:rPrChange w:id="3131" w:author="Bùi Anh Quốc" w:date="2025-08-02T15:45:00Z">
              <w:rPr/>
            </w:rPrChange>
          </w:rPr>
          <w:t>a) Định tính:</w:t>
        </w:r>
      </w:ins>
    </w:p>
    <w:p w14:paraId="7809738C" w14:textId="77777777" w:rsidR="002451F3" w:rsidRPr="006D4348" w:rsidRDefault="002451F3">
      <w:pPr>
        <w:pStyle w:val="ListParagraph"/>
        <w:numPr>
          <w:ilvl w:val="0"/>
          <w:numId w:val="124"/>
        </w:numPr>
        <w:ind w:left="1080"/>
        <w:jc w:val="both"/>
        <w:rPr>
          <w:ins w:id="3132" w:author="Bùi Anh Quốc" w:date="2025-08-02T14:57:00Z"/>
          <w:rFonts w:ascii="Times New Roman" w:hAnsi="Times New Roman" w:cs="Times New Roman"/>
          <w:sz w:val="26"/>
          <w:szCs w:val="26"/>
          <w:rPrChange w:id="3133" w:author="Bùi Anh Quốc" w:date="2025-08-02T15:45:00Z">
            <w:rPr>
              <w:ins w:id="3134" w:author="Bùi Anh Quốc" w:date="2025-08-02T14:57:00Z"/>
            </w:rPr>
          </w:rPrChange>
        </w:rPr>
        <w:pPrChange w:id="3135" w:author="Bùi Anh Quốc" w:date="2025-08-02T15:01:00Z">
          <w:pPr>
            <w:pStyle w:val="ListParagraph"/>
            <w:numPr>
              <w:numId w:val="124"/>
            </w:numPr>
            <w:ind w:left="1080" w:hanging="360"/>
          </w:pPr>
        </w:pPrChange>
      </w:pPr>
      <w:ins w:id="3136" w:author="Bùi Anh Quốc" w:date="2025-08-02T14:57:00Z">
        <w:r w:rsidRPr="006D4348">
          <w:rPr>
            <w:rFonts w:ascii="Times New Roman" w:hAnsi="Times New Roman" w:cs="Times New Roman"/>
            <w:sz w:val="26"/>
            <w:szCs w:val="26"/>
            <w:rPrChange w:id="3137" w:author="Bùi Anh Quốc" w:date="2025-08-02T15:45:00Z">
              <w:rPr/>
            </w:rPrChange>
          </w:rPr>
          <w:t>Hợp tác hiệu quả và dài hạn hơn với NCC có năng lực thực sự.</w:t>
        </w:r>
      </w:ins>
    </w:p>
    <w:p w14:paraId="1DA2C669" w14:textId="77777777" w:rsidR="002451F3" w:rsidRPr="006D4348" w:rsidRDefault="002451F3">
      <w:pPr>
        <w:pStyle w:val="ListParagraph"/>
        <w:numPr>
          <w:ilvl w:val="0"/>
          <w:numId w:val="124"/>
        </w:numPr>
        <w:ind w:left="1080"/>
        <w:jc w:val="both"/>
        <w:rPr>
          <w:ins w:id="3138" w:author="Bùi Anh Quốc" w:date="2025-08-02T14:57:00Z"/>
          <w:rFonts w:ascii="Times New Roman" w:hAnsi="Times New Roman" w:cs="Times New Roman"/>
          <w:sz w:val="26"/>
          <w:szCs w:val="26"/>
          <w:rPrChange w:id="3139" w:author="Bùi Anh Quốc" w:date="2025-08-02T15:45:00Z">
            <w:rPr>
              <w:ins w:id="3140" w:author="Bùi Anh Quốc" w:date="2025-08-02T14:57:00Z"/>
            </w:rPr>
          </w:rPrChange>
        </w:rPr>
        <w:pPrChange w:id="3141" w:author="Bùi Anh Quốc" w:date="2025-08-02T15:01:00Z">
          <w:pPr>
            <w:pStyle w:val="ListParagraph"/>
            <w:numPr>
              <w:numId w:val="124"/>
            </w:numPr>
            <w:ind w:left="1080" w:hanging="360"/>
          </w:pPr>
        </w:pPrChange>
      </w:pPr>
      <w:ins w:id="3142" w:author="Bùi Anh Quốc" w:date="2025-08-02T14:57:00Z">
        <w:r w:rsidRPr="006D4348">
          <w:rPr>
            <w:rFonts w:ascii="Times New Roman" w:hAnsi="Times New Roman" w:cs="Times New Roman"/>
            <w:sz w:val="26"/>
            <w:szCs w:val="26"/>
            <w:rPrChange w:id="3143" w:author="Bùi Anh Quốc" w:date="2025-08-02T15:45:00Z">
              <w:rPr/>
            </w:rPrChange>
          </w:rPr>
          <w:t>Các bộ phận tin tưởng hơn vào chất lượng đầu vào.</w:t>
        </w:r>
      </w:ins>
    </w:p>
    <w:p w14:paraId="08A26A10" w14:textId="77777777" w:rsidR="002451F3" w:rsidRPr="006D4348" w:rsidRDefault="002451F3">
      <w:pPr>
        <w:pStyle w:val="ListParagraph"/>
        <w:numPr>
          <w:ilvl w:val="0"/>
          <w:numId w:val="124"/>
        </w:numPr>
        <w:ind w:left="1080"/>
        <w:jc w:val="both"/>
        <w:rPr>
          <w:ins w:id="3144" w:author="Bùi Anh Quốc" w:date="2025-08-02T14:57:00Z"/>
          <w:rFonts w:ascii="Times New Roman" w:hAnsi="Times New Roman" w:cs="Times New Roman"/>
          <w:sz w:val="26"/>
          <w:szCs w:val="26"/>
          <w:rPrChange w:id="3145" w:author="Bùi Anh Quốc" w:date="2025-08-02T15:45:00Z">
            <w:rPr>
              <w:ins w:id="3146" w:author="Bùi Anh Quốc" w:date="2025-08-02T14:57:00Z"/>
            </w:rPr>
          </w:rPrChange>
        </w:rPr>
        <w:pPrChange w:id="3147" w:author="Bùi Anh Quốc" w:date="2025-08-02T15:01:00Z">
          <w:pPr>
            <w:pStyle w:val="ListParagraph"/>
            <w:numPr>
              <w:numId w:val="124"/>
            </w:numPr>
            <w:ind w:left="1080" w:hanging="360"/>
          </w:pPr>
        </w:pPrChange>
      </w:pPr>
      <w:ins w:id="3148" w:author="Bùi Anh Quốc" w:date="2025-08-02T14:57:00Z">
        <w:r w:rsidRPr="006D4348">
          <w:rPr>
            <w:rFonts w:ascii="Times New Roman" w:hAnsi="Times New Roman" w:cs="Times New Roman"/>
            <w:sz w:val="26"/>
            <w:szCs w:val="26"/>
            <w:rPrChange w:id="3149" w:author="Bùi Anh Quốc" w:date="2025-08-02T15:45:00Z">
              <w:rPr/>
            </w:rPrChange>
          </w:rPr>
          <w:t>Giảm căng thẳng giữa QC – Mua hàng – Kho – Kế toán.</w:t>
        </w:r>
      </w:ins>
    </w:p>
    <w:p w14:paraId="59CB98F7" w14:textId="77777777" w:rsidR="002451F3" w:rsidRPr="006D4348" w:rsidRDefault="002451F3">
      <w:pPr>
        <w:pStyle w:val="Heading5"/>
        <w:jc w:val="both"/>
        <w:rPr>
          <w:ins w:id="3150" w:author="Bùi Anh Quốc" w:date="2025-08-02T14:57:00Z"/>
          <w:rFonts w:ascii="Times New Roman" w:hAnsi="Times New Roman" w:cs="Times New Roman"/>
          <w:color w:val="auto"/>
          <w:sz w:val="26"/>
          <w:szCs w:val="26"/>
          <w:rPrChange w:id="3151" w:author="Bùi Anh Quốc" w:date="2025-08-02T15:45:00Z">
            <w:rPr>
              <w:ins w:id="3152" w:author="Bùi Anh Quốc" w:date="2025-08-02T14:57:00Z"/>
            </w:rPr>
          </w:rPrChange>
        </w:rPr>
        <w:pPrChange w:id="3153" w:author="Bùi Anh Quốc" w:date="2025-08-02T15:01:00Z">
          <w:pPr>
            <w:pStyle w:val="Heading5"/>
          </w:pPr>
        </w:pPrChange>
      </w:pPr>
      <w:ins w:id="3154" w:author="Bùi Anh Quốc" w:date="2025-08-02T14:57:00Z">
        <w:r w:rsidRPr="006D4348">
          <w:rPr>
            <w:rFonts w:ascii="Times New Roman" w:hAnsi="Times New Roman" w:cs="Times New Roman"/>
            <w:color w:val="auto"/>
            <w:sz w:val="26"/>
            <w:szCs w:val="26"/>
            <w:rPrChange w:id="3155" w:author="Bùi Anh Quốc" w:date="2025-08-02T15:45:00Z">
              <w:rPr/>
            </w:rPrChange>
          </w:rPr>
          <w:t>b) Định lượng:</w:t>
        </w:r>
      </w:ins>
    </w:p>
    <w:p w14:paraId="72B81B90" w14:textId="77777777" w:rsidR="002451F3" w:rsidRPr="006D4348" w:rsidRDefault="002451F3">
      <w:pPr>
        <w:pStyle w:val="ListParagraph"/>
        <w:numPr>
          <w:ilvl w:val="0"/>
          <w:numId w:val="125"/>
        </w:numPr>
        <w:ind w:left="1080"/>
        <w:jc w:val="both"/>
        <w:rPr>
          <w:ins w:id="3156" w:author="Bùi Anh Quốc" w:date="2025-08-02T14:57:00Z"/>
          <w:rFonts w:ascii="Times New Roman" w:hAnsi="Times New Roman" w:cs="Times New Roman"/>
          <w:sz w:val="26"/>
          <w:szCs w:val="26"/>
          <w:rPrChange w:id="3157" w:author="Bùi Anh Quốc" w:date="2025-08-02T15:45:00Z">
            <w:rPr>
              <w:ins w:id="3158" w:author="Bùi Anh Quốc" w:date="2025-08-02T14:57:00Z"/>
            </w:rPr>
          </w:rPrChange>
        </w:rPr>
        <w:pPrChange w:id="3159" w:author="Bùi Anh Quốc" w:date="2025-08-02T15:01:00Z">
          <w:pPr>
            <w:pStyle w:val="ListParagraph"/>
            <w:numPr>
              <w:numId w:val="125"/>
            </w:numPr>
            <w:ind w:left="1080" w:hanging="360"/>
          </w:pPr>
        </w:pPrChange>
      </w:pPr>
      <w:ins w:id="3160" w:author="Bùi Anh Quốc" w:date="2025-08-02T14:57:00Z">
        <w:r w:rsidRPr="006D4348">
          <w:rPr>
            <w:rFonts w:ascii="Times New Roman" w:hAnsi="Times New Roman" w:cs="Times New Roman"/>
            <w:sz w:val="26"/>
            <w:szCs w:val="26"/>
            <w:rPrChange w:id="3161" w:author="Bùi Anh Quốc" w:date="2025-08-02T15:45:00Z">
              <w:rPr/>
            </w:rPrChange>
          </w:rPr>
          <w:t>Giảm đơn hàng lỗi từ 8% → 3% sau khi áp dụng scorecard NCC.</w:t>
        </w:r>
      </w:ins>
    </w:p>
    <w:p w14:paraId="1C06495E" w14:textId="77777777" w:rsidR="002451F3" w:rsidRPr="006D4348" w:rsidRDefault="002451F3">
      <w:pPr>
        <w:pStyle w:val="ListParagraph"/>
        <w:numPr>
          <w:ilvl w:val="0"/>
          <w:numId w:val="125"/>
        </w:numPr>
        <w:ind w:left="1080"/>
        <w:jc w:val="both"/>
        <w:rPr>
          <w:ins w:id="3162" w:author="Bùi Anh Quốc" w:date="2025-08-02T14:57:00Z"/>
          <w:rFonts w:ascii="Times New Roman" w:hAnsi="Times New Roman" w:cs="Times New Roman"/>
          <w:sz w:val="26"/>
          <w:szCs w:val="26"/>
          <w:rPrChange w:id="3163" w:author="Bùi Anh Quốc" w:date="2025-08-02T15:45:00Z">
            <w:rPr>
              <w:ins w:id="3164" w:author="Bùi Anh Quốc" w:date="2025-08-02T14:57:00Z"/>
            </w:rPr>
          </w:rPrChange>
        </w:rPr>
        <w:pPrChange w:id="3165" w:author="Bùi Anh Quốc" w:date="2025-08-02T15:01:00Z">
          <w:pPr>
            <w:pStyle w:val="ListParagraph"/>
            <w:numPr>
              <w:numId w:val="125"/>
            </w:numPr>
            <w:ind w:left="1080" w:hanging="360"/>
          </w:pPr>
        </w:pPrChange>
      </w:pPr>
      <w:ins w:id="3166" w:author="Bùi Anh Quốc" w:date="2025-08-02T14:57:00Z">
        <w:r w:rsidRPr="006D4348">
          <w:rPr>
            <w:rFonts w:ascii="Times New Roman" w:hAnsi="Times New Roman" w:cs="Times New Roman"/>
            <w:sz w:val="26"/>
            <w:szCs w:val="26"/>
            <w:rPrChange w:id="3167" w:author="Bùi Anh Quốc" w:date="2025-08-02T15:45:00Z">
              <w:rPr/>
            </w:rPrChange>
          </w:rPr>
          <w:t>Thời gian chọn NCC giảm từ 14 ngày → 5 ngày.</w:t>
        </w:r>
      </w:ins>
    </w:p>
    <w:p w14:paraId="38395DE9" w14:textId="77777777" w:rsidR="002451F3" w:rsidRPr="006D4348" w:rsidRDefault="002451F3">
      <w:pPr>
        <w:pStyle w:val="ListParagraph"/>
        <w:numPr>
          <w:ilvl w:val="0"/>
          <w:numId w:val="125"/>
        </w:numPr>
        <w:ind w:left="1080"/>
        <w:jc w:val="both"/>
        <w:rPr>
          <w:ins w:id="3168" w:author="Bùi Anh Quốc" w:date="2025-08-02T14:57:00Z"/>
          <w:rFonts w:ascii="Times New Roman" w:hAnsi="Times New Roman" w:cs="Times New Roman"/>
          <w:sz w:val="26"/>
          <w:szCs w:val="26"/>
          <w:rPrChange w:id="3169" w:author="Bùi Anh Quốc" w:date="2025-08-02T15:45:00Z">
            <w:rPr>
              <w:ins w:id="3170" w:author="Bùi Anh Quốc" w:date="2025-08-02T14:57:00Z"/>
            </w:rPr>
          </w:rPrChange>
        </w:rPr>
        <w:pPrChange w:id="3171" w:author="Bùi Anh Quốc" w:date="2025-08-02T15:01:00Z">
          <w:pPr>
            <w:pStyle w:val="ListParagraph"/>
            <w:numPr>
              <w:numId w:val="125"/>
            </w:numPr>
            <w:ind w:left="1080" w:hanging="360"/>
          </w:pPr>
        </w:pPrChange>
      </w:pPr>
      <w:ins w:id="3172" w:author="Bùi Anh Quốc" w:date="2025-08-02T14:57:00Z">
        <w:r w:rsidRPr="006D4348">
          <w:rPr>
            <w:rFonts w:ascii="Times New Roman" w:hAnsi="Times New Roman" w:cs="Times New Roman"/>
            <w:sz w:val="26"/>
            <w:szCs w:val="26"/>
            <w:rPrChange w:id="3173" w:author="Bùi Anh Quốc" w:date="2025-08-02T15:45:00Z">
              <w:rPr/>
            </w:rPrChange>
          </w:rPr>
          <w:t>Tỷ lệ NCC giao đúng hẹn tăng từ 70% → 92%.</w:t>
        </w:r>
      </w:ins>
    </w:p>
    <w:p w14:paraId="0BD4876B" w14:textId="77777777" w:rsidR="002451F3" w:rsidRPr="006D4348" w:rsidRDefault="002451F3">
      <w:pPr>
        <w:jc w:val="both"/>
        <w:rPr>
          <w:ins w:id="3174" w:author="Bùi Anh Quốc" w:date="2025-08-02T14:57:00Z"/>
          <w:rFonts w:ascii="Times New Roman" w:hAnsi="Times New Roman" w:cs="Times New Roman"/>
          <w:sz w:val="26"/>
          <w:szCs w:val="26"/>
          <w:rPrChange w:id="3175" w:author="Bùi Anh Quốc" w:date="2025-08-02T15:45:00Z">
            <w:rPr>
              <w:ins w:id="3176" w:author="Bùi Anh Quốc" w:date="2025-08-02T14:57:00Z"/>
            </w:rPr>
          </w:rPrChange>
        </w:rPr>
        <w:pPrChange w:id="3177" w:author="Bùi Anh Quốc" w:date="2025-08-02T15:01:00Z">
          <w:pPr/>
        </w:pPrChange>
      </w:pPr>
    </w:p>
    <w:p w14:paraId="735BCA31" w14:textId="5F630ADC" w:rsidR="002451F3" w:rsidRPr="006D4348" w:rsidRDefault="002451F3">
      <w:pPr>
        <w:pStyle w:val="Heading3"/>
        <w:rPr>
          <w:ins w:id="3178" w:author="Bùi Anh Quốc" w:date="2025-08-02T14:57:00Z"/>
          <w:rFonts w:ascii="Times New Roman" w:hAnsi="Times New Roman" w:cs="Times New Roman"/>
          <w:b/>
          <w:bCs/>
          <w:color w:val="auto"/>
          <w:rPrChange w:id="3179" w:author="Bùi Anh Quốc" w:date="2025-08-02T15:45:00Z">
            <w:rPr>
              <w:ins w:id="3180" w:author="Bùi Anh Quốc" w:date="2025-08-02T14:57:00Z"/>
            </w:rPr>
          </w:rPrChange>
        </w:rPr>
        <w:pPrChange w:id="3181" w:author="Bùi Anh Quốc" w:date="2025-08-02T15:06:00Z">
          <w:pPr>
            <w:pStyle w:val="Heading4"/>
          </w:pPr>
        </w:pPrChange>
      </w:pPr>
      <w:bookmarkStart w:id="3182" w:name="_Toc205108433"/>
      <w:ins w:id="3183" w:author="Bùi Anh Quốc" w:date="2025-08-02T14:57:00Z">
        <w:r w:rsidRPr="006D4348">
          <w:rPr>
            <w:rFonts w:ascii="Times New Roman" w:hAnsi="Times New Roman" w:cs="Times New Roman"/>
            <w:b/>
            <w:bCs/>
            <w:color w:val="auto"/>
            <w:rPrChange w:id="3184" w:author="Bùi Anh Quốc" w:date="2025-08-02T15:45:00Z">
              <w:rPr/>
            </w:rPrChange>
          </w:rPr>
          <w:t>3.6.</w:t>
        </w:r>
      </w:ins>
      <w:ins w:id="3185" w:author="Bùi Anh Quốc" w:date="2025-08-02T15:06:00Z">
        <w:r w:rsidR="006E7830" w:rsidRPr="006D4348">
          <w:rPr>
            <w:rFonts w:ascii="Times New Roman" w:hAnsi="Times New Roman" w:cs="Times New Roman"/>
            <w:b/>
            <w:bCs/>
            <w:color w:val="auto"/>
            <w:rPrChange w:id="3186" w:author="Bùi Anh Quốc" w:date="2025-08-02T15:45:00Z">
              <w:rPr/>
            </w:rPrChange>
          </w:rPr>
          <w:t>4</w:t>
        </w:r>
      </w:ins>
      <w:ins w:id="3187" w:author="Bùi Anh Quốc" w:date="2025-08-02T14:57:00Z">
        <w:r w:rsidRPr="006D4348">
          <w:rPr>
            <w:rFonts w:ascii="Times New Roman" w:hAnsi="Times New Roman" w:cs="Times New Roman"/>
            <w:b/>
            <w:bCs/>
            <w:color w:val="auto"/>
            <w:rPrChange w:id="3188" w:author="Bùi Anh Quốc" w:date="2025-08-02T15:45:00Z">
              <w:rPr/>
            </w:rPrChange>
          </w:rPr>
          <w:t xml:space="preserve"> Phân tích định tính</w:t>
        </w:r>
        <w:bookmarkEnd w:id="3182"/>
      </w:ins>
    </w:p>
    <w:p w14:paraId="2368AE17" w14:textId="77777777" w:rsidR="002451F3" w:rsidRPr="006D4348" w:rsidRDefault="002451F3">
      <w:pPr>
        <w:pStyle w:val="Heading5"/>
        <w:jc w:val="both"/>
        <w:rPr>
          <w:ins w:id="3189" w:author="Bùi Anh Quốc" w:date="2025-08-02T14:57:00Z"/>
          <w:rFonts w:ascii="Times New Roman" w:hAnsi="Times New Roman" w:cs="Times New Roman"/>
          <w:color w:val="auto"/>
          <w:sz w:val="26"/>
          <w:szCs w:val="26"/>
          <w:rPrChange w:id="3190" w:author="Bùi Anh Quốc" w:date="2025-08-02T15:45:00Z">
            <w:rPr>
              <w:ins w:id="3191" w:author="Bùi Anh Quốc" w:date="2025-08-02T14:57:00Z"/>
            </w:rPr>
          </w:rPrChange>
        </w:rPr>
        <w:pPrChange w:id="3192" w:author="Bùi Anh Quốc" w:date="2025-08-02T15:01:00Z">
          <w:pPr>
            <w:pStyle w:val="Heading5"/>
          </w:pPr>
        </w:pPrChange>
      </w:pPr>
      <w:ins w:id="3193" w:author="Bùi Anh Quốc" w:date="2025-08-02T14:57:00Z">
        <w:r w:rsidRPr="006D4348">
          <w:rPr>
            <w:rFonts w:ascii="Times New Roman" w:hAnsi="Times New Roman" w:cs="Times New Roman"/>
            <w:color w:val="auto"/>
            <w:sz w:val="26"/>
            <w:szCs w:val="26"/>
            <w:rPrChange w:id="3194" w:author="Bùi Anh Quốc" w:date="2025-08-02T15:45:00Z">
              <w:rPr/>
            </w:rPrChange>
          </w:rPr>
          <w:t>a) Giá trị gia tăng:</w:t>
        </w:r>
      </w:ins>
    </w:p>
    <w:p w14:paraId="01EB7E9A" w14:textId="77777777" w:rsidR="002451F3" w:rsidRPr="006D4348" w:rsidRDefault="002451F3">
      <w:pPr>
        <w:numPr>
          <w:ilvl w:val="0"/>
          <w:numId w:val="119"/>
        </w:numPr>
        <w:jc w:val="both"/>
        <w:rPr>
          <w:ins w:id="3195" w:author="Bùi Anh Quốc" w:date="2025-08-02T14:57:00Z"/>
          <w:rFonts w:ascii="Times New Roman" w:hAnsi="Times New Roman" w:cs="Times New Roman"/>
          <w:sz w:val="26"/>
          <w:szCs w:val="26"/>
          <w:rPrChange w:id="3196" w:author="Bùi Anh Quốc" w:date="2025-08-02T15:45:00Z">
            <w:rPr>
              <w:ins w:id="3197" w:author="Bùi Anh Quốc" w:date="2025-08-02T14:57:00Z"/>
            </w:rPr>
          </w:rPrChange>
        </w:rPr>
        <w:pPrChange w:id="3198" w:author="Bùi Anh Quốc" w:date="2025-08-02T15:01:00Z">
          <w:pPr>
            <w:numPr>
              <w:numId w:val="119"/>
            </w:numPr>
            <w:tabs>
              <w:tab w:val="num" w:pos="720"/>
            </w:tabs>
            <w:ind w:left="720" w:hanging="360"/>
          </w:pPr>
        </w:pPrChange>
      </w:pPr>
      <w:ins w:id="3199" w:author="Bùi Anh Quốc" w:date="2025-08-02T14:57:00Z">
        <w:r w:rsidRPr="006D4348">
          <w:rPr>
            <w:rFonts w:ascii="Times New Roman" w:hAnsi="Times New Roman" w:cs="Times New Roman"/>
            <w:sz w:val="26"/>
            <w:szCs w:val="26"/>
            <w:rPrChange w:id="3200" w:author="Bùi Anh Quốc" w:date="2025-08-02T15:45:00Z">
              <w:rPr/>
            </w:rPrChange>
          </w:rPr>
          <w:t>Quá trình đánh giá NCC bài bản giúp giảm thiểu rủi ro đầu vào.</w:t>
        </w:r>
      </w:ins>
    </w:p>
    <w:p w14:paraId="4264900B" w14:textId="77777777" w:rsidR="002451F3" w:rsidRPr="006D4348" w:rsidRDefault="002451F3">
      <w:pPr>
        <w:numPr>
          <w:ilvl w:val="0"/>
          <w:numId w:val="119"/>
        </w:numPr>
        <w:jc w:val="both"/>
        <w:rPr>
          <w:ins w:id="3201" w:author="Bùi Anh Quốc" w:date="2025-08-02T14:57:00Z"/>
          <w:rFonts w:ascii="Times New Roman" w:hAnsi="Times New Roman" w:cs="Times New Roman"/>
          <w:sz w:val="26"/>
          <w:szCs w:val="26"/>
          <w:rPrChange w:id="3202" w:author="Bùi Anh Quốc" w:date="2025-08-02T15:45:00Z">
            <w:rPr>
              <w:ins w:id="3203" w:author="Bùi Anh Quốc" w:date="2025-08-02T14:57:00Z"/>
            </w:rPr>
          </w:rPrChange>
        </w:rPr>
        <w:pPrChange w:id="3204" w:author="Bùi Anh Quốc" w:date="2025-08-02T15:01:00Z">
          <w:pPr>
            <w:numPr>
              <w:numId w:val="119"/>
            </w:numPr>
            <w:tabs>
              <w:tab w:val="num" w:pos="720"/>
            </w:tabs>
            <w:ind w:left="720" w:hanging="360"/>
          </w:pPr>
        </w:pPrChange>
      </w:pPr>
      <w:ins w:id="3205" w:author="Bùi Anh Quốc" w:date="2025-08-02T14:57:00Z">
        <w:r w:rsidRPr="006D4348">
          <w:rPr>
            <w:rFonts w:ascii="Times New Roman" w:hAnsi="Times New Roman" w:cs="Times New Roman"/>
            <w:sz w:val="26"/>
            <w:szCs w:val="26"/>
            <w:rPrChange w:id="3206" w:author="Bùi Anh Quốc" w:date="2025-08-02T15:45:00Z">
              <w:rPr/>
            </w:rPrChange>
          </w:rPr>
          <w:t>Scorecard minh bạch giúp tăng tính khách quan khi lựa chọn NCC.</w:t>
        </w:r>
      </w:ins>
    </w:p>
    <w:p w14:paraId="26F6D562" w14:textId="77777777" w:rsidR="002451F3" w:rsidRPr="006D4348" w:rsidRDefault="002451F3">
      <w:pPr>
        <w:numPr>
          <w:ilvl w:val="0"/>
          <w:numId w:val="119"/>
        </w:numPr>
        <w:jc w:val="both"/>
        <w:rPr>
          <w:ins w:id="3207" w:author="Bùi Anh Quốc" w:date="2025-08-02T14:57:00Z"/>
          <w:rFonts w:ascii="Times New Roman" w:hAnsi="Times New Roman" w:cs="Times New Roman"/>
          <w:sz w:val="26"/>
          <w:szCs w:val="26"/>
          <w:rPrChange w:id="3208" w:author="Bùi Anh Quốc" w:date="2025-08-02T15:45:00Z">
            <w:rPr>
              <w:ins w:id="3209" w:author="Bùi Anh Quốc" w:date="2025-08-02T14:57:00Z"/>
            </w:rPr>
          </w:rPrChange>
        </w:rPr>
        <w:pPrChange w:id="3210" w:author="Bùi Anh Quốc" w:date="2025-08-02T15:01:00Z">
          <w:pPr>
            <w:numPr>
              <w:numId w:val="119"/>
            </w:numPr>
            <w:tabs>
              <w:tab w:val="num" w:pos="720"/>
            </w:tabs>
            <w:ind w:left="720" w:hanging="360"/>
          </w:pPr>
        </w:pPrChange>
      </w:pPr>
      <w:ins w:id="3211" w:author="Bùi Anh Quốc" w:date="2025-08-02T14:57:00Z">
        <w:r w:rsidRPr="006D4348">
          <w:rPr>
            <w:rFonts w:ascii="Times New Roman" w:hAnsi="Times New Roman" w:cs="Times New Roman"/>
            <w:sz w:val="26"/>
            <w:szCs w:val="26"/>
            <w:rPrChange w:id="3212" w:author="Bùi Anh Quốc" w:date="2025-08-02T15:45:00Z">
              <w:rPr/>
            </w:rPrChange>
          </w:rPr>
          <w:t>Có thể xây dựng mối quan hệ chiến lược dài hạn với NCC tốt.</w:t>
        </w:r>
      </w:ins>
    </w:p>
    <w:p w14:paraId="6664E3D8" w14:textId="77777777" w:rsidR="002451F3" w:rsidRPr="006D4348" w:rsidRDefault="002451F3">
      <w:pPr>
        <w:pStyle w:val="Heading5"/>
        <w:jc w:val="both"/>
        <w:rPr>
          <w:ins w:id="3213" w:author="Bùi Anh Quốc" w:date="2025-08-02T14:57:00Z"/>
          <w:rFonts w:ascii="Times New Roman" w:hAnsi="Times New Roman" w:cs="Times New Roman"/>
          <w:color w:val="auto"/>
          <w:sz w:val="26"/>
          <w:szCs w:val="26"/>
          <w:rPrChange w:id="3214" w:author="Bùi Anh Quốc" w:date="2025-08-02T15:45:00Z">
            <w:rPr>
              <w:ins w:id="3215" w:author="Bùi Anh Quốc" w:date="2025-08-02T14:57:00Z"/>
            </w:rPr>
          </w:rPrChange>
        </w:rPr>
        <w:pPrChange w:id="3216" w:author="Bùi Anh Quốc" w:date="2025-08-02T15:01:00Z">
          <w:pPr>
            <w:pStyle w:val="Heading5"/>
          </w:pPr>
        </w:pPrChange>
      </w:pPr>
      <w:ins w:id="3217" w:author="Bùi Anh Quốc" w:date="2025-08-02T14:57:00Z">
        <w:r w:rsidRPr="006D4348">
          <w:rPr>
            <w:rFonts w:ascii="Times New Roman" w:hAnsi="Times New Roman" w:cs="Times New Roman"/>
            <w:color w:val="auto"/>
            <w:sz w:val="26"/>
            <w:szCs w:val="26"/>
            <w:rPrChange w:id="3218" w:author="Bùi Anh Quốc" w:date="2025-08-02T15:45:00Z">
              <w:rPr/>
            </w:rPrChange>
          </w:rPr>
          <w:t>b) Lãng phí tiềm ẩn:</w:t>
        </w:r>
      </w:ins>
    </w:p>
    <w:p w14:paraId="4785CE1A" w14:textId="77777777" w:rsidR="002451F3" w:rsidRPr="006D4348" w:rsidRDefault="002451F3">
      <w:pPr>
        <w:numPr>
          <w:ilvl w:val="0"/>
          <w:numId w:val="120"/>
        </w:numPr>
        <w:jc w:val="both"/>
        <w:rPr>
          <w:ins w:id="3219" w:author="Bùi Anh Quốc" w:date="2025-08-02T14:57:00Z"/>
          <w:rFonts w:ascii="Times New Roman" w:hAnsi="Times New Roman" w:cs="Times New Roman"/>
          <w:sz w:val="26"/>
          <w:szCs w:val="26"/>
          <w:rPrChange w:id="3220" w:author="Bùi Anh Quốc" w:date="2025-08-02T15:45:00Z">
            <w:rPr>
              <w:ins w:id="3221" w:author="Bùi Anh Quốc" w:date="2025-08-02T14:57:00Z"/>
            </w:rPr>
          </w:rPrChange>
        </w:rPr>
        <w:pPrChange w:id="3222" w:author="Bùi Anh Quốc" w:date="2025-08-02T15:01:00Z">
          <w:pPr>
            <w:numPr>
              <w:numId w:val="120"/>
            </w:numPr>
            <w:tabs>
              <w:tab w:val="num" w:pos="720"/>
            </w:tabs>
            <w:ind w:left="720" w:hanging="360"/>
          </w:pPr>
        </w:pPrChange>
      </w:pPr>
      <w:ins w:id="3223" w:author="Bùi Anh Quốc" w:date="2025-08-02T14:57:00Z">
        <w:r w:rsidRPr="006D4348">
          <w:rPr>
            <w:rFonts w:ascii="Times New Roman" w:hAnsi="Times New Roman" w:cs="Times New Roman"/>
            <w:sz w:val="26"/>
            <w:szCs w:val="26"/>
            <w:rPrChange w:id="3224" w:author="Bùi Anh Quốc" w:date="2025-08-02T15:45:00Z">
              <w:rPr/>
            </w:rPrChange>
          </w:rPr>
          <w:t>Đánh giá quá thủ công, phụ thuộc cảm tính nếu không có hệ thống.</w:t>
        </w:r>
      </w:ins>
    </w:p>
    <w:p w14:paraId="7340A637" w14:textId="77777777" w:rsidR="002451F3" w:rsidRPr="006D4348" w:rsidRDefault="002451F3">
      <w:pPr>
        <w:numPr>
          <w:ilvl w:val="0"/>
          <w:numId w:val="120"/>
        </w:numPr>
        <w:jc w:val="both"/>
        <w:rPr>
          <w:ins w:id="3225" w:author="Bùi Anh Quốc" w:date="2025-08-02T14:57:00Z"/>
          <w:rFonts w:ascii="Times New Roman" w:hAnsi="Times New Roman" w:cs="Times New Roman"/>
          <w:sz w:val="26"/>
          <w:szCs w:val="26"/>
          <w:rPrChange w:id="3226" w:author="Bùi Anh Quốc" w:date="2025-08-02T15:45:00Z">
            <w:rPr>
              <w:ins w:id="3227" w:author="Bùi Anh Quốc" w:date="2025-08-02T14:57:00Z"/>
            </w:rPr>
          </w:rPrChange>
        </w:rPr>
        <w:pPrChange w:id="3228" w:author="Bùi Anh Quốc" w:date="2025-08-02T15:01:00Z">
          <w:pPr>
            <w:numPr>
              <w:numId w:val="120"/>
            </w:numPr>
            <w:tabs>
              <w:tab w:val="num" w:pos="720"/>
            </w:tabs>
            <w:ind w:left="720" w:hanging="360"/>
          </w:pPr>
        </w:pPrChange>
      </w:pPr>
      <w:ins w:id="3229" w:author="Bùi Anh Quốc" w:date="2025-08-02T14:57:00Z">
        <w:r w:rsidRPr="006D4348">
          <w:rPr>
            <w:rFonts w:ascii="Times New Roman" w:hAnsi="Times New Roman" w:cs="Times New Roman"/>
            <w:sz w:val="26"/>
            <w:szCs w:val="26"/>
            <w:rPrChange w:id="3230" w:author="Bùi Anh Quốc" w:date="2025-08-02T15:45:00Z">
              <w:rPr/>
            </w:rPrChange>
          </w:rPr>
          <w:t>Việc phản hồi chéo giữa QC và NCC thường chậm, gây tắc nghẽn.</w:t>
        </w:r>
      </w:ins>
    </w:p>
    <w:p w14:paraId="123585F8" w14:textId="77777777" w:rsidR="002451F3" w:rsidRPr="006D4348" w:rsidRDefault="002451F3">
      <w:pPr>
        <w:numPr>
          <w:ilvl w:val="0"/>
          <w:numId w:val="120"/>
        </w:numPr>
        <w:jc w:val="both"/>
        <w:rPr>
          <w:ins w:id="3231" w:author="Bùi Anh Quốc" w:date="2025-08-02T14:57:00Z"/>
          <w:rFonts w:ascii="Times New Roman" w:hAnsi="Times New Roman" w:cs="Times New Roman"/>
          <w:sz w:val="26"/>
          <w:szCs w:val="26"/>
          <w:rPrChange w:id="3232" w:author="Bùi Anh Quốc" w:date="2025-08-02T15:45:00Z">
            <w:rPr>
              <w:ins w:id="3233" w:author="Bùi Anh Quốc" w:date="2025-08-02T14:57:00Z"/>
            </w:rPr>
          </w:rPrChange>
        </w:rPr>
        <w:pPrChange w:id="3234" w:author="Bùi Anh Quốc" w:date="2025-08-02T15:01:00Z">
          <w:pPr>
            <w:numPr>
              <w:numId w:val="120"/>
            </w:numPr>
            <w:tabs>
              <w:tab w:val="num" w:pos="720"/>
            </w:tabs>
            <w:ind w:left="720" w:hanging="360"/>
          </w:pPr>
        </w:pPrChange>
      </w:pPr>
      <w:ins w:id="3235" w:author="Bùi Anh Quốc" w:date="2025-08-02T14:57:00Z">
        <w:r w:rsidRPr="006D4348">
          <w:rPr>
            <w:rFonts w:ascii="Times New Roman" w:hAnsi="Times New Roman" w:cs="Times New Roman"/>
            <w:sz w:val="26"/>
            <w:szCs w:val="26"/>
            <w:rPrChange w:id="3236" w:author="Bùi Anh Quốc" w:date="2025-08-02T15:45:00Z">
              <w:rPr/>
            </w:rPrChange>
          </w:rPr>
          <w:t>Thời gian cập nhật ERP / mã NCC mới có thể kéo dài do thiếu nhân sự IT.</w:t>
        </w:r>
      </w:ins>
    </w:p>
    <w:p w14:paraId="2A61237B" w14:textId="59E8DCED" w:rsidR="002451F3" w:rsidRPr="006D4348" w:rsidRDefault="002451F3">
      <w:pPr>
        <w:pStyle w:val="Heading3"/>
        <w:rPr>
          <w:ins w:id="3237" w:author="Bùi Anh Quốc" w:date="2025-08-02T14:57:00Z"/>
          <w:rFonts w:ascii="Times New Roman" w:hAnsi="Times New Roman" w:cs="Times New Roman"/>
          <w:b/>
          <w:bCs/>
          <w:color w:val="auto"/>
          <w:rPrChange w:id="3238" w:author="Bùi Anh Quốc" w:date="2025-08-02T15:45:00Z">
            <w:rPr>
              <w:ins w:id="3239" w:author="Bùi Anh Quốc" w:date="2025-08-02T14:57:00Z"/>
            </w:rPr>
          </w:rPrChange>
        </w:rPr>
        <w:pPrChange w:id="3240" w:author="Bùi Anh Quốc" w:date="2025-08-02T15:07:00Z">
          <w:pPr>
            <w:pStyle w:val="Heading4"/>
          </w:pPr>
        </w:pPrChange>
      </w:pPr>
      <w:bookmarkStart w:id="3241" w:name="_Toc205108434"/>
      <w:ins w:id="3242" w:author="Bùi Anh Quốc" w:date="2025-08-02T14:57:00Z">
        <w:r w:rsidRPr="006D4348">
          <w:rPr>
            <w:rFonts w:ascii="Times New Roman" w:hAnsi="Times New Roman" w:cs="Times New Roman"/>
            <w:b/>
            <w:bCs/>
            <w:color w:val="auto"/>
            <w:rPrChange w:id="3243" w:author="Bùi Anh Quốc" w:date="2025-08-02T15:45:00Z">
              <w:rPr/>
            </w:rPrChange>
          </w:rPr>
          <w:t>3.6.</w:t>
        </w:r>
      </w:ins>
      <w:ins w:id="3244" w:author="Bùi Anh Quốc" w:date="2025-08-02T15:07:00Z">
        <w:r w:rsidR="006E7830" w:rsidRPr="006D4348">
          <w:rPr>
            <w:rFonts w:ascii="Times New Roman" w:hAnsi="Times New Roman" w:cs="Times New Roman"/>
            <w:b/>
            <w:bCs/>
            <w:i/>
            <w:iCs/>
            <w:color w:val="auto"/>
            <w:rPrChange w:id="3245" w:author="Bùi Anh Quốc" w:date="2025-08-02T15:45:00Z">
              <w:rPr/>
            </w:rPrChange>
          </w:rPr>
          <w:t>5</w:t>
        </w:r>
      </w:ins>
      <w:ins w:id="3246" w:author="Bùi Anh Quốc" w:date="2025-08-02T14:57:00Z">
        <w:r w:rsidRPr="006D4348">
          <w:rPr>
            <w:rFonts w:ascii="Times New Roman" w:hAnsi="Times New Roman" w:cs="Times New Roman"/>
            <w:b/>
            <w:bCs/>
            <w:color w:val="auto"/>
            <w:rPrChange w:id="3247" w:author="Bùi Anh Quốc" w:date="2025-08-02T15:45:00Z">
              <w:rPr/>
            </w:rPrChange>
          </w:rPr>
          <w:t xml:space="preserve"> Phân tích định lượng</w:t>
        </w:r>
        <w:bookmarkEnd w:id="3241"/>
      </w:ins>
    </w:p>
    <w:p w14:paraId="6B9AFBD9" w14:textId="77777777" w:rsidR="002451F3" w:rsidRPr="006D4348" w:rsidRDefault="002451F3">
      <w:pPr>
        <w:pStyle w:val="Heading5"/>
        <w:jc w:val="both"/>
        <w:rPr>
          <w:ins w:id="3248" w:author="Bùi Anh Quốc" w:date="2025-08-02T14:57:00Z"/>
          <w:rFonts w:ascii="Times New Roman" w:hAnsi="Times New Roman" w:cs="Times New Roman"/>
          <w:color w:val="auto"/>
          <w:sz w:val="26"/>
          <w:szCs w:val="26"/>
          <w:rPrChange w:id="3249" w:author="Bùi Anh Quốc" w:date="2025-08-02T15:45:00Z">
            <w:rPr>
              <w:ins w:id="3250" w:author="Bùi Anh Quốc" w:date="2025-08-02T14:57:00Z"/>
            </w:rPr>
          </w:rPrChange>
        </w:rPr>
        <w:pPrChange w:id="3251" w:author="Bùi Anh Quốc" w:date="2025-08-02T15:01:00Z">
          <w:pPr>
            <w:pStyle w:val="Heading5"/>
          </w:pPr>
        </w:pPrChange>
      </w:pPr>
      <w:ins w:id="3252" w:author="Bùi Anh Quốc" w:date="2025-08-02T14:57:00Z">
        <w:r w:rsidRPr="006D4348">
          <w:rPr>
            <w:rFonts w:ascii="Times New Roman" w:hAnsi="Times New Roman" w:cs="Times New Roman"/>
            <w:color w:val="auto"/>
            <w:sz w:val="26"/>
            <w:szCs w:val="26"/>
            <w:rPrChange w:id="3253" w:author="Bùi Anh Quốc" w:date="2025-08-02T15:45:00Z">
              <w:rPr/>
            </w:rPrChange>
          </w:rPr>
          <w:t>a) Thời gian từng bước (ước lượng):</w:t>
        </w:r>
      </w:ins>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6096"/>
      </w:tblGrid>
      <w:tr w:rsidR="006E7830" w:rsidRPr="006D4348" w14:paraId="49AE6F27" w14:textId="77777777" w:rsidTr="002451F3">
        <w:trPr>
          <w:tblHeader/>
          <w:tblCellSpacing w:w="15" w:type="dxa"/>
          <w:ins w:id="3254" w:author="Bùi Anh Quốc" w:date="2025-08-02T14:57:00Z"/>
        </w:trPr>
        <w:tc>
          <w:tcPr>
            <w:tcW w:w="3352" w:type="dxa"/>
            <w:vAlign w:val="center"/>
            <w:hideMark/>
          </w:tcPr>
          <w:p w14:paraId="33BCAFB1" w14:textId="77777777" w:rsidR="002451F3" w:rsidRPr="006D4348" w:rsidRDefault="002451F3">
            <w:pPr>
              <w:jc w:val="both"/>
              <w:rPr>
                <w:ins w:id="3255" w:author="Bùi Anh Quốc" w:date="2025-08-02T14:57:00Z"/>
                <w:rFonts w:ascii="Times New Roman" w:hAnsi="Times New Roman" w:cs="Times New Roman"/>
                <w:b/>
                <w:bCs/>
                <w:sz w:val="26"/>
                <w:szCs w:val="26"/>
                <w:rPrChange w:id="3256" w:author="Bùi Anh Quốc" w:date="2025-08-02T15:45:00Z">
                  <w:rPr>
                    <w:ins w:id="3257" w:author="Bùi Anh Quốc" w:date="2025-08-02T14:57:00Z"/>
                    <w:b/>
                    <w:bCs/>
                  </w:rPr>
                </w:rPrChange>
              </w:rPr>
              <w:pPrChange w:id="3258" w:author="Bùi Anh Quốc" w:date="2025-08-02T15:01:00Z">
                <w:pPr/>
              </w:pPrChange>
            </w:pPr>
            <w:ins w:id="3259" w:author="Bùi Anh Quốc" w:date="2025-08-02T14:57:00Z">
              <w:r w:rsidRPr="006D4348">
                <w:rPr>
                  <w:rFonts w:ascii="Times New Roman" w:hAnsi="Times New Roman" w:cs="Times New Roman"/>
                  <w:b/>
                  <w:bCs/>
                  <w:sz w:val="26"/>
                  <w:szCs w:val="26"/>
                  <w:rPrChange w:id="3260" w:author="Bùi Anh Quốc" w:date="2025-08-02T15:45:00Z">
                    <w:rPr>
                      <w:b/>
                      <w:bCs/>
                    </w:rPr>
                  </w:rPrChange>
                </w:rPr>
                <w:t>Bước</w:t>
              </w:r>
            </w:ins>
          </w:p>
        </w:tc>
        <w:tc>
          <w:tcPr>
            <w:tcW w:w="6051" w:type="dxa"/>
            <w:vAlign w:val="center"/>
            <w:hideMark/>
          </w:tcPr>
          <w:p w14:paraId="68ACD684" w14:textId="77777777" w:rsidR="002451F3" w:rsidRPr="006D4348" w:rsidRDefault="002451F3">
            <w:pPr>
              <w:jc w:val="both"/>
              <w:rPr>
                <w:ins w:id="3261" w:author="Bùi Anh Quốc" w:date="2025-08-02T14:57:00Z"/>
                <w:rFonts w:ascii="Times New Roman" w:hAnsi="Times New Roman" w:cs="Times New Roman"/>
                <w:b/>
                <w:bCs/>
                <w:sz w:val="26"/>
                <w:szCs w:val="26"/>
                <w:rPrChange w:id="3262" w:author="Bùi Anh Quốc" w:date="2025-08-02T15:45:00Z">
                  <w:rPr>
                    <w:ins w:id="3263" w:author="Bùi Anh Quốc" w:date="2025-08-02T14:57:00Z"/>
                    <w:b/>
                    <w:bCs/>
                  </w:rPr>
                </w:rPrChange>
              </w:rPr>
              <w:pPrChange w:id="3264" w:author="Bùi Anh Quốc" w:date="2025-08-02T15:01:00Z">
                <w:pPr/>
              </w:pPrChange>
            </w:pPr>
            <w:ins w:id="3265" w:author="Bùi Anh Quốc" w:date="2025-08-02T14:57:00Z">
              <w:r w:rsidRPr="006D4348">
                <w:rPr>
                  <w:rFonts w:ascii="Times New Roman" w:hAnsi="Times New Roman" w:cs="Times New Roman"/>
                  <w:b/>
                  <w:bCs/>
                  <w:sz w:val="26"/>
                  <w:szCs w:val="26"/>
                  <w:rPrChange w:id="3266" w:author="Bùi Anh Quốc" w:date="2025-08-02T15:45:00Z">
                    <w:rPr>
                      <w:b/>
                      <w:bCs/>
                    </w:rPr>
                  </w:rPrChange>
                </w:rPr>
                <w:t>Thời gian (phút)</w:t>
              </w:r>
            </w:ins>
          </w:p>
        </w:tc>
      </w:tr>
      <w:tr w:rsidR="006E7830" w:rsidRPr="006D4348" w14:paraId="1DD8EC22" w14:textId="77777777" w:rsidTr="002451F3">
        <w:trPr>
          <w:tblCellSpacing w:w="15" w:type="dxa"/>
          <w:ins w:id="3267" w:author="Bùi Anh Quốc" w:date="2025-08-02T14:57:00Z"/>
        </w:trPr>
        <w:tc>
          <w:tcPr>
            <w:tcW w:w="3352" w:type="dxa"/>
            <w:vAlign w:val="center"/>
            <w:hideMark/>
          </w:tcPr>
          <w:p w14:paraId="43EB05E8" w14:textId="77777777" w:rsidR="002451F3" w:rsidRPr="006D4348" w:rsidRDefault="002451F3">
            <w:pPr>
              <w:jc w:val="both"/>
              <w:rPr>
                <w:ins w:id="3268" w:author="Bùi Anh Quốc" w:date="2025-08-02T14:57:00Z"/>
                <w:rFonts w:ascii="Times New Roman" w:hAnsi="Times New Roman" w:cs="Times New Roman"/>
                <w:sz w:val="26"/>
                <w:szCs w:val="26"/>
                <w:rPrChange w:id="3269" w:author="Bùi Anh Quốc" w:date="2025-08-02T15:45:00Z">
                  <w:rPr>
                    <w:ins w:id="3270" w:author="Bùi Anh Quốc" w:date="2025-08-02T14:57:00Z"/>
                  </w:rPr>
                </w:rPrChange>
              </w:rPr>
              <w:pPrChange w:id="3271" w:author="Bùi Anh Quốc" w:date="2025-08-02T15:01:00Z">
                <w:pPr/>
              </w:pPrChange>
            </w:pPr>
            <w:ins w:id="3272" w:author="Bùi Anh Quốc" w:date="2025-08-02T14:57:00Z">
              <w:r w:rsidRPr="006D4348">
                <w:rPr>
                  <w:rFonts w:ascii="Times New Roman" w:hAnsi="Times New Roman" w:cs="Times New Roman"/>
                  <w:sz w:val="26"/>
                  <w:szCs w:val="26"/>
                  <w:rPrChange w:id="3273" w:author="Bùi Anh Quốc" w:date="2025-08-02T15:45:00Z">
                    <w:rPr/>
                  </w:rPrChange>
                </w:rPr>
                <w:t>Tìm kiếm &amp; chọn lọc NCC</w:t>
              </w:r>
            </w:ins>
          </w:p>
        </w:tc>
        <w:tc>
          <w:tcPr>
            <w:tcW w:w="6051" w:type="dxa"/>
            <w:vAlign w:val="center"/>
            <w:hideMark/>
          </w:tcPr>
          <w:p w14:paraId="2A4E6DD9" w14:textId="77777777" w:rsidR="002451F3" w:rsidRPr="006D4348" w:rsidRDefault="002451F3">
            <w:pPr>
              <w:jc w:val="both"/>
              <w:rPr>
                <w:ins w:id="3274" w:author="Bùi Anh Quốc" w:date="2025-08-02T14:57:00Z"/>
                <w:rFonts w:ascii="Times New Roman" w:hAnsi="Times New Roman" w:cs="Times New Roman"/>
                <w:sz w:val="26"/>
                <w:szCs w:val="26"/>
                <w:rPrChange w:id="3275" w:author="Bùi Anh Quốc" w:date="2025-08-02T15:45:00Z">
                  <w:rPr>
                    <w:ins w:id="3276" w:author="Bùi Anh Quốc" w:date="2025-08-02T14:57:00Z"/>
                  </w:rPr>
                </w:rPrChange>
              </w:rPr>
              <w:pPrChange w:id="3277" w:author="Bùi Anh Quốc" w:date="2025-08-02T15:01:00Z">
                <w:pPr/>
              </w:pPrChange>
            </w:pPr>
            <w:ins w:id="3278" w:author="Bùi Anh Quốc" w:date="2025-08-02T14:57:00Z">
              <w:r w:rsidRPr="006D4348">
                <w:rPr>
                  <w:rFonts w:ascii="Times New Roman" w:hAnsi="Times New Roman" w:cs="Times New Roman"/>
                  <w:sz w:val="26"/>
                  <w:szCs w:val="26"/>
                  <w:rPrChange w:id="3279" w:author="Bùi Anh Quốc" w:date="2025-08-02T15:45:00Z">
                    <w:rPr/>
                  </w:rPrChange>
                </w:rPr>
                <w:t>60</w:t>
              </w:r>
            </w:ins>
          </w:p>
        </w:tc>
      </w:tr>
      <w:tr w:rsidR="006E7830" w:rsidRPr="006D4348" w14:paraId="23C432BC" w14:textId="77777777" w:rsidTr="002451F3">
        <w:trPr>
          <w:tblCellSpacing w:w="15" w:type="dxa"/>
          <w:ins w:id="3280" w:author="Bùi Anh Quốc" w:date="2025-08-02T14:57:00Z"/>
        </w:trPr>
        <w:tc>
          <w:tcPr>
            <w:tcW w:w="3352" w:type="dxa"/>
            <w:vAlign w:val="center"/>
            <w:hideMark/>
          </w:tcPr>
          <w:p w14:paraId="25E7A713" w14:textId="77777777" w:rsidR="002451F3" w:rsidRPr="006D4348" w:rsidRDefault="002451F3">
            <w:pPr>
              <w:jc w:val="both"/>
              <w:rPr>
                <w:ins w:id="3281" w:author="Bùi Anh Quốc" w:date="2025-08-02T14:57:00Z"/>
                <w:rFonts w:ascii="Times New Roman" w:hAnsi="Times New Roman" w:cs="Times New Roman"/>
                <w:sz w:val="26"/>
                <w:szCs w:val="26"/>
                <w:rPrChange w:id="3282" w:author="Bùi Anh Quốc" w:date="2025-08-02T15:45:00Z">
                  <w:rPr>
                    <w:ins w:id="3283" w:author="Bùi Anh Quốc" w:date="2025-08-02T14:57:00Z"/>
                  </w:rPr>
                </w:rPrChange>
              </w:rPr>
              <w:pPrChange w:id="3284" w:author="Bùi Anh Quốc" w:date="2025-08-02T15:01:00Z">
                <w:pPr/>
              </w:pPrChange>
            </w:pPr>
            <w:ins w:id="3285" w:author="Bùi Anh Quốc" w:date="2025-08-02T14:57:00Z">
              <w:r w:rsidRPr="006D4348">
                <w:rPr>
                  <w:rFonts w:ascii="Times New Roman" w:hAnsi="Times New Roman" w:cs="Times New Roman"/>
                  <w:sz w:val="26"/>
                  <w:szCs w:val="26"/>
                  <w:rPrChange w:id="3286" w:author="Bùi Anh Quốc" w:date="2025-08-02T15:45:00Z">
                    <w:rPr/>
                  </w:rPrChange>
                </w:rPr>
                <w:t>Đánh giá hồ sơ NCC</w:t>
              </w:r>
            </w:ins>
          </w:p>
        </w:tc>
        <w:tc>
          <w:tcPr>
            <w:tcW w:w="6051" w:type="dxa"/>
            <w:vAlign w:val="center"/>
            <w:hideMark/>
          </w:tcPr>
          <w:p w14:paraId="43014BC2" w14:textId="77777777" w:rsidR="002451F3" w:rsidRPr="006D4348" w:rsidRDefault="002451F3">
            <w:pPr>
              <w:jc w:val="both"/>
              <w:rPr>
                <w:ins w:id="3287" w:author="Bùi Anh Quốc" w:date="2025-08-02T14:57:00Z"/>
                <w:rFonts w:ascii="Times New Roman" w:hAnsi="Times New Roman" w:cs="Times New Roman"/>
                <w:sz w:val="26"/>
                <w:szCs w:val="26"/>
                <w:rPrChange w:id="3288" w:author="Bùi Anh Quốc" w:date="2025-08-02T15:45:00Z">
                  <w:rPr>
                    <w:ins w:id="3289" w:author="Bùi Anh Quốc" w:date="2025-08-02T14:57:00Z"/>
                  </w:rPr>
                </w:rPrChange>
              </w:rPr>
              <w:pPrChange w:id="3290" w:author="Bùi Anh Quốc" w:date="2025-08-02T15:01:00Z">
                <w:pPr/>
              </w:pPrChange>
            </w:pPr>
            <w:ins w:id="3291" w:author="Bùi Anh Quốc" w:date="2025-08-02T14:57:00Z">
              <w:r w:rsidRPr="006D4348">
                <w:rPr>
                  <w:rFonts w:ascii="Times New Roman" w:hAnsi="Times New Roman" w:cs="Times New Roman"/>
                  <w:sz w:val="26"/>
                  <w:szCs w:val="26"/>
                  <w:rPrChange w:id="3292" w:author="Bùi Anh Quốc" w:date="2025-08-02T15:45:00Z">
                    <w:rPr/>
                  </w:rPrChange>
                </w:rPr>
                <w:t>60</w:t>
              </w:r>
            </w:ins>
          </w:p>
        </w:tc>
      </w:tr>
      <w:tr w:rsidR="006E7830" w:rsidRPr="006D4348" w14:paraId="111F6042" w14:textId="77777777" w:rsidTr="002451F3">
        <w:trPr>
          <w:tblCellSpacing w:w="15" w:type="dxa"/>
          <w:ins w:id="3293" w:author="Bùi Anh Quốc" w:date="2025-08-02T14:57:00Z"/>
        </w:trPr>
        <w:tc>
          <w:tcPr>
            <w:tcW w:w="3352" w:type="dxa"/>
            <w:vAlign w:val="center"/>
            <w:hideMark/>
          </w:tcPr>
          <w:p w14:paraId="38DB274C" w14:textId="77777777" w:rsidR="002451F3" w:rsidRPr="006D4348" w:rsidRDefault="002451F3">
            <w:pPr>
              <w:jc w:val="both"/>
              <w:rPr>
                <w:ins w:id="3294" w:author="Bùi Anh Quốc" w:date="2025-08-02T14:57:00Z"/>
                <w:rFonts w:ascii="Times New Roman" w:hAnsi="Times New Roman" w:cs="Times New Roman"/>
                <w:sz w:val="26"/>
                <w:szCs w:val="26"/>
                <w:rPrChange w:id="3295" w:author="Bùi Anh Quốc" w:date="2025-08-02T15:45:00Z">
                  <w:rPr>
                    <w:ins w:id="3296" w:author="Bùi Anh Quốc" w:date="2025-08-02T14:57:00Z"/>
                  </w:rPr>
                </w:rPrChange>
              </w:rPr>
              <w:pPrChange w:id="3297" w:author="Bùi Anh Quốc" w:date="2025-08-02T15:01:00Z">
                <w:pPr/>
              </w:pPrChange>
            </w:pPr>
            <w:ins w:id="3298" w:author="Bùi Anh Quốc" w:date="2025-08-02T14:57:00Z">
              <w:r w:rsidRPr="006D4348">
                <w:rPr>
                  <w:rFonts w:ascii="Times New Roman" w:hAnsi="Times New Roman" w:cs="Times New Roman"/>
                  <w:sz w:val="26"/>
                  <w:szCs w:val="26"/>
                  <w:rPrChange w:id="3299" w:author="Bùi Anh Quốc" w:date="2025-08-02T15:45:00Z">
                    <w:rPr/>
                  </w:rPrChange>
                </w:rPr>
                <w:lastRenderedPageBreak/>
                <w:t>Đàm phán &amp; báo giá</w:t>
              </w:r>
            </w:ins>
          </w:p>
        </w:tc>
        <w:tc>
          <w:tcPr>
            <w:tcW w:w="6051" w:type="dxa"/>
            <w:vAlign w:val="center"/>
            <w:hideMark/>
          </w:tcPr>
          <w:p w14:paraId="4A7F4FA6" w14:textId="77777777" w:rsidR="002451F3" w:rsidRPr="006D4348" w:rsidRDefault="002451F3">
            <w:pPr>
              <w:jc w:val="both"/>
              <w:rPr>
                <w:ins w:id="3300" w:author="Bùi Anh Quốc" w:date="2025-08-02T14:57:00Z"/>
                <w:rFonts w:ascii="Times New Roman" w:hAnsi="Times New Roman" w:cs="Times New Roman"/>
                <w:sz w:val="26"/>
                <w:szCs w:val="26"/>
                <w:rPrChange w:id="3301" w:author="Bùi Anh Quốc" w:date="2025-08-02T15:45:00Z">
                  <w:rPr>
                    <w:ins w:id="3302" w:author="Bùi Anh Quốc" w:date="2025-08-02T14:57:00Z"/>
                  </w:rPr>
                </w:rPrChange>
              </w:rPr>
              <w:pPrChange w:id="3303" w:author="Bùi Anh Quốc" w:date="2025-08-02T15:01:00Z">
                <w:pPr/>
              </w:pPrChange>
            </w:pPr>
            <w:ins w:id="3304" w:author="Bùi Anh Quốc" w:date="2025-08-02T14:57:00Z">
              <w:r w:rsidRPr="006D4348">
                <w:rPr>
                  <w:rFonts w:ascii="Times New Roman" w:hAnsi="Times New Roman" w:cs="Times New Roman"/>
                  <w:sz w:val="26"/>
                  <w:szCs w:val="26"/>
                  <w:rPrChange w:id="3305" w:author="Bùi Anh Quốc" w:date="2025-08-02T15:45:00Z">
                    <w:rPr/>
                  </w:rPrChange>
                </w:rPr>
                <w:t>90</w:t>
              </w:r>
            </w:ins>
          </w:p>
        </w:tc>
      </w:tr>
      <w:tr w:rsidR="006E7830" w:rsidRPr="006D4348" w14:paraId="33486286" w14:textId="77777777" w:rsidTr="002451F3">
        <w:trPr>
          <w:tblCellSpacing w:w="15" w:type="dxa"/>
          <w:ins w:id="3306" w:author="Bùi Anh Quốc" w:date="2025-08-02T14:57:00Z"/>
        </w:trPr>
        <w:tc>
          <w:tcPr>
            <w:tcW w:w="3352" w:type="dxa"/>
            <w:vAlign w:val="center"/>
            <w:hideMark/>
          </w:tcPr>
          <w:p w14:paraId="7BBC8C5B" w14:textId="77777777" w:rsidR="002451F3" w:rsidRPr="006D4348" w:rsidRDefault="002451F3">
            <w:pPr>
              <w:jc w:val="both"/>
              <w:rPr>
                <w:ins w:id="3307" w:author="Bùi Anh Quốc" w:date="2025-08-02T14:57:00Z"/>
                <w:rFonts w:ascii="Times New Roman" w:hAnsi="Times New Roman" w:cs="Times New Roman"/>
                <w:sz w:val="26"/>
                <w:szCs w:val="26"/>
                <w:rPrChange w:id="3308" w:author="Bùi Anh Quốc" w:date="2025-08-02T15:45:00Z">
                  <w:rPr>
                    <w:ins w:id="3309" w:author="Bùi Anh Quốc" w:date="2025-08-02T14:57:00Z"/>
                  </w:rPr>
                </w:rPrChange>
              </w:rPr>
              <w:pPrChange w:id="3310" w:author="Bùi Anh Quốc" w:date="2025-08-02T15:01:00Z">
                <w:pPr/>
              </w:pPrChange>
            </w:pPr>
            <w:ins w:id="3311" w:author="Bùi Anh Quốc" w:date="2025-08-02T14:57:00Z">
              <w:r w:rsidRPr="006D4348">
                <w:rPr>
                  <w:rFonts w:ascii="Times New Roman" w:hAnsi="Times New Roman" w:cs="Times New Roman"/>
                  <w:sz w:val="26"/>
                  <w:szCs w:val="26"/>
                  <w:rPrChange w:id="3312" w:author="Bùi Anh Quốc" w:date="2025-08-02T15:45:00Z">
                    <w:rPr/>
                  </w:rPrChange>
                </w:rPr>
                <w:t>Phê duyệt nội bộ</w:t>
              </w:r>
            </w:ins>
          </w:p>
        </w:tc>
        <w:tc>
          <w:tcPr>
            <w:tcW w:w="6051" w:type="dxa"/>
            <w:vAlign w:val="center"/>
            <w:hideMark/>
          </w:tcPr>
          <w:p w14:paraId="0B616ABC" w14:textId="77777777" w:rsidR="002451F3" w:rsidRPr="006D4348" w:rsidRDefault="002451F3">
            <w:pPr>
              <w:jc w:val="both"/>
              <w:rPr>
                <w:ins w:id="3313" w:author="Bùi Anh Quốc" w:date="2025-08-02T14:57:00Z"/>
                <w:rFonts w:ascii="Times New Roman" w:hAnsi="Times New Roman" w:cs="Times New Roman"/>
                <w:sz w:val="26"/>
                <w:szCs w:val="26"/>
                <w:rPrChange w:id="3314" w:author="Bùi Anh Quốc" w:date="2025-08-02T15:45:00Z">
                  <w:rPr>
                    <w:ins w:id="3315" w:author="Bùi Anh Quốc" w:date="2025-08-02T14:57:00Z"/>
                  </w:rPr>
                </w:rPrChange>
              </w:rPr>
              <w:pPrChange w:id="3316" w:author="Bùi Anh Quốc" w:date="2025-08-02T15:01:00Z">
                <w:pPr/>
              </w:pPrChange>
            </w:pPr>
            <w:ins w:id="3317" w:author="Bùi Anh Quốc" w:date="2025-08-02T14:57:00Z">
              <w:r w:rsidRPr="006D4348">
                <w:rPr>
                  <w:rFonts w:ascii="Times New Roman" w:hAnsi="Times New Roman" w:cs="Times New Roman"/>
                  <w:sz w:val="26"/>
                  <w:szCs w:val="26"/>
                  <w:rPrChange w:id="3318" w:author="Bùi Anh Quốc" w:date="2025-08-02T15:45:00Z">
                    <w:rPr/>
                  </w:rPrChange>
                </w:rPr>
                <w:t>120</w:t>
              </w:r>
            </w:ins>
          </w:p>
        </w:tc>
      </w:tr>
      <w:tr w:rsidR="006E7830" w:rsidRPr="006D4348" w14:paraId="6226F691" w14:textId="77777777" w:rsidTr="002451F3">
        <w:trPr>
          <w:tblCellSpacing w:w="15" w:type="dxa"/>
          <w:ins w:id="3319" w:author="Bùi Anh Quốc" w:date="2025-08-02T14:57:00Z"/>
        </w:trPr>
        <w:tc>
          <w:tcPr>
            <w:tcW w:w="3352" w:type="dxa"/>
            <w:vAlign w:val="center"/>
            <w:hideMark/>
          </w:tcPr>
          <w:p w14:paraId="7AF8794E" w14:textId="77777777" w:rsidR="002451F3" w:rsidRPr="006D4348" w:rsidRDefault="002451F3">
            <w:pPr>
              <w:jc w:val="both"/>
              <w:rPr>
                <w:ins w:id="3320" w:author="Bùi Anh Quốc" w:date="2025-08-02T14:57:00Z"/>
                <w:rFonts w:ascii="Times New Roman" w:hAnsi="Times New Roman" w:cs="Times New Roman"/>
                <w:sz w:val="26"/>
                <w:szCs w:val="26"/>
                <w:rPrChange w:id="3321" w:author="Bùi Anh Quốc" w:date="2025-08-02T15:45:00Z">
                  <w:rPr>
                    <w:ins w:id="3322" w:author="Bùi Anh Quốc" w:date="2025-08-02T14:57:00Z"/>
                  </w:rPr>
                </w:rPrChange>
              </w:rPr>
              <w:pPrChange w:id="3323" w:author="Bùi Anh Quốc" w:date="2025-08-02T15:01:00Z">
                <w:pPr/>
              </w:pPrChange>
            </w:pPr>
            <w:ins w:id="3324" w:author="Bùi Anh Quốc" w:date="2025-08-02T14:57:00Z">
              <w:r w:rsidRPr="006D4348">
                <w:rPr>
                  <w:rFonts w:ascii="Times New Roman" w:hAnsi="Times New Roman" w:cs="Times New Roman"/>
                  <w:sz w:val="26"/>
                  <w:szCs w:val="26"/>
                  <w:rPrChange w:id="3325" w:author="Bùi Anh Quốc" w:date="2025-08-02T15:45:00Z">
                    <w:rPr/>
                  </w:rPrChange>
                </w:rPr>
                <w:t>Đặt hàng thử nghiệm</w:t>
              </w:r>
            </w:ins>
          </w:p>
        </w:tc>
        <w:tc>
          <w:tcPr>
            <w:tcW w:w="6051" w:type="dxa"/>
            <w:vAlign w:val="center"/>
            <w:hideMark/>
          </w:tcPr>
          <w:p w14:paraId="2952A23E" w14:textId="77777777" w:rsidR="002451F3" w:rsidRPr="006D4348" w:rsidRDefault="002451F3">
            <w:pPr>
              <w:jc w:val="both"/>
              <w:rPr>
                <w:ins w:id="3326" w:author="Bùi Anh Quốc" w:date="2025-08-02T14:57:00Z"/>
                <w:rFonts w:ascii="Times New Roman" w:hAnsi="Times New Roman" w:cs="Times New Roman"/>
                <w:sz w:val="26"/>
                <w:szCs w:val="26"/>
                <w:rPrChange w:id="3327" w:author="Bùi Anh Quốc" w:date="2025-08-02T15:45:00Z">
                  <w:rPr>
                    <w:ins w:id="3328" w:author="Bùi Anh Quốc" w:date="2025-08-02T14:57:00Z"/>
                  </w:rPr>
                </w:rPrChange>
              </w:rPr>
              <w:pPrChange w:id="3329" w:author="Bùi Anh Quốc" w:date="2025-08-02T15:01:00Z">
                <w:pPr/>
              </w:pPrChange>
            </w:pPr>
            <w:ins w:id="3330" w:author="Bùi Anh Quốc" w:date="2025-08-02T14:57:00Z">
              <w:r w:rsidRPr="006D4348">
                <w:rPr>
                  <w:rFonts w:ascii="Times New Roman" w:hAnsi="Times New Roman" w:cs="Times New Roman"/>
                  <w:sz w:val="26"/>
                  <w:szCs w:val="26"/>
                  <w:rPrChange w:id="3331" w:author="Bùi Anh Quốc" w:date="2025-08-02T15:45:00Z">
                    <w:rPr/>
                  </w:rPrChange>
                </w:rPr>
                <w:t>30</w:t>
              </w:r>
            </w:ins>
          </w:p>
        </w:tc>
      </w:tr>
      <w:tr w:rsidR="006E7830" w:rsidRPr="006D4348" w14:paraId="634F4654" w14:textId="77777777" w:rsidTr="002451F3">
        <w:trPr>
          <w:tblCellSpacing w:w="15" w:type="dxa"/>
          <w:ins w:id="3332" w:author="Bùi Anh Quốc" w:date="2025-08-02T14:57:00Z"/>
        </w:trPr>
        <w:tc>
          <w:tcPr>
            <w:tcW w:w="3352" w:type="dxa"/>
            <w:vAlign w:val="center"/>
            <w:hideMark/>
          </w:tcPr>
          <w:p w14:paraId="0BCE14E9" w14:textId="77777777" w:rsidR="002451F3" w:rsidRPr="006D4348" w:rsidRDefault="002451F3">
            <w:pPr>
              <w:jc w:val="both"/>
              <w:rPr>
                <w:ins w:id="3333" w:author="Bùi Anh Quốc" w:date="2025-08-02T14:57:00Z"/>
                <w:rFonts w:ascii="Times New Roman" w:hAnsi="Times New Roman" w:cs="Times New Roman"/>
                <w:sz w:val="26"/>
                <w:szCs w:val="26"/>
                <w:rPrChange w:id="3334" w:author="Bùi Anh Quốc" w:date="2025-08-02T15:45:00Z">
                  <w:rPr>
                    <w:ins w:id="3335" w:author="Bùi Anh Quốc" w:date="2025-08-02T14:57:00Z"/>
                  </w:rPr>
                </w:rPrChange>
              </w:rPr>
              <w:pPrChange w:id="3336" w:author="Bùi Anh Quốc" w:date="2025-08-02T15:01:00Z">
                <w:pPr/>
              </w:pPrChange>
            </w:pPr>
            <w:ins w:id="3337" w:author="Bùi Anh Quốc" w:date="2025-08-02T14:57:00Z">
              <w:r w:rsidRPr="006D4348">
                <w:rPr>
                  <w:rFonts w:ascii="Times New Roman" w:hAnsi="Times New Roman" w:cs="Times New Roman"/>
                  <w:sz w:val="26"/>
                  <w:szCs w:val="26"/>
                  <w:rPrChange w:id="3338" w:author="Bùi Anh Quốc" w:date="2025-08-02T15:45:00Z">
                    <w:rPr/>
                  </w:rPrChange>
                </w:rPr>
                <w:t>Kiểm tra hàng &amp; đánh giá</w:t>
              </w:r>
            </w:ins>
          </w:p>
        </w:tc>
        <w:tc>
          <w:tcPr>
            <w:tcW w:w="6051" w:type="dxa"/>
            <w:vAlign w:val="center"/>
            <w:hideMark/>
          </w:tcPr>
          <w:p w14:paraId="7C04E843" w14:textId="77777777" w:rsidR="002451F3" w:rsidRPr="006D4348" w:rsidRDefault="002451F3">
            <w:pPr>
              <w:jc w:val="both"/>
              <w:rPr>
                <w:ins w:id="3339" w:author="Bùi Anh Quốc" w:date="2025-08-02T14:57:00Z"/>
                <w:rFonts w:ascii="Times New Roman" w:hAnsi="Times New Roman" w:cs="Times New Roman"/>
                <w:sz w:val="26"/>
                <w:szCs w:val="26"/>
                <w:rPrChange w:id="3340" w:author="Bùi Anh Quốc" w:date="2025-08-02T15:45:00Z">
                  <w:rPr>
                    <w:ins w:id="3341" w:author="Bùi Anh Quốc" w:date="2025-08-02T14:57:00Z"/>
                  </w:rPr>
                </w:rPrChange>
              </w:rPr>
              <w:pPrChange w:id="3342" w:author="Bùi Anh Quốc" w:date="2025-08-02T15:01:00Z">
                <w:pPr/>
              </w:pPrChange>
            </w:pPr>
            <w:ins w:id="3343" w:author="Bùi Anh Quốc" w:date="2025-08-02T14:57:00Z">
              <w:r w:rsidRPr="006D4348">
                <w:rPr>
                  <w:rFonts w:ascii="Times New Roman" w:hAnsi="Times New Roman" w:cs="Times New Roman"/>
                  <w:sz w:val="26"/>
                  <w:szCs w:val="26"/>
                  <w:rPrChange w:id="3344" w:author="Bùi Anh Quốc" w:date="2025-08-02T15:45:00Z">
                    <w:rPr/>
                  </w:rPrChange>
                </w:rPr>
                <w:t>60</w:t>
              </w:r>
            </w:ins>
          </w:p>
        </w:tc>
      </w:tr>
      <w:tr w:rsidR="006E7830" w:rsidRPr="006D4348" w14:paraId="32305F6A" w14:textId="77777777" w:rsidTr="002451F3">
        <w:trPr>
          <w:tblCellSpacing w:w="15" w:type="dxa"/>
          <w:ins w:id="3345" w:author="Bùi Anh Quốc" w:date="2025-08-02T14:57:00Z"/>
        </w:trPr>
        <w:tc>
          <w:tcPr>
            <w:tcW w:w="3352" w:type="dxa"/>
            <w:vAlign w:val="center"/>
            <w:hideMark/>
          </w:tcPr>
          <w:p w14:paraId="7349E53F" w14:textId="77777777" w:rsidR="002451F3" w:rsidRPr="006D4348" w:rsidRDefault="002451F3">
            <w:pPr>
              <w:jc w:val="both"/>
              <w:rPr>
                <w:ins w:id="3346" w:author="Bùi Anh Quốc" w:date="2025-08-02T14:57:00Z"/>
                <w:rFonts w:ascii="Times New Roman" w:hAnsi="Times New Roman" w:cs="Times New Roman"/>
                <w:sz w:val="26"/>
                <w:szCs w:val="26"/>
                <w:rPrChange w:id="3347" w:author="Bùi Anh Quốc" w:date="2025-08-02T15:45:00Z">
                  <w:rPr>
                    <w:ins w:id="3348" w:author="Bùi Anh Quốc" w:date="2025-08-02T14:57:00Z"/>
                  </w:rPr>
                </w:rPrChange>
              </w:rPr>
              <w:pPrChange w:id="3349" w:author="Bùi Anh Quốc" w:date="2025-08-02T15:01:00Z">
                <w:pPr/>
              </w:pPrChange>
            </w:pPr>
            <w:ins w:id="3350" w:author="Bùi Anh Quốc" w:date="2025-08-02T14:57:00Z">
              <w:r w:rsidRPr="006D4348">
                <w:rPr>
                  <w:rFonts w:ascii="Times New Roman" w:hAnsi="Times New Roman" w:cs="Times New Roman"/>
                  <w:sz w:val="26"/>
                  <w:szCs w:val="26"/>
                  <w:rPrChange w:id="3351" w:author="Bùi Anh Quốc" w:date="2025-08-02T15:45:00Z">
                    <w:rPr/>
                  </w:rPrChange>
                </w:rPr>
                <w:t>Cập nhật ERP / hệ thống</w:t>
              </w:r>
            </w:ins>
          </w:p>
        </w:tc>
        <w:tc>
          <w:tcPr>
            <w:tcW w:w="6051" w:type="dxa"/>
            <w:vAlign w:val="center"/>
            <w:hideMark/>
          </w:tcPr>
          <w:p w14:paraId="74EC8ED4" w14:textId="77777777" w:rsidR="002451F3" w:rsidRPr="006D4348" w:rsidRDefault="002451F3">
            <w:pPr>
              <w:jc w:val="both"/>
              <w:rPr>
                <w:ins w:id="3352" w:author="Bùi Anh Quốc" w:date="2025-08-02T14:57:00Z"/>
                <w:rFonts w:ascii="Times New Roman" w:hAnsi="Times New Roman" w:cs="Times New Roman"/>
                <w:sz w:val="26"/>
                <w:szCs w:val="26"/>
                <w:rPrChange w:id="3353" w:author="Bùi Anh Quốc" w:date="2025-08-02T15:45:00Z">
                  <w:rPr>
                    <w:ins w:id="3354" w:author="Bùi Anh Quốc" w:date="2025-08-02T14:57:00Z"/>
                  </w:rPr>
                </w:rPrChange>
              </w:rPr>
              <w:pPrChange w:id="3355" w:author="Bùi Anh Quốc" w:date="2025-08-02T15:01:00Z">
                <w:pPr/>
              </w:pPrChange>
            </w:pPr>
            <w:ins w:id="3356" w:author="Bùi Anh Quốc" w:date="2025-08-02T14:57:00Z">
              <w:r w:rsidRPr="006D4348">
                <w:rPr>
                  <w:rFonts w:ascii="Times New Roman" w:hAnsi="Times New Roman" w:cs="Times New Roman"/>
                  <w:sz w:val="26"/>
                  <w:szCs w:val="26"/>
                  <w:rPrChange w:id="3357" w:author="Bùi Anh Quốc" w:date="2025-08-02T15:45:00Z">
                    <w:rPr/>
                  </w:rPrChange>
                </w:rPr>
                <w:t>30</w:t>
              </w:r>
            </w:ins>
          </w:p>
        </w:tc>
      </w:tr>
      <w:tr w:rsidR="006E7830" w:rsidRPr="006D4348" w14:paraId="0E82B8F1" w14:textId="77777777" w:rsidTr="002451F3">
        <w:trPr>
          <w:tblCellSpacing w:w="15" w:type="dxa"/>
          <w:ins w:id="3358" w:author="Bùi Anh Quốc" w:date="2025-08-02T14:57:00Z"/>
        </w:trPr>
        <w:tc>
          <w:tcPr>
            <w:tcW w:w="3352" w:type="dxa"/>
            <w:vAlign w:val="center"/>
            <w:hideMark/>
          </w:tcPr>
          <w:p w14:paraId="04C93DDA" w14:textId="77777777" w:rsidR="002451F3" w:rsidRPr="006D4348" w:rsidRDefault="002451F3">
            <w:pPr>
              <w:jc w:val="both"/>
              <w:rPr>
                <w:ins w:id="3359" w:author="Bùi Anh Quốc" w:date="2025-08-02T14:57:00Z"/>
                <w:rFonts w:ascii="Times New Roman" w:hAnsi="Times New Roman" w:cs="Times New Roman"/>
                <w:sz w:val="26"/>
                <w:szCs w:val="26"/>
                <w:rPrChange w:id="3360" w:author="Bùi Anh Quốc" w:date="2025-08-02T15:45:00Z">
                  <w:rPr>
                    <w:ins w:id="3361" w:author="Bùi Anh Quốc" w:date="2025-08-02T14:57:00Z"/>
                  </w:rPr>
                </w:rPrChange>
              </w:rPr>
              <w:pPrChange w:id="3362" w:author="Bùi Anh Quốc" w:date="2025-08-02T15:01:00Z">
                <w:pPr/>
              </w:pPrChange>
            </w:pPr>
            <w:ins w:id="3363" w:author="Bùi Anh Quốc" w:date="2025-08-02T14:57:00Z">
              <w:r w:rsidRPr="006D4348">
                <w:rPr>
                  <w:rFonts w:ascii="Times New Roman" w:hAnsi="Times New Roman" w:cs="Times New Roman"/>
                  <w:sz w:val="26"/>
                  <w:szCs w:val="26"/>
                  <w:rPrChange w:id="3364" w:author="Bùi Anh Quốc" w:date="2025-08-02T15:45:00Z">
                    <w:rPr/>
                  </w:rPrChange>
                </w:rPr>
                <w:t>Tổng kết đánh giá</w:t>
              </w:r>
            </w:ins>
          </w:p>
        </w:tc>
        <w:tc>
          <w:tcPr>
            <w:tcW w:w="6051" w:type="dxa"/>
            <w:vAlign w:val="center"/>
            <w:hideMark/>
          </w:tcPr>
          <w:p w14:paraId="37568D97" w14:textId="77777777" w:rsidR="002451F3" w:rsidRPr="006D4348" w:rsidRDefault="002451F3">
            <w:pPr>
              <w:jc w:val="both"/>
              <w:rPr>
                <w:ins w:id="3365" w:author="Bùi Anh Quốc" w:date="2025-08-02T14:57:00Z"/>
                <w:rFonts w:ascii="Times New Roman" w:hAnsi="Times New Roman" w:cs="Times New Roman"/>
                <w:sz w:val="26"/>
                <w:szCs w:val="26"/>
                <w:rPrChange w:id="3366" w:author="Bùi Anh Quốc" w:date="2025-08-02T15:45:00Z">
                  <w:rPr>
                    <w:ins w:id="3367" w:author="Bùi Anh Quốc" w:date="2025-08-02T14:57:00Z"/>
                  </w:rPr>
                </w:rPrChange>
              </w:rPr>
              <w:pPrChange w:id="3368" w:author="Bùi Anh Quốc" w:date="2025-08-02T15:01:00Z">
                <w:pPr/>
              </w:pPrChange>
            </w:pPr>
            <w:ins w:id="3369" w:author="Bùi Anh Quốc" w:date="2025-08-02T14:57:00Z">
              <w:r w:rsidRPr="006D4348">
                <w:rPr>
                  <w:rFonts w:ascii="Times New Roman" w:hAnsi="Times New Roman" w:cs="Times New Roman"/>
                  <w:sz w:val="26"/>
                  <w:szCs w:val="26"/>
                  <w:rPrChange w:id="3370" w:author="Bùi Anh Quốc" w:date="2025-08-02T15:45:00Z">
                    <w:rPr/>
                  </w:rPrChange>
                </w:rPr>
                <w:t>30</w:t>
              </w:r>
            </w:ins>
          </w:p>
        </w:tc>
      </w:tr>
      <w:tr w:rsidR="006E7830" w:rsidRPr="006D4348" w14:paraId="15B1BC46" w14:textId="77777777" w:rsidTr="002451F3">
        <w:trPr>
          <w:tblCellSpacing w:w="15" w:type="dxa"/>
          <w:ins w:id="3371" w:author="Bùi Anh Quốc" w:date="2025-08-02T14:57:00Z"/>
        </w:trPr>
        <w:tc>
          <w:tcPr>
            <w:tcW w:w="3352" w:type="dxa"/>
            <w:vAlign w:val="center"/>
            <w:hideMark/>
          </w:tcPr>
          <w:p w14:paraId="47FDBC48" w14:textId="77777777" w:rsidR="002451F3" w:rsidRPr="006D4348" w:rsidRDefault="002451F3">
            <w:pPr>
              <w:jc w:val="both"/>
              <w:rPr>
                <w:ins w:id="3372" w:author="Bùi Anh Quốc" w:date="2025-08-02T14:57:00Z"/>
                <w:rFonts w:ascii="Times New Roman" w:hAnsi="Times New Roman" w:cs="Times New Roman"/>
                <w:sz w:val="26"/>
                <w:szCs w:val="26"/>
                <w:rPrChange w:id="3373" w:author="Bùi Anh Quốc" w:date="2025-08-02T15:45:00Z">
                  <w:rPr>
                    <w:ins w:id="3374" w:author="Bùi Anh Quốc" w:date="2025-08-02T14:57:00Z"/>
                  </w:rPr>
                </w:rPrChange>
              </w:rPr>
              <w:pPrChange w:id="3375" w:author="Bùi Anh Quốc" w:date="2025-08-02T15:01:00Z">
                <w:pPr/>
              </w:pPrChange>
            </w:pPr>
            <w:ins w:id="3376" w:author="Bùi Anh Quốc" w:date="2025-08-02T14:57:00Z">
              <w:r w:rsidRPr="006D4348">
                <w:rPr>
                  <w:rFonts w:ascii="Times New Roman" w:hAnsi="Times New Roman" w:cs="Times New Roman"/>
                  <w:sz w:val="26"/>
                  <w:szCs w:val="26"/>
                  <w:rPrChange w:id="3377" w:author="Bùi Anh Quốc" w:date="2025-08-02T15:45:00Z">
                    <w:rPr/>
                  </w:rPrChange>
                </w:rPr>
                <w:t>Theo dõi định kỳ</w:t>
              </w:r>
            </w:ins>
          </w:p>
        </w:tc>
        <w:tc>
          <w:tcPr>
            <w:tcW w:w="6051" w:type="dxa"/>
            <w:vAlign w:val="center"/>
            <w:hideMark/>
          </w:tcPr>
          <w:p w14:paraId="6C2D01FA" w14:textId="77777777" w:rsidR="002451F3" w:rsidRPr="006D4348" w:rsidRDefault="002451F3">
            <w:pPr>
              <w:jc w:val="both"/>
              <w:rPr>
                <w:ins w:id="3378" w:author="Bùi Anh Quốc" w:date="2025-08-02T14:57:00Z"/>
                <w:rFonts w:ascii="Times New Roman" w:hAnsi="Times New Roman" w:cs="Times New Roman"/>
                <w:sz w:val="26"/>
                <w:szCs w:val="26"/>
                <w:rPrChange w:id="3379" w:author="Bùi Anh Quốc" w:date="2025-08-02T15:45:00Z">
                  <w:rPr>
                    <w:ins w:id="3380" w:author="Bùi Anh Quốc" w:date="2025-08-02T14:57:00Z"/>
                  </w:rPr>
                </w:rPrChange>
              </w:rPr>
              <w:pPrChange w:id="3381" w:author="Bùi Anh Quốc" w:date="2025-08-02T15:01:00Z">
                <w:pPr/>
              </w:pPrChange>
            </w:pPr>
            <w:ins w:id="3382" w:author="Bùi Anh Quốc" w:date="2025-08-02T14:57:00Z">
              <w:r w:rsidRPr="006D4348">
                <w:rPr>
                  <w:rFonts w:ascii="Times New Roman" w:hAnsi="Times New Roman" w:cs="Times New Roman"/>
                  <w:sz w:val="26"/>
                  <w:szCs w:val="26"/>
                  <w:rPrChange w:id="3383" w:author="Bùi Anh Quốc" w:date="2025-08-02T15:45:00Z">
                    <w:rPr/>
                  </w:rPrChange>
                </w:rPr>
                <w:t>30</w:t>
              </w:r>
            </w:ins>
          </w:p>
        </w:tc>
      </w:tr>
      <w:tr w:rsidR="006E7830" w:rsidRPr="006D4348" w14:paraId="004A933A" w14:textId="77777777" w:rsidTr="002451F3">
        <w:trPr>
          <w:tblCellSpacing w:w="15" w:type="dxa"/>
          <w:ins w:id="3384" w:author="Bùi Anh Quốc" w:date="2025-08-02T14:57:00Z"/>
        </w:trPr>
        <w:tc>
          <w:tcPr>
            <w:tcW w:w="3352" w:type="dxa"/>
            <w:vAlign w:val="center"/>
            <w:hideMark/>
          </w:tcPr>
          <w:p w14:paraId="5E9084FF" w14:textId="77777777" w:rsidR="002451F3" w:rsidRPr="006D4348" w:rsidRDefault="002451F3">
            <w:pPr>
              <w:jc w:val="both"/>
              <w:rPr>
                <w:ins w:id="3385" w:author="Bùi Anh Quốc" w:date="2025-08-02T14:57:00Z"/>
                <w:rFonts w:ascii="Times New Roman" w:hAnsi="Times New Roman" w:cs="Times New Roman"/>
                <w:sz w:val="26"/>
                <w:szCs w:val="26"/>
                <w:rPrChange w:id="3386" w:author="Bùi Anh Quốc" w:date="2025-08-02T15:45:00Z">
                  <w:rPr>
                    <w:ins w:id="3387" w:author="Bùi Anh Quốc" w:date="2025-08-02T14:57:00Z"/>
                  </w:rPr>
                </w:rPrChange>
              </w:rPr>
              <w:pPrChange w:id="3388" w:author="Bùi Anh Quốc" w:date="2025-08-02T15:01:00Z">
                <w:pPr/>
              </w:pPrChange>
            </w:pPr>
            <w:ins w:id="3389" w:author="Bùi Anh Quốc" w:date="2025-08-02T14:57:00Z">
              <w:r w:rsidRPr="006D4348">
                <w:rPr>
                  <w:rFonts w:ascii="Times New Roman" w:hAnsi="Times New Roman" w:cs="Times New Roman"/>
                  <w:b/>
                  <w:bCs/>
                  <w:sz w:val="26"/>
                  <w:szCs w:val="26"/>
                  <w:rPrChange w:id="3390" w:author="Bùi Anh Quốc" w:date="2025-08-02T15:45:00Z">
                    <w:rPr>
                      <w:b/>
                      <w:bCs/>
                    </w:rPr>
                  </w:rPrChange>
                </w:rPr>
                <w:t>Tổng cộng</w:t>
              </w:r>
            </w:ins>
          </w:p>
        </w:tc>
        <w:tc>
          <w:tcPr>
            <w:tcW w:w="6051" w:type="dxa"/>
            <w:vAlign w:val="center"/>
            <w:hideMark/>
          </w:tcPr>
          <w:p w14:paraId="694B13FC" w14:textId="77777777" w:rsidR="002451F3" w:rsidRPr="006D4348" w:rsidRDefault="002451F3">
            <w:pPr>
              <w:jc w:val="both"/>
              <w:rPr>
                <w:ins w:id="3391" w:author="Bùi Anh Quốc" w:date="2025-08-02T14:57:00Z"/>
                <w:rFonts w:ascii="Times New Roman" w:hAnsi="Times New Roman" w:cs="Times New Roman"/>
                <w:sz w:val="26"/>
                <w:szCs w:val="26"/>
                <w:rPrChange w:id="3392" w:author="Bùi Anh Quốc" w:date="2025-08-02T15:45:00Z">
                  <w:rPr>
                    <w:ins w:id="3393" w:author="Bùi Anh Quốc" w:date="2025-08-02T14:57:00Z"/>
                  </w:rPr>
                </w:rPrChange>
              </w:rPr>
              <w:pPrChange w:id="3394" w:author="Bùi Anh Quốc" w:date="2025-08-02T15:01:00Z">
                <w:pPr/>
              </w:pPrChange>
            </w:pPr>
            <w:ins w:id="3395" w:author="Bùi Anh Quốc" w:date="2025-08-02T14:57:00Z">
              <w:r w:rsidRPr="006D4348">
                <w:rPr>
                  <w:rFonts w:ascii="Times New Roman" w:hAnsi="Times New Roman" w:cs="Times New Roman"/>
                  <w:b/>
                  <w:bCs/>
                  <w:sz w:val="26"/>
                  <w:szCs w:val="26"/>
                  <w:rPrChange w:id="3396" w:author="Bùi Anh Quốc" w:date="2025-08-02T15:45:00Z">
                    <w:rPr>
                      <w:b/>
                      <w:bCs/>
                    </w:rPr>
                  </w:rPrChange>
                </w:rPr>
                <w:t>510 phút</w:t>
              </w:r>
            </w:ins>
          </w:p>
        </w:tc>
      </w:tr>
    </w:tbl>
    <w:p w14:paraId="47FEC208" w14:textId="77777777" w:rsidR="002451F3" w:rsidRPr="006D4348" w:rsidRDefault="002451F3">
      <w:pPr>
        <w:jc w:val="both"/>
        <w:rPr>
          <w:ins w:id="3397" w:author="Bùi Anh Quốc" w:date="2025-08-02T14:57:00Z"/>
          <w:rFonts w:ascii="Times New Roman" w:hAnsi="Times New Roman" w:cs="Times New Roman"/>
          <w:sz w:val="26"/>
          <w:szCs w:val="26"/>
          <w:rPrChange w:id="3398" w:author="Bùi Anh Quốc" w:date="2025-08-02T15:45:00Z">
            <w:rPr>
              <w:ins w:id="3399" w:author="Bùi Anh Quốc" w:date="2025-08-02T14:57:00Z"/>
            </w:rPr>
          </w:rPrChange>
        </w:rPr>
        <w:pPrChange w:id="3400" w:author="Bùi Anh Quốc" w:date="2025-08-02T15:01:00Z">
          <w:pPr/>
        </w:pPrChange>
      </w:pPr>
    </w:p>
    <w:p w14:paraId="13667BF6" w14:textId="77777777" w:rsidR="002451F3" w:rsidRPr="006D4348" w:rsidRDefault="002451F3">
      <w:pPr>
        <w:pStyle w:val="Heading5"/>
        <w:jc w:val="both"/>
        <w:rPr>
          <w:ins w:id="3401" w:author="Bùi Anh Quốc" w:date="2025-08-02T14:57:00Z"/>
          <w:rFonts w:ascii="Times New Roman" w:hAnsi="Times New Roman" w:cs="Times New Roman"/>
          <w:color w:val="auto"/>
          <w:sz w:val="26"/>
          <w:szCs w:val="26"/>
          <w:rPrChange w:id="3402" w:author="Bùi Anh Quốc" w:date="2025-08-02T15:45:00Z">
            <w:rPr>
              <w:ins w:id="3403" w:author="Bùi Anh Quốc" w:date="2025-08-02T14:57:00Z"/>
            </w:rPr>
          </w:rPrChange>
        </w:rPr>
        <w:pPrChange w:id="3404" w:author="Bùi Anh Quốc" w:date="2025-08-02T15:01:00Z">
          <w:pPr>
            <w:pStyle w:val="Heading5"/>
          </w:pPr>
        </w:pPrChange>
      </w:pPr>
      <w:ins w:id="3405" w:author="Bùi Anh Quốc" w:date="2025-08-02T14:57:00Z">
        <w:r w:rsidRPr="006D4348">
          <w:rPr>
            <w:rFonts w:ascii="Times New Roman" w:hAnsi="Times New Roman" w:cs="Times New Roman"/>
            <w:color w:val="auto"/>
            <w:sz w:val="26"/>
            <w:szCs w:val="26"/>
            <w:rPrChange w:id="3406" w:author="Bùi Anh Quốc" w:date="2025-08-02T15:45:00Z">
              <w:rPr/>
            </w:rPrChange>
          </w:rPr>
          <w:t>b) Chi phí</w:t>
        </w:r>
      </w:ins>
    </w:p>
    <w:p w14:paraId="5DAE4011" w14:textId="77777777" w:rsidR="002451F3" w:rsidRPr="006D4348" w:rsidRDefault="002451F3">
      <w:pPr>
        <w:jc w:val="both"/>
        <w:rPr>
          <w:ins w:id="3407" w:author="Bùi Anh Quốc" w:date="2025-08-02T14:57:00Z"/>
          <w:rFonts w:ascii="Times New Roman" w:hAnsi="Times New Roman" w:cs="Times New Roman"/>
          <w:b/>
          <w:bCs/>
          <w:sz w:val="26"/>
          <w:szCs w:val="26"/>
          <w:rPrChange w:id="3408" w:author="Bùi Anh Quốc" w:date="2025-08-02T15:45:00Z">
            <w:rPr>
              <w:ins w:id="3409" w:author="Bùi Anh Quốc" w:date="2025-08-02T14:57:00Z"/>
              <w:b/>
              <w:bCs/>
            </w:rPr>
          </w:rPrChange>
        </w:rPr>
        <w:pPrChange w:id="3410" w:author="Bùi Anh Quốc" w:date="2025-08-02T15:01:00Z">
          <w:pPr/>
        </w:pPrChange>
      </w:pPr>
      <w:ins w:id="3411" w:author="Bùi Anh Quốc" w:date="2025-08-02T14:57:00Z">
        <w:r w:rsidRPr="006D4348">
          <w:rPr>
            <w:rFonts w:ascii="Times New Roman" w:hAnsi="Times New Roman" w:cs="Times New Roman"/>
            <w:b/>
            <w:bCs/>
            <w:sz w:val="26"/>
            <w:szCs w:val="26"/>
            <w:rPrChange w:id="3412" w:author="Bùi Anh Quốc" w:date="2025-08-02T15:45:00Z">
              <w:rPr>
                <w:b/>
                <w:bCs/>
              </w:rPr>
            </w:rPrChange>
          </w:rPr>
          <w:t>Giả định:</w:t>
        </w:r>
      </w:ins>
    </w:p>
    <w:p w14:paraId="00DCB2C2" w14:textId="77777777" w:rsidR="002451F3" w:rsidRPr="006D4348" w:rsidRDefault="002451F3">
      <w:pPr>
        <w:numPr>
          <w:ilvl w:val="0"/>
          <w:numId w:val="121"/>
        </w:numPr>
        <w:jc w:val="both"/>
        <w:rPr>
          <w:ins w:id="3413" w:author="Bùi Anh Quốc" w:date="2025-08-02T14:57:00Z"/>
          <w:rFonts w:ascii="Times New Roman" w:hAnsi="Times New Roman" w:cs="Times New Roman"/>
          <w:sz w:val="26"/>
          <w:szCs w:val="26"/>
          <w:rPrChange w:id="3414" w:author="Bùi Anh Quốc" w:date="2025-08-02T15:45:00Z">
            <w:rPr>
              <w:ins w:id="3415" w:author="Bùi Anh Quốc" w:date="2025-08-02T14:57:00Z"/>
            </w:rPr>
          </w:rPrChange>
        </w:rPr>
        <w:pPrChange w:id="3416" w:author="Bùi Anh Quốc" w:date="2025-08-02T15:01:00Z">
          <w:pPr>
            <w:numPr>
              <w:numId w:val="121"/>
            </w:numPr>
            <w:tabs>
              <w:tab w:val="num" w:pos="720"/>
            </w:tabs>
            <w:ind w:left="720" w:hanging="360"/>
          </w:pPr>
        </w:pPrChange>
      </w:pPr>
      <w:ins w:id="3417" w:author="Bùi Anh Quốc" w:date="2025-08-02T14:57:00Z">
        <w:r w:rsidRPr="006D4348">
          <w:rPr>
            <w:rFonts w:ascii="Times New Roman" w:hAnsi="Times New Roman" w:cs="Times New Roman"/>
            <w:sz w:val="26"/>
            <w:szCs w:val="26"/>
            <w:rPrChange w:id="3418" w:author="Bùi Anh Quốc" w:date="2025-08-02T15:45:00Z">
              <w:rPr/>
            </w:rPrChange>
          </w:rPr>
          <w:t>Nhân sự cấp chuyên viên: 5.000 VNĐ/phút</w:t>
        </w:r>
      </w:ins>
    </w:p>
    <w:p w14:paraId="2DC26324" w14:textId="77777777" w:rsidR="002451F3" w:rsidRPr="006D4348" w:rsidRDefault="002451F3">
      <w:pPr>
        <w:numPr>
          <w:ilvl w:val="0"/>
          <w:numId w:val="121"/>
        </w:numPr>
        <w:jc w:val="both"/>
        <w:rPr>
          <w:ins w:id="3419" w:author="Bùi Anh Quốc" w:date="2025-08-02T14:57:00Z"/>
          <w:rFonts w:ascii="Times New Roman" w:hAnsi="Times New Roman" w:cs="Times New Roman"/>
          <w:sz w:val="26"/>
          <w:szCs w:val="26"/>
          <w:rPrChange w:id="3420" w:author="Bùi Anh Quốc" w:date="2025-08-02T15:45:00Z">
            <w:rPr>
              <w:ins w:id="3421" w:author="Bùi Anh Quốc" w:date="2025-08-02T14:57:00Z"/>
            </w:rPr>
          </w:rPrChange>
        </w:rPr>
        <w:pPrChange w:id="3422" w:author="Bùi Anh Quốc" w:date="2025-08-02T15:01:00Z">
          <w:pPr>
            <w:numPr>
              <w:numId w:val="121"/>
            </w:numPr>
            <w:tabs>
              <w:tab w:val="num" w:pos="720"/>
            </w:tabs>
            <w:ind w:left="720" w:hanging="360"/>
          </w:pPr>
        </w:pPrChange>
      </w:pPr>
      <w:ins w:id="3423" w:author="Bùi Anh Quốc" w:date="2025-08-02T14:57:00Z">
        <w:r w:rsidRPr="006D4348">
          <w:rPr>
            <w:rFonts w:ascii="Times New Roman" w:hAnsi="Times New Roman" w:cs="Times New Roman"/>
            <w:sz w:val="26"/>
            <w:szCs w:val="26"/>
            <w:rPrChange w:id="3424" w:author="Bùi Anh Quốc" w:date="2025-08-02T15:45:00Z">
              <w:rPr/>
            </w:rPrChange>
          </w:rPr>
          <w:t>QC &amp; IT: 6.000 VNĐ/phút</w:t>
        </w:r>
      </w:ins>
    </w:p>
    <w:p w14:paraId="15622B6E" w14:textId="77777777" w:rsidR="002451F3" w:rsidRPr="006D4348" w:rsidRDefault="002451F3">
      <w:pPr>
        <w:numPr>
          <w:ilvl w:val="0"/>
          <w:numId w:val="121"/>
        </w:numPr>
        <w:jc w:val="both"/>
        <w:rPr>
          <w:ins w:id="3425" w:author="Bùi Anh Quốc" w:date="2025-08-02T14:57:00Z"/>
          <w:rFonts w:ascii="Times New Roman" w:hAnsi="Times New Roman" w:cs="Times New Roman"/>
          <w:sz w:val="26"/>
          <w:szCs w:val="26"/>
          <w:rPrChange w:id="3426" w:author="Bùi Anh Quốc" w:date="2025-08-02T15:45:00Z">
            <w:rPr>
              <w:ins w:id="3427" w:author="Bùi Anh Quốc" w:date="2025-08-02T14:57:00Z"/>
            </w:rPr>
          </w:rPrChange>
        </w:rPr>
        <w:pPrChange w:id="3428" w:author="Bùi Anh Quốc" w:date="2025-08-02T15:01:00Z">
          <w:pPr>
            <w:numPr>
              <w:numId w:val="121"/>
            </w:numPr>
            <w:tabs>
              <w:tab w:val="num" w:pos="720"/>
            </w:tabs>
            <w:ind w:left="720" w:hanging="360"/>
          </w:pPr>
        </w:pPrChange>
      </w:pPr>
      <w:ins w:id="3429" w:author="Bùi Anh Quốc" w:date="2025-08-02T14:57:00Z">
        <w:r w:rsidRPr="006D4348">
          <w:rPr>
            <w:rFonts w:ascii="Times New Roman" w:hAnsi="Times New Roman" w:cs="Times New Roman"/>
            <w:sz w:val="26"/>
            <w:szCs w:val="26"/>
            <w:rPrChange w:id="3430" w:author="Bùi Anh Quốc" w:date="2025-08-02T15:45:00Z">
              <w:rPr/>
            </w:rPrChange>
          </w:rPr>
          <w:t>Quản lý phê duyệt: 10.000 VNĐ/phút</w:t>
        </w:r>
      </w:ins>
    </w:p>
    <w:p w14:paraId="7228E7A6" w14:textId="77777777" w:rsidR="002451F3" w:rsidRPr="006D4348" w:rsidRDefault="002451F3">
      <w:pPr>
        <w:jc w:val="both"/>
        <w:rPr>
          <w:ins w:id="3431" w:author="Bùi Anh Quốc" w:date="2025-08-02T14:57:00Z"/>
          <w:rFonts w:ascii="Times New Roman" w:hAnsi="Times New Roman" w:cs="Times New Roman"/>
          <w:b/>
          <w:bCs/>
          <w:sz w:val="26"/>
          <w:szCs w:val="26"/>
          <w:rPrChange w:id="3432" w:author="Bùi Anh Quốc" w:date="2025-08-02T15:45:00Z">
            <w:rPr>
              <w:ins w:id="3433" w:author="Bùi Anh Quốc" w:date="2025-08-02T14:57:00Z"/>
              <w:b/>
              <w:bCs/>
            </w:rPr>
          </w:rPrChange>
        </w:rPr>
        <w:pPrChange w:id="3434" w:author="Bùi Anh Quốc" w:date="2025-08-02T15:01:00Z">
          <w:pPr/>
        </w:pPrChange>
      </w:pPr>
      <w:ins w:id="3435" w:author="Bùi Anh Quốc" w:date="2025-08-02T14:57:00Z">
        <w:r w:rsidRPr="006D4348">
          <w:rPr>
            <w:rFonts w:ascii="Times New Roman" w:hAnsi="Times New Roman" w:cs="Times New Roman"/>
            <w:b/>
            <w:bCs/>
            <w:sz w:val="26"/>
            <w:szCs w:val="26"/>
            <w:rPrChange w:id="3436" w:author="Bùi Anh Quốc" w:date="2025-08-02T15:45:00Z">
              <w:rPr>
                <w:b/>
                <w:bCs/>
              </w:rPr>
            </w:rPrChange>
          </w:rPr>
          <w:t>Ước lượng theo lane:</w:t>
        </w:r>
      </w:ins>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985"/>
        <w:gridCol w:w="1843"/>
        <w:gridCol w:w="1559"/>
        <w:gridCol w:w="1843"/>
      </w:tblGrid>
      <w:tr w:rsidR="006E7830" w:rsidRPr="006D4348" w14:paraId="4C74E815" w14:textId="77777777" w:rsidTr="002451F3">
        <w:trPr>
          <w:tblHeader/>
          <w:tblCellSpacing w:w="15" w:type="dxa"/>
          <w:ins w:id="3437" w:author="Bùi Anh Quốc" w:date="2025-08-02T14:57:00Z"/>
        </w:trPr>
        <w:tc>
          <w:tcPr>
            <w:tcW w:w="2218" w:type="dxa"/>
            <w:vAlign w:val="center"/>
            <w:hideMark/>
          </w:tcPr>
          <w:p w14:paraId="264BB4D8" w14:textId="77777777" w:rsidR="002451F3" w:rsidRPr="006D4348" w:rsidRDefault="002451F3">
            <w:pPr>
              <w:jc w:val="both"/>
              <w:rPr>
                <w:ins w:id="3438" w:author="Bùi Anh Quốc" w:date="2025-08-02T14:57:00Z"/>
                <w:rFonts w:ascii="Times New Roman" w:hAnsi="Times New Roman" w:cs="Times New Roman"/>
                <w:b/>
                <w:bCs/>
                <w:sz w:val="26"/>
                <w:szCs w:val="26"/>
                <w:rPrChange w:id="3439" w:author="Bùi Anh Quốc" w:date="2025-08-02T15:45:00Z">
                  <w:rPr>
                    <w:ins w:id="3440" w:author="Bùi Anh Quốc" w:date="2025-08-02T14:57:00Z"/>
                    <w:b/>
                    <w:bCs/>
                  </w:rPr>
                </w:rPrChange>
              </w:rPr>
              <w:pPrChange w:id="3441" w:author="Bùi Anh Quốc" w:date="2025-08-02T15:01:00Z">
                <w:pPr/>
              </w:pPrChange>
            </w:pPr>
            <w:ins w:id="3442" w:author="Bùi Anh Quốc" w:date="2025-08-02T14:57:00Z">
              <w:r w:rsidRPr="006D4348">
                <w:rPr>
                  <w:rFonts w:ascii="Times New Roman" w:hAnsi="Times New Roman" w:cs="Times New Roman"/>
                  <w:b/>
                  <w:bCs/>
                  <w:sz w:val="26"/>
                  <w:szCs w:val="26"/>
                  <w:rPrChange w:id="3443" w:author="Bùi Anh Quốc" w:date="2025-08-02T15:45:00Z">
                    <w:rPr>
                      <w:b/>
                      <w:bCs/>
                    </w:rPr>
                  </w:rPrChange>
                </w:rPr>
                <w:t>Lane</w:t>
              </w:r>
            </w:ins>
          </w:p>
        </w:tc>
        <w:tc>
          <w:tcPr>
            <w:tcW w:w="1955" w:type="dxa"/>
            <w:vAlign w:val="center"/>
            <w:hideMark/>
          </w:tcPr>
          <w:p w14:paraId="41658322" w14:textId="77777777" w:rsidR="002451F3" w:rsidRPr="006D4348" w:rsidRDefault="002451F3">
            <w:pPr>
              <w:jc w:val="both"/>
              <w:rPr>
                <w:ins w:id="3444" w:author="Bùi Anh Quốc" w:date="2025-08-02T14:57:00Z"/>
                <w:rFonts w:ascii="Times New Roman" w:hAnsi="Times New Roman" w:cs="Times New Roman"/>
                <w:b/>
                <w:bCs/>
                <w:sz w:val="26"/>
                <w:szCs w:val="26"/>
                <w:rPrChange w:id="3445" w:author="Bùi Anh Quốc" w:date="2025-08-02T15:45:00Z">
                  <w:rPr>
                    <w:ins w:id="3446" w:author="Bùi Anh Quốc" w:date="2025-08-02T14:57:00Z"/>
                    <w:b/>
                    <w:bCs/>
                  </w:rPr>
                </w:rPrChange>
              </w:rPr>
              <w:pPrChange w:id="3447" w:author="Bùi Anh Quốc" w:date="2025-08-02T15:01:00Z">
                <w:pPr/>
              </w:pPrChange>
            </w:pPr>
            <w:ins w:id="3448" w:author="Bùi Anh Quốc" w:date="2025-08-02T14:57:00Z">
              <w:r w:rsidRPr="006D4348">
                <w:rPr>
                  <w:rFonts w:ascii="Times New Roman" w:hAnsi="Times New Roman" w:cs="Times New Roman"/>
                  <w:b/>
                  <w:bCs/>
                  <w:sz w:val="26"/>
                  <w:szCs w:val="26"/>
                  <w:rPrChange w:id="3449" w:author="Bùi Anh Quốc" w:date="2025-08-02T15:45:00Z">
                    <w:rPr>
                      <w:b/>
                      <w:bCs/>
                    </w:rPr>
                  </w:rPrChange>
                </w:rPr>
                <w:t>Tổng thời gian</w:t>
              </w:r>
            </w:ins>
          </w:p>
        </w:tc>
        <w:tc>
          <w:tcPr>
            <w:tcW w:w="1813" w:type="dxa"/>
            <w:vAlign w:val="center"/>
            <w:hideMark/>
          </w:tcPr>
          <w:p w14:paraId="6E647FD2" w14:textId="77777777" w:rsidR="002451F3" w:rsidRPr="006D4348" w:rsidRDefault="002451F3">
            <w:pPr>
              <w:jc w:val="both"/>
              <w:rPr>
                <w:ins w:id="3450" w:author="Bùi Anh Quốc" w:date="2025-08-02T14:57:00Z"/>
                <w:rFonts w:ascii="Times New Roman" w:hAnsi="Times New Roman" w:cs="Times New Roman"/>
                <w:b/>
                <w:bCs/>
                <w:sz w:val="26"/>
                <w:szCs w:val="26"/>
                <w:rPrChange w:id="3451" w:author="Bùi Anh Quốc" w:date="2025-08-02T15:45:00Z">
                  <w:rPr>
                    <w:ins w:id="3452" w:author="Bùi Anh Quốc" w:date="2025-08-02T14:57:00Z"/>
                    <w:b/>
                    <w:bCs/>
                  </w:rPr>
                </w:rPrChange>
              </w:rPr>
              <w:pPrChange w:id="3453" w:author="Bùi Anh Quốc" w:date="2025-08-02T15:01:00Z">
                <w:pPr/>
              </w:pPrChange>
            </w:pPr>
            <w:ins w:id="3454" w:author="Bùi Anh Quốc" w:date="2025-08-02T14:57:00Z">
              <w:r w:rsidRPr="006D4348">
                <w:rPr>
                  <w:rFonts w:ascii="Times New Roman" w:hAnsi="Times New Roman" w:cs="Times New Roman"/>
                  <w:b/>
                  <w:bCs/>
                  <w:sz w:val="26"/>
                  <w:szCs w:val="26"/>
                  <w:rPrChange w:id="3455" w:author="Bùi Anh Quốc" w:date="2025-08-02T15:45:00Z">
                    <w:rPr>
                      <w:b/>
                      <w:bCs/>
                    </w:rPr>
                  </w:rPrChange>
                </w:rPr>
                <w:t>Loại nhân sự</w:t>
              </w:r>
            </w:ins>
          </w:p>
        </w:tc>
        <w:tc>
          <w:tcPr>
            <w:tcW w:w="1529" w:type="dxa"/>
            <w:vAlign w:val="center"/>
            <w:hideMark/>
          </w:tcPr>
          <w:p w14:paraId="20889EA4" w14:textId="77777777" w:rsidR="002451F3" w:rsidRPr="006D4348" w:rsidRDefault="002451F3">
            <w:pPr>
              <w:jc w:val="both"/>
              <w:rPr>
                <w:ins w:id="3456" w:author="Bùi Anh Quốc" w:date="2025-08-02T14:57:00Z"/>
                <w:rFonts w:ascii="Times New Roman" w:hAnsi="Times New Roman" w:cs="Times New Roman"/>
                <w:b/>
                <w:bCs/>
                <w:sz w:val="26"/>
                <w:szCs w:val="26"/>
                <w:rPrChange w:id="3457" w:author="Bùi Anh Quốc" w:date="2025-08-02T15:45:00Z">
                  <w:rPr>
                    <w:ins w:id="3458" w:author="Bùi Anh Quốc" w:date="2025-08-02T14:57:00Z"/>
                    <w:b/>
                    <w:bCs/>
                  </w:rPr>
                </w:rPrChange>
              </w:rPr>
              <w:pPrChange w:id="3459" w:author="Bùi Anh Quốc" w:date="2025-08-02T15:01:00Z">
                <w:pPr/>
              </w:pPrChange>
            </w:pPr>
            <w:ins w:id="3460" w:author="Bùi Anh Quốc" w:date="2025-08-02T14:57:00Z">
              <w:r w:rsidRPr="006D4348">
                <w:rPr>
                  <w:rFonts w:ascii="Times New Roman" w:hAnsi="Times New Roman" w:cs="Times New Roman"/>
                  <w:b/>
                  <w:bCs/>
                  <w:sz w:val="26"/>
                  <w:szCs w:val="26"/>
                  <w:rPrChange w:id="3461" w:author="Bùi Anh Quốc" w:date="2025-08-02T15:45:00Z">
                    <w:rPr>
                      <w:b/>
                      <w:bCs/>
                    </w:rPr>
                  </w:rPrChange>
                </w:rPr>
                <w:t>Đơn giá</w:t>
              </w:r>
            </w:ins>
          </w:p>
        </w:tc>
        <w:tc>
          <w:tcPr>
            <w:tcW w:w="1798" w:type="dxa"/>
            <w:vAlign w:val="center"/>
            <w:hideMark/>
          </w:tcPr>
          <w:p w14:paraId="343ABD17" w14:textId="77777777" w:rsidR="002451F3" w:rsidRPr="006D4348" w:rsidRDefault="002451F3">
            <w:pPr>
              <w:jc w:val="both"/>
              <w:rPr>
                <w:ins w:id="3462" w:author="Bùi Anh Quốc" w:date="2025-08-02T14:57:00Z"/>
                <w:rFonts w:ascii="Times New Roman" w:hAnsi="Times New Roman" w:cs="Times New Roman"/>
                <w:b/>
                <w:bCs/>
                <w:sz w:val="26"/>
                <w:szCs w:val="26"/>
                <w:rPrChange w:id="3463" w:author="Bùi Anh Quốc" w:date="2025-08-02T15:45:00Z">
                  <w:rPr>
                    <w:ins w:id="3464" w:author="Bùi Anh Quốc" w:date="2025-08-02T14:57:00Z"/>
                    <w:b/>
                    <w:bCs/>
                  </w:rPr>
                </w:rPrChange>
              </w:rPr>
              <w:pPrChange w:id="3465" w:author="Bùi Anh Quốc" w:date="2025-08-02T15:01:00Z">
                <w:pPr/>
              </w:pPrChange>
            </w:pPr>
            <w:ins w:id="3466" w:author="Bùi Anh Quốc" w:date="2025-08-02T14:57:00Z">
              <w:r w:rsidRPr="006D4348">
                <w:rPr>
                  <w:rFonts w:ascii="Times New Roman" w:hAnsi="Times New Roman" w:cs="Times New Roman"/>
                  <w:b/>
                  <w:bCs/>
                  <w:sz w:val="26"/>
                  <w:szCs w:val="26"/>
                  <w:rPrChange w:id="3467" w:author="Bùi Anh Quốc" w:date="2025-08-02T15:45:00Z">
                    <w:rPr>
                      <w:b/>
                      <w:bCs/>
                    </w:rPr>
                  </w:rPrChange>
                </w:rPr>
                <w:t>Chi phí</w:t>
              </w:r>
            </w:ins>
          </w:p>
        </w:tc>
      </w:tr>
      <w:tr w:rsidR="006E7830" w:rsidRPr="006D4348" w14:paraId="42423F1A" w14:textId="77777777" w:rsidTr="002451F3">
        <w:trPr>
          <w:tblCellSpacing w:w="15" w:type="dxa"/>
          <w:ins w:id="3468" w:author="Bùi Anh Quốc" w:date="2025-08-02T14:57:00Z"/>
        </w:trPr>
        <w:tc>
          <w:tcPr>
            <w:tcW w:w="2218" w:type="dxa"/>
            <w:vAlign w:val="center"/>
            <w:hideMark/>
          </w:tcPr>
          <w:p w14:paraId="3BF84778" w14:textId="77777777" w:rsidR="002451F3" w:rsidRPr="006D4348" w:rsidRDefault="002451F3">
            <w:pPr>
              <w:jc w:val="both"/>
              <w:rPr>
                <w:ins w:id="3469" w:author="Bùi Anh Quốc" w:date="2025-08-02T14:57:00Z"/>
                <w:rFonts w:ascii="Times New Roman" w:hAnsi="Times New Roman" w:cs="Times New Roman"/>
                <w:sz w:val="26"/>
                <w:szCs w:val="26"/>
                <w:rPrChange w:id="3470" w:author="Bùi Anh Quốc" w:date="2025-08-02T15:45:00Z">
                  <w:rPr>
                    <w:ins w:id="3471" w:author="Bùi Anh Quốc" w:date="2025-08-02T14:57:00Z"/>
                  </w:rPr>
                </w:rPrChange>
              </w:rPr>
              <w:pPrChange w:id="3472" w:author="Bùi Anh Quốc" w:date="2025-08-02T15:01:00Z">
                <w:pPr/>
              </w:pPrChange>
            </w:pPr>
            <w:ins w:id="3473" w:author="Bùi Anh Quốc" w:date="2025-08-02T14:57:00Z">
              <w:r w:rsidRPr="006D4348">
                <w:rPr>
                  <w:rFonts w:ascii="Times New Roman" w:hAnsi="Times New Roman" w:cs="Times New Roman"/>
                  <w:sz w:val="26"/>
                  <w:szCs w:val="26"/>
                  <w:rPrChange w:id="3474" w:author="Bùi Anh Quốc" w:date="2025-08-02T15:45:00Z">
                    <w:rPr/>
                  </w:rPrChange>
                </w:rPr>
                <w:t>Phòng thu mua</w:t>
              </w:r>
            </w:ins>
          </w:p>
        </w:tc>
        <w:tc>
          <w:tcPr>
            <w:tcW w:w="1955" w:type="dxa"/>
            <w:vAlign w:val="center"/>
            <w:hideMark/>
          </w:tcPr>
          <w:p w14:paraId="3EDA9844" w14:textId="77777777" w:rsidR="002451F3" w:rsidRPr="006D4348" w:rsidRDefault="002451F3">
            <w:pPr>
              <w:jc w:val="both"/>
              <w:rPr>
                <w:ins w:id="3475" w:author="Bùi Anh Quốc" w:date="2025-08-02T14:57:00Z"/>
                <w:rFonts w:ascii="Times New Roman" w:hAnsi="Times New Roman" w:cs="Times New Roman"/>
                <w:sz w:val="26"/>
                <w:szCs w:val="26"/>
                <w:rPrChange w:id="3476" w:author="Bùi Anh Quốc" w:date="2025-08-02T15:45:00Z">
                  <w:rPr>
                    <w:ins w:id="3477" w:author="Bùi Anh Quốc" w:date="2025-08-02T14:57:00Z"/>
                  </w:rPr>
                </w:rPrChange>
              </w:rPr>
              <w:pPrChange w:id="3478" w:author="Bùi Anh Quốc" w:date="2025-08-02T15:01:00Z">
                <w:pPr/>
              </w:pPrChange>
            </w:pPr>
            <w:ins w:id="3479" w:author="Bùi Anh Quốc" w:date="2025-08-02T14:57:00Z">
              <w:r w:rsidRPr="006D4348">
                <w:rPr>
                  <w:rFonts w:ascii="Times New Roman" w:hAnsi="Times New Roman" w:cs="Times New Roman"/>
                  <w:sz w:val="26"/>
                  <w:szCs w:val="26"/>
                  <w:rPrChange w:id="3480" w:author="Bùi Anh Quốc" w:date="2025-08-02T15:45:00Z">
                    <w:rPr/>
                  </w:rPrChange>
                </w:rPr>
                <w:t>180 phút</w:t>
              </w:r>
            </w:ins>
          </w:p>
        </w:tc>
        <w:tc>
          <w:tcPr>
            <w:tcW w:w="1813" w:type="dxa"/>
            <w:vAlign w:val="center"/>
            <w:hideMark/>
          </w:tcPr>
          <w:p w14:paraId="63104217" w14:textId="77777777" w:rsidR="002451F3" w:rsidRPr="006D4348" w:rsidRDefault="002451F3">
            <w:pPr>
              <w:jc w:val="both"/>
              <w:rPr>
                <w:ins w:id="3481" w:author="Bùi Anh Quốc" w:date="2025-08-02T14:57:00Z"/>
                <w:rFonts w:ascii="Times New Roman" w:hAnsi="Times New Roman" w:cs="Times New Roman"/>
                <w:sz w:val="26"/>
                <w:szCs w:val="26"/>
                <w:rPrChange w:id="3482" w:author="Bùi Anh Quốc" w:date="2025-08-02T15:45:00Z">
                  <w:rPr>
                    <w:ins w:id="3483" w:author="Bùi Anh Quốc" w:date="2025-08-02T14:57:00Z"/>
                  </w:rPr>
                </w:rPrChange>
              </w:rPr>
              <w:pPrChange w:id="3484" w:author="Bùi Anh Quốc" w:date="2025-08-02T15:01:00Z">
                <w:pPr/>
              </w:pPrChange>
            </w:pPr>
            <w:ins w:id="3485" w:author="Bùi Anh Quốc" w:date="2025-08-02T14:57:00Z">
              <w:r w:rsidRPr="006D4348">
                <w:rPr>
                  <w:rFonts w:ascii="Times New Roman" w:hAnsi="Times New Roman" w:cs="Times New Roman"/>
                  <w:sz w:val="26"/>
                  <w:szCs w:val="26"/>
                  <w:rPrChange w:id="3486" w:author="Bùi Anh Quốc" w:date="2025-08-02T15:45:00Z">
                    <w:rPr/>
                  </w:rPrChange>
                </w:rPr>
                <w:t>Nhân viên</w:t>
              </w:r>
            </w:ins>
          </w:p>
        </w:tc>
        <w:tc>
          <w:tcPr>
            <w:tcW w:w="1529" w:type="dxa"/>
            <w:vAlign w:val="center"/>
            <w:hideMark/>
          </w:tcPr>
          <w:p w14:paraId="01C460F3" w14:textId="77777777" w:rsidR="002451F3" w:rsidRPr="006D4348" w:rsidRDefault="002451F3">
            <w:pPr>
              <w:jc w:val="both"/>
              <w:rPr>
                <w:ins w:id="3487" w:author="Bùi Anh Quốc" w:date="2025-08-02T14:57:00Z"/>
                <w:rFonts w:ascii="Times New Roman" w:hAnsi="Times New Roman" w:cs="Times New Roman"/>
                <w:sz w:val="26"/>
                <w:szCs w:val="26"/>
                <w:rPrChange w:id="3488" w:author="Bùi Anh Quốc" w:date="2025-08-02T15:45:00Z">
                  <w:rPr>
                    <w:ins w:id="3489" w:author="Bùi Anh Quốc" w:date="2025-08-02T14:57:00Z"/>
                  </w:rPr>
                </w:rPrChange>
              </w:rPr>
              <w:pPrChange w:id="3490" w:author="Bùi Anh Quốc" w:date="2025-08-02T15:01:00Z">
                <w:pPr/>
              </w:pPrChange>
            </w:pPr>
            <w:ins w:id="3491" w:author="Bùi Anh Quốc" w:date="2025-08-02T14:57:00Z">
              <w:r w:rsidRPr="006D4348">
                <w:rPr>
                  <w:rFonts w:ascii="Times New Roman" w:hAnsi="Times New Roman" w:cs="Times New Roman"/>
                  <w:sz w:val="26"/>
                  <w:szCs w:val="26"/>
                  <w:rPrChange w:id="3492" w:author="Bùi Anh Quốc" w:date="2025-08-02T15:45:00Z">
                    <w:rPr/>
                  </w:rPrChange>
                </w:rPr>
                <w:t>5.000</w:t>
              </w:r>
            </w:ins>
          </w:p>
        </w:tc>
        <w:tc>
          <w:tcPr>
            <w:tcW w:w="1798" w:type="dxa"/>
            <w:vAlign w:val="center"/>
            <w:hideMark/>
          </w:tcPr>
          <w:p w14:paraId="65C7EFAA" w14:textId="77777777" w:rsidR="002451F3" w:rsidRPr="006D4348" w:rsidRDefault="002451F3">
            <w:pPr>
              <w:jc w:val="both"/>
              <w:rPr>
                <w:ins w:id="3493" w:author="Bùi Anh Quốc" w:date="2025-08-02T14:57:00Z"/>
                <w:rFonts w:ascii="Times New Roman" w:hAnsi="Times New Roman" w:cs="Times New Roman"/>
                <w:sz w:val="26"/>
                <w:szCs w:val="26"/>
                <w:rPrChange w:id="3494" w:author="Bùi Anh Quốc" w:date="2025-08-02T15:45:00Z">
                  <w:rPr>
                    <w:ins w:id="3495" w:author="Bùi Anh Quốc" w:date="2025-08-02T14:57:00Z"/>
                  </w:rPr>
                </w:rPrChange>
              </w:rPr>
              <w:pPrChange w:id="3496" w:author="Bùi Anh Quốc" w:date="2025-08-02T15:01:00Z">
                <w:pPr/>
              </w:pPrChange>
            </w:pPr>
            <w:ins w:id="3497" w:author="Bùi Anh Quốc" w:date="2025-08-02T14:57:00Z">
              <w:r w:rsidRPr="006D4348">
                <w:rPr>
                  <w:rFonts w:ascii="Times New Roman" w:hAnsi="Times New Roman" w:cs="Times New Roman"/>
                  <w:sz w:val="26"/>
                  <w:szCs w:val="26"/>
                  <w:rPrChange w:id="3498" w:author="Bùi Anh Quốc" w:date="2025-08-02T15:45:00Z">
                    <w:rPr/>
                  </w:rPrChange>
                </w:rPr>
                <w:t>900.000</w:t>
              </w:r>
            </w:ins>
          </w:p>
        </w:tc>
      </w:tr>
      <w:tr w:rsidR="006E7830" w:rsidRPr="006D4348" w14:paraId="25B6C868" w14:textId="77777777" w:rsidTr="002451F3">
        <w:trPr>
          <w:tblCellSpacing w:w="15" w:type="dxa"/>
          <w:ins w:id="3499" w:author="Bùi Anh Quốc" w:date="2025-08-02T14:57:00Z"/>
        </w:trPr>
        <w:tc>
          <w:tcPr>
            <w:tcW w:w="2218" w:type="dxa"/>
            <w:vAlign w:val="center"/>
            <w:hideMark/>
          </w:tcPr>
          <w:p w14:paraId="027B99F9" w14:textId="77777777" w:rsidR="002451F3" w:rsidRPr="006D4348" w:rsidRDefault="002451F3">
            <w:pPr>
              <w:jc w:val="both"/>
              <w:rPr>
                <w:ins w:id="3500" w:author="Bùi Anh Quốc" w:date="2025-08-02T14:57:00Z"/>
                <w:rFonts w:ascii="Times New Roman" w:hAnsi="Times New Roman" w:cs="Times New Roman"/>
                <w:sz w:val="26"/>
                <w:szCs w:val="26"/>
                <w:rPrChange w:id="3501" w:author="Bùi Anh Quốc" w:date="2025-08-02T15:45:00Z">
                  <w:rPr>
                    <w:ins w:id="3502" w:author="Bùi Anh Quốc" w:date="2025-08-02T14:57:00Z"/>
                  </w:rPr>
                </w:rPrChange>
              </w:rPr>
              <w:pPrChange w:id="3503" w:author="Bùi Anh Quốc" w:date="2025-08-02T15:01:00Z">
                <w:pPr/>
              </w:pPrChange>
            </w:pPr>
            <w:ins w:id="3504" w:author="Bùi Anh Quốc" w:date="2025-08-02T14:57:00Z">
              <w:r w:rsidRPr="006D4348">
                <w:rPr>
                  <w:rFonts w:ascii="Times New Roman" w:hAnsi="Times New Roman" w:cs="Times New Roman"/>
                  <w:sz w:val="26"/>
                  <w:szCs w:val="26"/>
                  <w:rPrChange w:id="3505" w:author="Bùi Anh Quốc" w:date="2025-08-02T15:45:00Z">
                    <w:rPr/>
                  </w:rPrChange>
                </w:rPr>
                <w:t>QC</w:t>
              </w:r>
            </w:ins>
          </w:p>
        </w:tc>
        <w:tc>
          <w:tcPr>
            <w:tcW w:w="1955" w:type="dxa"/>
            <w:vAlign w:val="center"/>
            <w:hideMark/>
          </w:tcPr>
          <w:p w14:paraId="5ACE8A8C" w14:textId="77777777" w:rsidR="002451F3" w:rsidRPr="006D4348" w:rsidRDefault="002451F3">
            <w:pPr>
              <w:jc w:val="both"/>
              <w:rPr>
                <w:ins w:id="3506" w:author="Bùi Anh Quốc" w:date="2025-08-02T14:57:00Z"/>
                <w:rFonts w:ascii="Times New Roman" w:hAnsi="Times New Roman" w:cs="Times New Roman"/>
                <w:sz w:val="26"/>
                <w:szCs w:val="26"/>
                <w:rPrChange w:id="3507" w:author="Bùi Anh Quốc" w:date="2025-08-02T15:45:00Z">
                  <w:rPr>
                    <w:ins w:id="3508" w:author="Bùi Anh Quốc" w:date="2025-08-02T14:57:00Z"/>
                  </w:rPr>
                </w:rPrChange>
              </w:rPr>
              <w:pPrChange w:id="3509" w:author="Bùi Anh Quốc" w:date="2025-08-02T15:01:00Z">
                <w:pPr/>
              </w:pPrChange>
            </w:pPr>
            <w:ins w:id="3510" w:author="Bùi Anh Quốc" w:date="2025-08-02T14:57:00Z">
              <w:r w:rsidRPr="006D4348">
                <w:rPr>
                  <w:rFonts w:ascii="Times New Roman" w:hAnsi="Times New Roman" w:cs="Times New Roman"/>
                  <w:sz w:val="26"/>
                  <w:szCs w:val="26"/>
                  <w:rPrChange w:id="3511" w:author="Bùi Anh Quốc" w:date="2025-08-02T15:45:00Z">
                    <w:rPr/>
                  </w:rPrChange>
                </w:rPr>
                <w:t>60 phút</w:t>
              </w:r>
            </w:ins>
          </w:p>
        </w:tc>
        <w:tc>
          <w:tcPr>
            <w:tcW w:w="1813" w:type="dxa"/>
            <w:vAlign w:val="center"/>
            <w:hideMark/>
          </w:tcPr>
          <w:p w14:paraId="40A5F354" w14:textId="77777777" w:rsidR="002451F3" w:rsidRPr="006D4348" w:rsidRDefault="002451F3">
            <w:pPr>
              <w:jc w:val="both"/>
              <w:rPr>
                <w:ins w:id="3512" w:author="Bùi Anh Quốc" w:date="2025-08-02T14:57:00Z"/>
                <w:rFonts w:ascii="Times New Roman" w:hAnsi="Times New Roman" w:cs="Times New Roman"/>
                <w:sz w:val="26"/>
                <w:szCs w:val="26"/>
                <w:rPrChange w:id="3513" w:author="Bùi Anh Quốc" w:date="2025-08-02T15:45:00Z">
                  <w:rPr>
                    <w:ins w:id="3514" w:author="Bùi Anh Quốc" w:date="2025-08-02T14:57:00Z"/>
                  </w:rPr>
                </w:rPrChange>
              </w:rPr>
              <w:pPrChange w:id="3515" w:author="Bùi Anh Quốc" w:date="2025-08-02T15:01:00Z">
                <w:pPr/>
              </w:pPrChange>
            </w:pPr>
            <w:ins w:id="3516" w:author="Bùi Anh Quốc" w:date="2025-08-02T14:57:00Z">
              <w:r w:rsidRPr="006D4348">
                <w:rPr>
                  <w:rFonts w:ascii="Times New Roman" w:hAnsi="Times New Roman" w:cs="Times New Roman"/>
                  <w:sz w:val="26"/>
                  <w:szCs w:val="26"/>
                  <w:rPrChange w:id="3517" w:author="Bùi Anh Quốc" w:date="2025-08-02T15:45:00Z">
                    <w:rPr/>
                  </w:rPrChange>
                </w:rPr>
                <w:t>Nhân viên</w:t>
              </w:r>
            </w:ins>
          </w:p>
        </w:tc>
        <w:tc>
          <w:tcPr>
            <w:tcW w:w="1529" w:type="dxa"/>
            <w:vAlign w:val="center"/>
            <w:hideMark/>
          </w:tcPr>
          <w:p w14:paraId="3974BF86" w14:textId="77777777" w:rsidR="002451F3" w:rsidRPr="006D4348" w:rsidRDefault="002451F3">
            <w:pPr>
              <w:jc w:val="both"/>
              <w:rPr>
                <w:ins w:id="3518" w:author="Bùi Anh Quốc" w:date="2025-08-02T14:57:00Z"/>
                <w:rFonts w:ascii="Times New Roman" w:hAnsi="Times New Roman" w:cs="Times New Roman"/>
                <w:sz w:val="26"/>
                <w:szCs w:val="26"/>
                <w:rPrChange w:id="3519" w:author="Bùi Anh Quốc" w:date="2025-08-02T15:45:00Z">
                  <w:rPr>
                    <w:ins w:id="3520" w:author="Bùi Anh Quốc" w:date="2025-08-02T14:57:00Z"/>
                  </w:rPr>
                </w:rPrChange>
              </w:rPr>
              <w:pPrChange w:id="3521" w:author="Bùi Anh Quốc" w:date="2025-08-02T15:01:00Z">
                <w:pPr/>
              </w:pPrChange>
            </w:pPr>
            <w:ins w:id="3522" w:author="Bùi Anh Quốc" w:date="2025-08-02T14:57:00Z">
              <w:r w:rsidRPr="006D4348">
                <w:rPr>
                  <w:rFonts w:ascii="Times New Roman" w:hAnsi="Times New Roman" w:cs="Times New Roman"/>
                  <w:sz w:val="26"/>
                  <w:szCs w:val="26"/>
                  <w:rPrChange w:id="3523" w:author="Bùi Anh Quốc" w:date="2025-08-02T15:45:00Z">
                    <w:rPr/>
                  </w:rPrChange>
                </w:rPr>
                <w:t>6.000</w:t>
              </w:r>
            </w:ins>
          </w:p>
        </w:tc>
        <w:tc>
          <w:tcPr>
            <w:tcW w:w="1798" w:type="dxa"/>
            <w:vAlign w:val="center"/>
            <w:hideMark/>
          </w:tcPr>
          <w:p w14:paraId="4EE441A2" w14:textId="77777777" w:rsidR="002451F3" w:rsidRPr="006D4348" w:rsidRDefault="002451F3">
            <w:pPr>
              <w:jc w:val="both"/>
              <w:rPr>
                <w:ins w:id="3524" w:author="Bùi Anh Quốc" w:date="2025-08-02T14:57:00Z"/>
                <w:rFonts w:ascii="Times New Roman" w:hAnsi="Times New Roman" w:cs="Times New Roman"/>
                <w:sz w:val="26"/>
                <w:szCs w:val="26"/>
                <w:rPrChange w:id="3525" w:author="Bùi Anh Quốc" w:date="2025-08-02T15:45:00Z">
                  <w:rPr>
                    <w:ins w:id="3526" w:author="Bùi Anh Quốc" w:date="2025-08-02T14:57:00Z"/>
                  </w:rPr>
                </w:rPrChange>
              </w:rPr>
              <w:pPrChange w:id="3527" w:author="Bùi Anh Quốc" w:date="2025-08-02T15:01:00Z">
                <w:pPr/>
              </w:pPrChange>
            </w:pPr>
            <w:ins w:id="3528" w:author="Bùi Anh Quốc" w:date="2025-08-02T14:57:00Z">
              <w:r w:rsidRPr="006D4348">
                <w:rPr>
                  <w:rFonts w:ascii="Times New Roman" w:hAnsi="Times New Roman" w:cs="Times New Roman"/>
                  <w:sz w:val="26"/>
                  <w:szCs w:val="26"/>
                  <w:rPrChange w:id="3529" w:author="Bùi Anh Quốc" w:date="2025-08-02T15:45:00Z">
                    <w:rPr/>
                  </w:rPrChange>
                </w:rPr>
                <w:t>360.000</w:t>
              </w:r>
            </w:ins>
          </w:p>
        </w:tc>
      </w:tr>
      <w:tr w:rsidR="006E7830" w:rsidRPr="006D4348" w14:paraId="1C9E1E83" w14:textId="77777777" w:rsidTr="002451F3">
        <w:trPr>
          <w:tblCellSpacing w:w="15" w:type="dxa"/>
          <w:ins w:id="3530" w:author="Bùi Anh Quốc" w:date="2025-08-02T14:57:00Z"/>
        </w:trPr>
        <w:tc>
          <w:tcPr>
            <w:tcW w:w="2218" w:type="dxa"/>
            <w:vAlign w:val="center"/>
            <w:hideMark/>
          </w:tcPr>
          <w:p w14:paraId="70330E7A" w14:textId="77777777" w:rsidR="002451F3" w:rsidRPr="006D4348" w:rsidRDefault="002451F3">
            <w:pPr>
              <w:jc w:val="both"/>
              <w:rPr>
                <w:ins w:id="3531" w:author="Bùi Anh Quốc" w:date="2025-08-02T14:57:00Z"/>
                <w:rFonts w:ascii="Times New Roman" w:hAnsi="Times New Roman" w:cs="Times New Roman"/>
                <w:sz w:val="26"/>
                <w:szCs w:val="26"/>
                <w:rPrChange w:id="3532" w:author="Bùi Anh Quốc" w:date="2025-08-02T15:45:00Z">
                  <w:rPr>
                    <w:ins w:id="3533" w:author="Bùi Anh Quốc" w:date="2025-08-02T14:57:00Z"/>
                  </w:rPr>
                </w:rPrChange>
              </w:rPr>
              <w:pPrChange w:id="3534" w:author="Bùi Anh Quốc" w:date="2025-08-02T15:01:00Z">
                <w:pPr/>
              </w:pPrChange>
            </w:pPr>
            <w:ins w:id="3535" w:author="Bùi Anh Quốc" w:date="2025-08-02T14:57:00Z">
              <w:r w:rsidRPr="006D4348">
                <w:rPr>
                  <w:rFonts w:ascii="Times New Roman" w:hAnsi="Times New Roman" w:cs="Times New Roman"/>
                  <w:sz w:val="26"/>
                  <w:szCs w:val="26"/>
                  <w:rPrChange w:id="3536" w:author="Bùi Anh Quốc" w:date="2025-08-02T15:45:00Z">
                    <w:rPr/>
                  </w:rPrChange>
                </w:rPr>
                <w:t>Kế toán</w:t>
              </w:r>
            </w:ins>
          </w:p>
        </w:tc>
        <w:tc>
          <w:tcPr>
            <w:tcW w:w="1955" w:type="dxa"/>
            <w:vAlign w:val="center"/>
            <w:hideMark/>
          </w:tcPr>
          <w:p w14:paraId="71BF5035" w14:textId="77777777" w:rsidR="002451F3" w:rsidRPr="006D4348" w:rsidRDefault="002451F3">
            <w:pPr>
              <w:jc w:val="both"/>
              <w:rPr>
                <w:ins w:id="3537" w:author="Bùi Anh Quốc" w:date="2025-08-02T14:57:00Z"/>
                <w:rFonts w:ascii="Times New Roman" w:hAnsi="Times New Roman" w:cs="Times New Roman"/>
                <w:sz w:val="26"/>
                <w:szCs w:val="26"/>
                <w:rPrChange w:id="3538" w:author="Bùi Anh Quốc" w:date="2025-08-02T15:45:00Z">
                  <w:rPr>
                    <w:ins w:id="3539" w:author="Bùi Anh Quốc" w:date="2025-08-02T14:57:00Z"/>
                  </w:rPr>
                </w:rPrChange>
              </w:rPr>
              <w:pPrChange w:id="3540" w:author="Bùi Anh Quốc" w:date="2025-08-02T15:01:00Z">
                <w:pPr/>
              </w:pPrChange>
            </w:pPr>
            <w:ins w:id="3541" w:author="Bùi Anh Quốc" w:date="2025-08-02T14:57:00Z">
              <w:r w:rsidRPr="006D4348">
                <w:rPr>
                  <w:rFonts w:ascii="Times New Roman" w:hAnsi="Times New Roman" w:cs="Times New Roman"/>
                  <w:sz w:val="26"/>
                  <w:szCs w:val="26"/>
                  <w:rPrChange w:id="3542" w:author="Bùi Anh Quốc" w:date="2025-08-02T15:45:00Z">
                    <w:rPr/>
                  </w:rPrChange>
                </w:rPr>
                <w:t>30 phút</w:t>
              </w:r>
            </w:ins>
          </w:p>
        </w:tc>
        <w:tc>
          <w:tcPr>
            <w:tcW w:w="1813" w:type="dxa"/>
            <w:vAlign w:val="center"/>
            <w:hideMark/>
          </w:tcPr>
          <w:p w14:paraId="5375050D" w14:textId="77777777" w:rsidR="002451F3" w:rsidRPr="006D4348" w:rsidRDefault="002451F3">
            <w:pPr>
              <w:jc w:val="both"/>
              <w:rPr>
                <w:ins w:id="3543" w:author="Bùi Anh Quốc" w:date="2025-08-02T14:57:00Z"/>
                <w:rFonts w:ascii="Times New Roman" w:hAnsi="Times New Roman" w:cs="Times New Roman"/>
                <w:sz w:val="26"/>
                <w:szCs w:val="26"/>
                <w:rPrChange w:id="3544" w:author="Bùi Anh Quốc" w:date="2025-08-02T15:45:00Z">
                  <w:rPr>
                    <w:ins w:id="3545" w:author="Bùi Anh Quốc" w:date="2025-08-02T14:57:00Z"/>
                  </w:rPr>
                </w:rPrChange>
              </w:rPr>
              <w:pPrChange w:id="3546" w:author="Bùi Anh Quốc" w:date="2025-08-02T15:01:00Z">
                <w:pPr/>
              </w:pPrChange>
            </w:pPr>
            <w:ins w:id="3547" w:author="Bùi Anh Quốc" w:date="2025-08-02T14:57:00Z">
              <w:r w:rsidRPr="006D4348">
                <w:rPr>
                  <w:rFonts w:ascii="Times New Roman" w:hAnsi="Times New Roman" w:cs="Times New Roman"/>
                  <w:sz w:val="26"/>
                  <w:szCs w:val="26"/>
                  <w:rPrChange w:id="3548" w:author="Bùi Anh Quốc" w:date="2025-08-02T15:45:00Z">
                    <w:rPr/>
                  </w:rPrChange>
                </w:rPr>
                <w:t>Nhân viên</w:t>
              </w:r>
            </w:ins>
          </w:p>
        </w:tc>
        <w:tc>
          <w:tcPr>
            <w:tcW w:w="1529" w:type="dxa"/>
            <w:vAlign w:val="center"/>
            <w:hideMark/>
          </w:tcPr>
          <w:p w14:paraId="4B4FB10B" w14:textId="77777777" w:rsidR="002451F3" w:rsidRPr="006D4348" w:rsidRDefault="002451F3">
            <w:pPr>
              <w:jc w:val="both"/>
              <w:rPr>
                <w:ins w:id="3549" w:author="Bùi Anh Quốc" w:date="2025-08-02T14:57:00Z"/>
                <w:rFonts w:ascii="Times New Roman" w:hAnsi="Times New Roman" w:cs="Times New Roman"/>
                <w:sz w:val="26"/>
                <w:szCs w:val="26"/>
                <w:rPrChange w:id="3550" w:author="Bùi Anh Quốc" w:date="2025-08-02T15:45:00Z">
                  <w:rPr>
                    <w:ins w:id="3551" w:author="Bùi Anh Quốc" w:date="2025-08-02T14:57:00Z"/>
                  </w:rPr>
                </w:rPrChange>
              </w:rPr>
              <w:pPrChange w:id="3552" w:author="Bùi Anh Quốc" w:date="2025-08-02T15:01:00Z">
                <w:pPr/>
              </w:pPrChange>
            </w:pPr>
            <w:ins w:id="3553" w:author="Bùi Anh Quốc" w:date="2025-08-02T14:57:00Z">
              <w:r w:rsidRPr="006D4348">
                <w:rPr>
                  <w:rFonts w:ascii="Times New Roman" w:hAnsi="Times New Roman" w:cs="Times New Roman"/>
                  <w:sz w:val="26"/>
                  <w:szCs w:val="26"/>
                  <w:rPrChange w:id="3554" w:author="Bùi Anh Quốc" w:date="2025-08-02T15:45:00Z">
                    <w:rPr/>
                  </w:rPrChange>
                </w:rPr>
                <w:t>5.000</w:t>
              </w:r>
            </w:ins>
          </w:p>
        </w:tc>
        <w:tc>
          <w:tcPr>
            <w:tcW w:w="1798" w:type="dxa"/>
            <w:vAlign w:val="center"/>
            <w:hideMark/>
          </w:tcPr>
          <w:p w14:paraId="4B47CD5C" w14:textId="77777777" w:rsidR="002451F3" w:rsidRPr="006D4348" w:rsidRDefault="002451F3">
            <w:pPr>
              <w:jc w:val="both"/>
              <w:rPr>
                <w:ins w:id="3555" w:author="Bùi Anh Quốc" w:date="2025-08-02T14:57:00Z"/>
                <w:rFonts w:ascii="Times New Roman" w:hAnsi="Times New Roman" w:cs="Times New Roman"/>
                <w:sz w:val="26"/>
                <w:szCs w:val="26"/>
                <w:rPrChange w:id="3556" w:author="Bùi Anh Quốc" w:date="2025-08-02T15:45:00Z">
                  <w:rPr>
                    <w:ins w:id="3557" w:author="Bùi Anh Quốc" w:date="2025-08-02T14:57:00Z"/>
                  </w:rPr>
                </w:rPrChange>
              </w:rPr>
              <w:pPrChange w:id="3558" w:author="Bùi Anh Quốc" w:date="2025-08-02T15:01:00Z">
                <w:pPr/>
              </w:pPrChange>
            </w:pPr>
            <w:ins w:id="3559" w:author="Bùi Anh Quốc" w:date="2025-08-02T14:57:00Z">
              <w:r w:rsidRPr="006D4348">
                <w:rPr>
                  <w:rFonts w:ascii="Times New Roman" w:hAnsi="Times New Roman" w:cs="Times New Roman"/>
                  <w:sz w:val="26"/>
                  <w:szCs w:val="26"/>
                  <w:rPrChange w:id="3560" w:author="Bùi Anh Quốc" w:date="2025-08-02T15:45:00Z">
                    <w:rPr/>
                  </w:rPrChange>
                </w:rPr>
                <w:t>150.000</w:t>
              </w:r>
            </w:ins>
          </w:p>
        </w:tc>
      </w:tr>
      <w:tr w:rsidR="006E7830" w:rsidRPr="006D4348" w14:paraId="70C40F9F" w14:textId="77777777" w:rsidTr="002451F3">
        <w:trPr>
          <w:tblCellSpacing w:w="15" w:type="dxa"/>
          <w:ins w:id="3561" w:author="Bùi Anh Quốc" w:date="2025-08-02T14:57:00Z"/>
        </w:trPr>
        <w:tc>
          <w:tcPr>
            <w:tcW w:w="2218" w:type="dxa"/>
            <w:vAlign w:val="center"/>
            <w:hideMark/>
          </w:tcPr>
          <w:p w14:paraId="79054421" w14:textId="77777777" w:rsidR="002451F3" w:rsidRPr="006D4348" w:rsidRDefault="002451F3">
            <w:pPr>
              <w:jc w:val="both"/>
              <w:rPr>
                <w:ins w:id="3562" w:author="Bùi Anh Quốc" w:date="2025-08-02T14:57:00Z"/>
                <w:rFonts w:ascii="Times New Roman" w:hAnsi="Times New Roman" w:cs="Times New Roman"/>
                <w:sz w:val="26"/>
                <w:szCs w:val="26"/>
                <w:rPrChange w:id="3563" w:author="Bùi Anh Quốc" w:date="2025-08-02T15:45:00Z">
                  <w:rPr>
                    <w:ins w:id="3564" w:author="Bùi Anh Quốc" w:date="2025-08-02T14:57:00Z"/>
                  </w:rPr>
                </w:rPrChange>
              </w:rPr>
              <w:pPrChange w:id="3565" w:author="Bùi Anh Quốc" w:date="2025-08-02T15:01:00Z">
                <w:pPr/>
              </w:pPrChange>
            </w:pPr>
            <w:ins w:id="3566" w:author="Bùi Anh Quốc" w:date="2025-08-02T14:57:00Z">
              <w:r w:rsidRPr="006D4348">
                <w:rPr>
                  <w:rFonts w:ascii="Times New Roman" w:hAnsi="Times New Roman" w:cs="Times New Roman"/>
                  <w:sz w:val="26"/>
                  <w:szCs w:val="26"/>
                  <w:rPrChange w:id="3567" w:author="Bùi Anh Quốc" w:date="2025-08-02T15:45:00Z">
                    <w:rPr/>
                  </w:rPrChange>
                </w:rPr>
                <w:t>IT</w:t>
              </w:r>
            </w:ins>
          </w:p>
        </w:tc>
        <w:tc>
          <w:tcPr>
            <w:tcW w:w="1955" w:type="dxa"/>
            <w:vAlign w:val="center"/>
            <w:hideMark/>
          </w:tcPr>
          <w:p w14:paraId="5A139D33" w14:textId="77777777" w:rsidR="002451F3" w:rsidRPr="006D4348" w:rsidRDefault="002451F3">
            <w:pPr>
              <w:jc w:val="both"/>
              <w:rPr>
                <w:ins w:id="3568" w:author="Bùi Anh Quốc" w:date="2025-08-02T14:57:00Z"/>
                <w:rFonts w:ascii="Times New Roman" w:hAnsi="Times New Roman" w:cs="Times New Roman"/>
                <w:sz w:val="26"/>
                <w:szCs w:val="26"/>
                <w:rPrChange w:id="3569" w:author="Bùi Anh Quốc" w:date="2025-08-02T15:45:00Z">
                  <w:rPr>
                    <w:ins w:id="3570" w:author="Bùi Anh Quốc" w:date="2025-08-02T14:57:00Z"/>
                  </w:rPr>
                </w:rPrChange>
              </w:rPr>
              <w:pPrChange w:id="3571" w:author="Bùi Anh Quốc" w:date="2025-08-02T15:01:00Z">
                <w:pPr/>
              </w:pPrChange>
            </w:pPr>
            <w:ins w:id="3572" w:author="Bùi Anh Quốc" w:date="2025-08-02T14:57:00Z">
              <w:r w:rsidRPr="006D4348">
                <w:rPr>
                  <w:rFonts w:ascii="Times New Roman" w:hAnsi="Times New Roman" w:cs="Times New Roman"/>
                  <w:sz w:val="26"/>
                  <w:szCs w:val="26"/>
                  <w:rPrChange w:id="3573" w:author="Bùi Anh Quốc" w:date="2025-08-02T15:45:00Z">
                    <w:rPr/>
                  </w:rPrChange>
                </w:rPr>
                <w:t>30 phút</w:t>
              </w:r>
            </w:ins>
          </w:p>
        </w:tc>
        <w:tc>
          <w:tcPr>
            <w:tcW w:w="1813" w:type="dxa"/>
            <w:vAlign w:val="center"/>
            <w:hideMark/>
          </w:tcPr>
          <w:p w14:paraId="3D828711" w14:textId="77777777" w:rsidR="002451F3" w:rsidRPr="006D4348" w:rsidRDefault="002451F3">
            <w:pPr>
              <w:jc w:val="both"/>
              <w:rPr>
                <w:ins w:id="3574" w:author="Bùi Anh Quốc" w:date="2025-08-02T14:57:00Z"/>
                <w:rFonts w:ascii="Times New Roman" w:hAnsi="Times New Roman" w:cs="Times New Roman"/>
                <w:sz w:val="26"/>
                <w:szCs w:val="26"/>
                <w:rPrChange w:id="3575" w:author="Bùi Anh Quốc" w:date="2025-08-02T15:45:00Z">
                  <w:rPr>
                    <w:ins w:id="3576" w:author="Bùi Anh Quốc" w:date="2025-08-02T14:57:00Z"/>
                  </w:rPr>
                </w:rPrChange>
              </w:rPr>
              <w:pPrChange w:id="3577" w:author="Bùi Anh Quốc" w:date="2025-08-02T15:01:00Z">
                <w:pPr/>
              </w:pPrChange>
            </w:pPr>
            <w:ins w:id="3578" w:author="Bùi Anh Quốc" w:date="2025-08-02T14:57:00Z">
              <w:r w:rsidRPr="006D4348">
                <w:rPr>
                  <w:rFonts w:ascii="Times New Roman" w:hAnsi="Times New Roman" w:cs="Times New Roman"/>
                  <w:sz w:val="26"/>
                  <w:szCs w:val="26"/>
                  <w:rPrChange w:id="3579" w:author="Bùi Anh Quốc" w:date="2025-08-02T15:45:00Z">
                    <w:rPr/>
                  </w:rPrChange>
                </w:rPr>
                <w:t>Nhân viên</w:t>
              </w:r>
            </w:ins>
          </w:p>
        </w:tc>
        <w:tc>
          <w:tcPr>
            <w:tcW w:w="1529" w:type="dxa"/>
            <w:vAlign w:val="center"/>
            <w:hideMark/>
          </w:tcPr>
          <w:p w14:paraId="53847356" w14:textId="77777777" w:rsidR="002451F3" w:rsidRPr="006D4348" w:rsidRDefault="002451F3">
            <w:pPr>
              <w:jc w:val="both"/>
              <w:rPr>
                <w:ins w:id="3580" w:author="Bùi Anh Quốc" w:date="2025-08-02T14:57:00Z"/>
                <w:rFonts w:ascii="Times New Roman" w:hAnsi="Times New Roman" w:cs="Times New Roman"/>
                <w:sz w:val="26"/>
                <w:szCs w:val="26"/>
                <w:rPrChange w:id="3581" w:author="Bùi Anh Quốc" w:date="2025-08-02T15:45:00Z">
                  <w:rPr>
                    <w:ins w:id="3582" w:author="Bùi Anh Quốc" w:date="2025-08-02T14:57:00Z"/>
                  </w:rPr>
                </w:rPrChange>
              </w:rPr>
              <w:pPrChange w:id="3583" w:author="Bùi Anh Quốc" w:date="2025-08-02T15:01:00Z">
                <w:pPr/>
              </w:pPrChange>
            </w:pPr>
            <w:ins w:id="3584" w:author="Bùi Anh Quốc" w:date="2025-08-02T14:57:00Z">
              <w:r w:rsidRPr="006D4348">
                <w:rPr>
                  <w:rFonts w:ascii="Times New Roman" w:hAnsi="Times New Roman" w:cs="Times New Roman"/>
                  <w:sz w:val="26"/>
                  <w:szCs w:val="26"/>
                  <w:rPrChange w:id="3585" w:author="Bùi Anh Quốc" w:date="2025-08-02T15:45:00Z">
                    <w:rPr/>
                  </w:rPrChange>
                </w:rPr>
                <w:t>6.000</w:t>
              </w:r>
            </w:ins>
          </w:p>
        </w:tc>
        <w:tc>
          <w:tcPr>
            <w:tcW w:w="1798" w:type="dxa"/>
            <w:vAlign w:val="center"/>
            <w:hideMark/>
          </w:tcPr>
          <w:p w14:paraId="1B49941E" w14:textId="77777777" w:rsidR="002451F3" w:rsidRPr="006D4348" w:rsidRDefault="002451F3">
            <w:pPr>
              <w:jc w:val="both"/>
              <w:rPr>
                <w:ins w:id="3586" w:author="Bùi Anh Quốc" w:date="2025-08-02T14:57:00Z"/>
                <w:rFonts w:ascii="Times New Roman" w:hAnsi="Times New Roman" w:cs="Times New Roman"/>
                <w:sz w:val="26"/>
                <w:szCs w:val="26"/>
                <w:rPrChange w:id="3587" w:author="Bùi Anh Quốc" w:date="2025-08-02T15:45:00Z">
                  <w:rPr>
                    <w:ins w:id="3588" w:author="Bùi Anh Quốc" w:date="2025-08-02T14:57:00Z"/>
                  </w:rPr>
                </w:rPrChange>
              </w:rPr>
              <w:pPrChange w:id="3589" w:author="Bùi Anh Quốc" w:date="2025-08-02T15:01:00Z">
                <w:pPr/>
              </w:pPrChange>
            </w:pPr>
            <w:ins w:id="3590" w:author="Bùi Anh Quốc" w:date="2025-08-02T14:57:00Z">
              <w:r w:rsidRPr="006D4348">
                <w:rPr>
                  <w:rFonts w:ascii="Times New Roman" w:hAnsi="Times New Roman" w:cs="Times New Roman"/>
                  <w:sz w:val="26"/>
                  <w:szCs w:val="26"/>
                  <w:rPrChange w:id="3591" w:author="Bùi Anh Quốc" w:date="2025-08-02T15:45:00Z">
                    <w:rPr/>
                  </w:rPrChange>
                </w:rPr>
                <w:t>180.000</w:t>
              </w:r>
            </w:ins>
          </w:p>
        </w:tc>
      </w:tr>
      <w:tr w:rsidR="006E7830" w:rsidRPr="006D4348" w14:paraId="73F5E30A" w14:textId="77777777" w:rsidTr="002451F3">
        <w:trPr>
          <w:tblCellSpacing w:w="15" w:type="dxa"/>
          <w:ins w:id="3592" w:author="Bùi Anh Quốc" w:date="2025-08-02T14:57:00Z"/>
        </w:trPr>
        <w:tc>
          <w:tcPr>
            <w:tcW w:w="2218" w:type="dxa"/>
            <w:vAlign w:val="center"/>
            <w:hideMark/>
          </w:tcPr>
          <w:p w14:paraId="2C9846F7" w14:textId="77777777" w:rsidR="002451F3" w:rsidRPr="006D4348" w:rsidRDefault="002451F3">
            <w:pPr>
              <w:jc w:val="both"/>
              <w:rPr>
                <w:ins w:id="3593" w:author="Bùi Anh Quốc" w:date="2025-08-02T14:57:00Z"/>
                <w:rFonts w:ascii="Times New Roman" w:hAnsi="Times New Roman" w:cs="Times New Roman"/>
                <w:sz w:val="26"/>
                <w:szCs w:val="26"/>
                <w:rPrChange w:id="3594" w:author="Bùi Anh Quốc" w:date="2025-08-02T15:45:00Z">
                  <w:rPr>
                    <w:ins w:id="3595" w:author="Bùi Anh Quốc" w:date="2025-08-02T14:57:00Z"/>
                  </w:rPr>
                </w:rPrChange>
              </w:rPr>
              <w:pPrChange w:id="3596" w:author="Bùi Anh Quốc" w:date="2025-08-02T15:01:00Z">
                <w:pPr/>
              </w:pPrChange>
            </w:pPr>
            <w:ins w:id="3597" w:author="Bùi Anh Quốc" w:date="2025-08-02T14:57:00Z">
              <w:r w:rsidRPr="006D4348">
                <w:rPr>
                  <w:rFonts w:ascii="Times New Roman" w:hAnsi="Times New Roman" w:cs="Times New Roman"/>
                  <w:sz w:val="26"/>
                  <w:szCs w:val="26"/>
                  <w:rPrChange w:id="3598" w:author="Bùi Anh Quốc" w:date="2025-08-02T15:45:00Z">
                    <w:rPr/>
                  </w:rPrChange>
                </w:rPr>
                <w:t>Quản lý</w:t>
              </w:r>
            </w:ins>
          </w:p>
        </w:tc>
        <w:tc>
          <w:tcPr>
            <w:tcW w:w="1955" w:type="dxa"/>
            <w:vAlign w:val="center"/>
            <w:hideMark/>
          </w:tcPr>
          <w:p w14:paraId="68E7437A" w14:textId="77777777" w:rsidR="002451F3" w:rsidRPr="006D4348" w:rsidRDefault="002451F3">
            <w:pPr>
              <w:jc w:val="both"/>
              <w:rPr>
                <w:ins w:id="3599" w:author="Bùi Anh Quốc" w:date="2025-08-02T14:57:00Z"/>
                <w:rFonts w:ascii="Times New Roman" w:hAnsi="Times New Roman" w:cs="Times New Roman"/>
                <w:sz w:val="26"/>
                <w:szCs w:val="26"/>
                <w:rPrChange w:id="3600" w:author="Bùi Anh Quốc" w:date="2025-08-02T15:45:00Z">
                  <w:rPr>
                    <w:ins w:id="3601" w:author="Bùi Anh Quốc" w:date="2025-08-02T14:57:00Z"/>
                  </w:rPr>
                </w:rPrChange>
              </w:rPr>
              <w:pPrChange w:id="3602" w:author="Bùi Anh Quốc" w:date="2025-08-02T15:01:00Z">
                <w:pPr/>
              </w:pPrChange>
            </w:pPr>
            <w:ins w:id="3603" w:author="Bùi Anh Quốc" w:date="2025-08-02T14:57:00Z">
              <w:r w:rsidRPr="006D4348">
                <w:rPr>
                  <w:rFonts w:ascii="Times New Roman" w:hAnsi="Times New Roman" w:cs="Times New Roman"/>
                  <w:sz w:val="26"/>
                  <w:szCs w:val="26"/>
                  <w:rPrChange w:id="3604" w:author="Bùi Anh Quốc" w:date="2025-08-02T15:45:00Z">
                    <w:rPr/>
                  </w:rPrChange>
                </w:rPr>
                <w:t>120 phút</w:t>
              </w:r>
            </w:ins>
          </w:p>
        </w:tc>
        <w:tc>
          <w:tcPr>
            <w:tcW w:w="1813" w:type="dxa"/>
            <w:vAlign w:val="center"/>
            <w:hideMark/>
          </w:tcPr>
          <w:p w14:paraId="0B147FAF" w14:textId="77777777" w:rsidR="002451F3" w:rsidRPr="006D4348" w:rsidRDefault="002451F3">
            <w:pPr>
              <w:jc w:val="both"/>
              <w:rPr>
                <w:ins w:id="3605" w:author="Bùi Anh Quốc" w:date="2025-08-02T14:57:00Z"/>
                <w:rFonts w:ascii="Times New Roman" w:hAnsi="Times New Roman" w:cs="Times New Roman"/>
                <w:sz w:val="26"/>
                <w:szCs w:val="26"/>
                <w:rPrChange w:id="3606" w:author="Bùi Anh Quốc" w:date="2025-08-02T15:45:00Z">
                  <w:rPr>
                    <w:ins w:id="3607" w:author="Bùi Anh Quốc" w:date="2025-08-02T14:57:00Z"/>
                  </w:rPr>
                </w:rPrChange>
              </w:rPr>
              <w:pPrChange w:id="3608" w:author="Bùi Anh Quốc" w:date="2025-08-02T15:01:00Z">
                <w:pPr/>
              </w:pPrChange>
            </w:pPr>
            <w:ins w:id="3609" w:author="Bùi Anh Quốc" w:date="2025-08-02T14:57:00Z">
              <w:r w:rsidRPr="006D4348">
                <w:rPr>
                  <w:rFonts w:ascii="Times New Roman" w:hAnsi="Times New Roman" w:cs="Times New Roman"/>
                  <w:sz w:val="26"/>
                  <w:szCs w:val="26"/>
                  <w:rPrChange w:id="3610" w:author="Bùi Anh Quốc" w:date="2025-08-02T15:45:00Z">
                    <w:rPr/>
                  </w:rPrChange>
                </w:rPr>
                <w:t>Quản lý</w:t>
              </w:r>
            </w:ins>
          </w:p>
        </w:tc>
        <w:tc>
          <w:tcPr>
            <w:tcW w:w="1529" w:type="dxa"/>
            <w:vAlign w:val="center"/>
            <w:hideMark/>
          </w:tcPr>
          <w:p w14:paraId="2C730051" w14:textId="77777777" w:rsidR="002451F3" w:rsidRPr="006D4348" w:rsidRDefault="002451F3">
            <w:pPr>
              <w:jc w:val="both"/>
              <w:rPr>
                <w:ins w:id="3611" w:author="Bùi Anh Quốc" w:date="2025-08-02T14:57:00Z"/>
                <w:rFonts w:ascii="Times New Roman" w:hAnsi="Times New Roman" w:cs="Times New Roman"/>
                <w:sz w:val="26"/>
                <w:szCs w:val="26"/>
                <w:rPrChange w:id="3612" w:author="Bùi Anh Quốc" w:date="2025-08-02T15:45:00Z">
                  <w:rPr>
                    <w:ins w:id="3613" w:author="Bùi Anh Quốc" w:date="2025-08-02T14:57:00Z"/>
                  </w:rPr>
                </w:rPrChange>
              </w:rPr>
              <w:pPrChange w:id="3614" w:author="Bùi Anh Quốc" w:date="2025-08-02T15:01:00Z">
                <w:pPr/>
              </w:pPrChange>
            </w:pPr>
            <w:ins w:id="3615" w:author="Bùi Anh Quốc" w:date="2025-08-02T14:57:00Z">
              <w:r w:rsidRPr="006D4348">
                <w:rPr>
                  <w:rFonts w:ascii="Times New Roman" w:hAnsi="Times New Roman" w:cs="Times New Roman"/>
                  <w:sz w:val="26"/>
                  <w:szCs w:val="26"/>
                  <w:rPrChange w:id="3616" w:author="Bùi Anh Quốc" w:date="2025-08-02T15:45:00Z">
                    <w:rPr/>
                  </w:rPrChange>
                </w:rPr>
                <w:t>10.000</w:t>
              </w:r>
            </w:ins>
          </w:p>
        </w:tc>
        <w:tc>
          <w:tcPr>
            <w:tcW w:w="1798" w:type="dxa"/>
            <w:vAlign w:val="center"/>
            <w:hideMark/>
          </w:tcPr>
          <w:p w14:paraId="52DFEF8D" w14:textId="77777777" w:rsidR="002451F3" w:rsidRPr="006D4348" w:rsidRDefault="002451F3">
            <w:pPr>
              <w:jc w:val="both"/>
              <w:rPr>
                <w:ins w:id="3617" w:author="Bùi Anh Quốc" w:date="2025-08-02T14:57:00Z"/>
                <w:rFonts w:ascii="Times New Roman" w:hAnsi="Times New Roman" w:cs="Times New Roman"/>
                <w:sz w:val="26"/>
                <w:szCs w:val="26"/>
                <w:rPrChange w:id="3618" w:author="Bùi Anh Quốc" w:date="2025-08-02T15:45:00Z">
                  <w:rPr>
                    <w:ins w:id="3619" w:author="Bùi Anh Quốc" w:date="2025-08-02T14:57:00Z"/>
                  </w:rPr>
                </w:rPrChange>
              </w:rPr>
              <w:pPrChange w:id="3620" w:author="Bùi Anh Quốc" w:date="2025-08-02T15:01:00Z">
                <w:pPr/>
              </w:pPrChange>
            </w:pPr>
            <w:ins w:id="3621" w:author="Bùi Anh Quốc" w:date="2025-08-02T14:57:00Z">
              <w:r w:rsidRPr="006D4348">
                <w:rPr>
                  <w:rFonts w:ascii="Times New Roman" w:hAnsi="Times New Roman" w:cs="Times New Roman"/>
                  <w:sz w:val="26"/>
                  <w:szCs w:val="26"/>
                  <w:rPrChange w:id="3622" w:author="Bùi Anh Quốc" w:date="2025-08-02T15:45:00Z">
                    <w:rPr/>
                  </w:rPrChange>
                </w:rPr>
                <w:t>1.200.000</w:t>
              </w:r>
            </w:ins>
          </w:p>
        </w:tc>
      </w:tr>
      <w:tr w:rsidR="006E7830" w:rsidRPr="006D4348" w14:paraId="308501CC" w14:textId="77777777" w:rsidTr="002451F3">
        <w:trPr>
          <w:tblCellSpacing w:w="15" w:type="dxa"/>
          <w:ins w:id="3623" w:author="Bùi Anh Quốc" w:date="2025-08-02T14:57:00Z"/>
        </w:trPr>
        <w:tc>
          <w:tcPr>
            <w:tcW w:w="2218" w:type="dxa"/>
            <w:vAlign w:val="center"/>
            <w:hideMark/>
          </w:tcPr>
          <w:p w14:paraId="3B13E946" w14:textId="77777777" w:rsidR="002451F3" w:rsidRPr="006D4348" w:rsidRDefault="002451F3">
            <w:pPr>
              <w:jc w:val="both"/>
              <w:rPr>
                <w:ins w:id="3624" w:author="Bùi Anh Quốc" w:date="2025-08-02T14:57:00Z"/>
                <w:rFonts w:ascii="Times New Roman" w:hAnsi="Times New Roman" w:cs="Times New Roman"/>
                <w:sz w:val="26"/>
                <w:szCs w:val="26"/>
                <w:rPrChange w:id="3625" w:author="Bùi Anh Quốc" w:date="2025-08-02T15:45:00Z">
                  <w:rPr>
                    <w:ins w:id="3626" w:author="Bùi Anh Quốc" w:date="2025-08-02T14:57:00Z"/>
                  </w:rPr>
                </w:rPrChange>
              </w:rPr>
              <w:pPrChange w:id="3627" w:author="Bùi Anh Quốc" w:date="2025-08-02T15:01:00Z">
                <w:pPr/>
              </w:pPrChange>
            </w:pPr>
            <w:ins w:id="3628" w:author="Bùi Anh Quốc" w:date="2025-08-02T14:57:00Z">
              <w:r w:rsidRPr="006D4348">
                <w:rPr>
                  <w:rFonts w:ascii="Times New Roman" w:hAnsi="Times New Roman" w:cs="Times New Roman"/>
                  <w:sz w:val="26"/>
                  <w:szCs w:val="26"/>
                  <w:rPrChange w:id="3629" w:author="Bùi Anh Quốc" w:date="2025-08-02T15:45:00Z">
                    <w:rPr/>
                  </w:rPrChange>
                </w:rPr>
                <w:lastRenderedPageBreak/>
                <w:t>Kho vận</w:t>
              </w:r>
            </w:ins>
          </w:p>
        </w:tc>
        <w:tc>
          <w:tcPr>
            <w:tcW w:w="1955" w:type="dxa"/>
            <w:vAlign w:val="center"/>
            <w:hideMark/>
          </w:tcPr>
          <w:p w14:paraId="05E8F8FA" w14:textId="77777777" w:rsidR="002451F3" w:rsidRPr="006D4348" w:rsidRDefault="002451F3">
            <w:pPr>
              <w:jc w:val="both"/>
              <w:rPr>
                <w:ins w:id="3630" w:author="Bùi Anh Quốc" w:date="2025-08-02T14:57:00Z"/>
                <w:rFonts w:ascii="Times New Roman" w:hAnsi="Times New Roman" w:cs="Times New Roman"/>
                <w:sz w:val="26"/>
                <w:szCs w:val="26"/>
                <w:rPrChange w:id="3631" w:author="Bùi Anh Quốc" w:date="2025-08-02T15:45:00Z">
                  <w:rPr>
                    <w:ins w:id="3632" w:author="Bùi Anh Quốc" w:date="2025-08-02T14:57:00Z"/>
                  </w:rPr>
                </w:rPrChange>
              </w:rPr>
              <w:pPrChange w:id="3633" w:author="Bùi Anh Quốc" w:date="2025-08-02T15:01:00Z">
                <w:pPr/>
              </w:pPrChange>
            </w:pPr>
            <w:ins w:id="3634" w:author="Bùi Anh Quốc" w:date="2025-08-02T14:57:00Z">
              <w:r w:rsidRPr="006D4348">
                <w:rPr>
                  <w:rFonts w:ascii="Times New Roman" w:hAnsi="Times New Roman" w:cs="Times New Roman"/>
                  <w:sz w:val="26"/>
                  <w:szCs w:val="26"/>
                  <w:rPrChange w:id="3635" w:author="Bùi Anh Quốc" w:date="2025-08-02T15:45:00Z">
                    <w:rPr/>
                  </w:rPrChange>
                </w:rPr>
                <w:t>30 phút</w:t>
              </w:r>
            </w:ins>
          </w:p>
        </w:tc>
        <w:tc>
          <w:tcPr>
            <w:tcW w:w="1813" w:type="dxa"/>
            <w:vAlign w:val="center"/>
            <w:hideMark/>
          </w:tcPr>
          <w:p w14:paraId="55A43A6D" w14:textId="77777777" w:rsidR="002451F3" w:rsidRPr="006D4348" w:rsidRDefault="002451F3">
            <w:pPr>
              <w:jc w:val="both"/>
              <w:rPr>
                <w:ins w:id="3636" w:author="Bùi Anh Quốc" w:date="2025-08-02T14:57:00Z"/>
                <w:rFonts w:ascii="Times New Roman" w:hAnsi="Times New Roman" w:cs="Times New Roman"/>
                <w:sz w:val="26"/>
                <w:szCs w:val="26"/>
                <w:rPrChange w:id="3637" w:author="Bùi Anh Quốc" w:date="2025-08-02T15:45:00Z">
                  <w:rPr>
                    <w:ins w:id="3638" w:author="Bùi Anh Quốc" w:date="2025-08-02T14:57:00Z"/>
                  </w:rPr>
                </w:rPrChange>
              </w:rPr>
              <w:pPrChange w:id="3639" w:author="Bùi Anh Quốc" w:date="2025-08-02T15:01:00Z">
                <w:pPr/>
              </w:pPrChange>
            </w:pPr>
            <w:ins w:id="3640" w:author="Bùi Anh Quốc" w:date="2025-08-02T14:57:00Z">
              <w:r w:rsidRPr="006D4348">
                <w:rPr>
                  <w:rFonts w:ascii="Times New Roman" w:hAnsi="Times New Roman" w:cs="Times New Roman"/>
                  <w:sz w:val="26"/>
                  <w:szCs w:val="26"/>
                  <w:rPrChange w:id="3641" w:author="Bùi Anh Quốc" w:date="2025-08-02T15:45:00Z">
                    <w:rPr/>
                  </w:rPrChange>
                </w:rPr>
                <w:t>Nhân viên</w:t>
              </w:r>
            </w:ins>
          </w:p>
        </w:tc>
        <w:tc>
          <w:tcPr>
            <w:tcW w:w="1529" w:type="dxa"/>
            <w:vAlign w:val="center"/>
            <w:hideMark/>
          </w:tcPr>
          <w:p w14:paraId="18625CDD" w14:textId="77777777" w:rsidR="002451F3" w:rsidRPr="006D4348" w:rsidRDefault="002451F3">
            <w:pPr>
              <w:jc w:val="both"/>
              <w:rPr>
                <w:ins w:id="3642" w:author="Bùi Anh Quốc" w:date="2025-08-02T14:57:00Z"/>
                <w:rFonts w:ascii="Times New Roman" w:hAnsi="Times New Roman" w:cs="Times New Roman"/>
                <w:sz w:val="26"/>
                <w:szCs w:val="26"/>
                <w:rPrChange w:id="3643" w:author="Bùi Anh Quốc" w:date="2025-08-02T15:45:00Z">
                  <w:rPr>
                    <w:ins w:id="3644" w:author="Bùi Anh Quốc" w:date="2025-08-02T14:57:00Z"/>
                  </w:rPr>
                </w:rPrChange>
              </w:rPr>
              <w:pPrChange w:id="3645" w:author="Bùi Anh Quốc" w:date="2025-08-02T15:01:00Z">
                <w:pPr/>
              </w:pPrChange>
            </w:pPr>
            <w:ins w:id="3646" w:author="Bùi Anh Quốc" w:date="2025-08-02T14:57:00Z">
              <w:r w:rsidRPr="006D4348">
                <w:rPr>
                  <w:rFonts w:ascii="Times New Roman" w:hAnsi="Times New Roman" w:cs="Times New Roman"/>
                  <w:sz w:val="26"/>
                  <w:szCs w:val="26"/>
                  <w:rPrChange w:id="3647" w:author="Bùi Anh Quốc" w:date="2025-08-02T15:45:00Z">
                    <w:rPr/>
                  </w:rPrChange>
                </w:rPr>
                <w:t>5.000</w:t>
              </w:r>
            </w:ins>
          </w:p>
        </w:tc>
        <w:tc>
          <w:tcPr>
            <w:tcW w:w="1798" w:type="dxa"/>
            <w:vAlign w:val="center"/>
            <w:hideMark/>
          </w:tcPr>
          <w:p w14:paraId="10914807" w14:textId="77777777" w:rsidR="002451F3" w:rsidRPr="006D4348" w:rsidRDefault="002451F3">
            <w:pPr>
              <w:jc w:val="both"/>
              <w:rPr>
                <w:ins w:id="3648" w:author="Bùi Anh Quốc" w:date="2025-08-02T14:57:00Z"/>
                <w:rFonts w:ascii="Times New Roman" w:hAnsi="Times New Roman" w:cs="Times New Roman"/>
                <w:sz w:val="26"/>
                <w:szCs w:val="26"/>
                <w:rPrChange w:id="3649" w:author="Bùi Anh Quốc" w:date="2025-08-02T15:45:00Z">
                  <w:rPr>
                    <w:ins w:id="3650" w:author="Bùi Anh Quốc" w:date="2025-08-02T14:57:00Z"/>
                  </w:rPr>
                </w:rPrChange>
              </w:rPr>
              <w:pPrChange w:id="3651" w:author="Bùi Anh Quốc" w:date="2025-08-02T15:01:00Z">
                <w:pPr/>
              </w:pPrChange>
            </w:pPr>
            <w:ins w:id="3652" w:author="Bùi Anh Quốc" w:date="2025-08-02T14:57:00Z">
              <w:r w:rsidRPr="006D4348">
                <w:rPr>
                  <w:rFonts w:ascii="Times New Roman" w:hAnsi="Times New Roman" w:cs="Times New Roman"/>
                  <w:sz w:val="26"/>
                  <w:szCs w:val="26"/>
                  <w:rPrChange w:id="3653" w:author="Bùi Anh Quốc" w:date="2025-08-02T15:45:00Z">
                    <w:rPr/>
                  </w:rPrChange>
                </w:rPr>
                <w:t>150.000</w:t>
              </w:r>
            </w:ins>
          </w:p>
        </w:tc>
      </w:tr>
      <w:tr w:rsidR="006E7830" w:rsidRPr="006D4348" w14:paraId="415FAFF6" w14:textId="77777777" w:rsidTr="002451F3">
        <w:trPr>
          <w:tblCellSpacing w:w="15" w:type="dxa"/>
          <w:ins w:id="3654" w:author="Bùi Anh Quốc" w:date="2025-08-02T14:57:00Z"/>
        </w:trPr>
        <w:tc>
          <w:tcPr>
            <w:tcW w:w="2218" w:type="dxa"/>
            <w:vAlign w:val="center"/>
            <w:hideMark/>
          </w:tcPr>
          <w:p w14:paraId="79A2ACFF" w14:textId="77777777" w:rsidR="002451F3" w:rsidRPr="006D4348" w:rsidRDefault="002451F3">
            <w:pPr>
              <w:jc w:val="both"/>
              <w:rPr>
                <w:ins w:id="3655" w:author="Bùi Anh Quốc" w:date="2025-08-02T14:57:00Z"/>
                <w:rFonts w:ascii="Times New Roman" w:hAnsi="Times New Roman" w:cs="Times New Roman"/>
                <w:sz w:val="26"/>
                <w:szCs w:val="26"/>
                <w:rPrChange w:id="3656" w:author="Bùi Anh Quốc" w:date="2025-08-02T15:45:00Z">
                  <w:rPr>
                    <w:ins w:id="3657" w:author="Bùi Anh Quốc" w:date="2025-08-02T14:57:00Z"/>
                  </w:rPr>
                </w:rPrChange>
              </w:rPr>
              <w:pPrChange w:id="3658" w:author="Bùi Anh Quốc" w:date="2025-08-02T15:01:00Z">
                <w:pPr/>
              </w:pPrChange>
            </w:pPr>
            <w:ins w:id="3659" w:author="Bùi Anh Quốc" w:date="2025-08-02T14:57:00Z">
              <w:r w:rsidRPr="006D4348">
                <w:rPr>
                  <w:rFonts w:ascii="Times New Roman" w:hAnsi="Times New Roman" w:cs="Times New Roman"/>
                  <w:b/>
                  <w:bCs/>
                  <w:sz w:val="26"/>
                  <w:szCs w:val="26"/>
                  <w:rPrChange w:id="3660" w:author="Bùi Anh Quốc" w:date="2025-08-02T15:45:00Z">
                    <w:rPr>
                      <w:b/>
                      <w:bCs/>
                    </w:rPr>
                  </w:rPrChange>
                </w:rPr>
                <w:t>Tổng cộng</w:t>
              </w:r>
            </w:ins>
          </w:p>
        </w:tc>
        <w:tc>
          <w:tcPr>
            <w:tcW w:w="1955" w:type="dxa"/>
            <w:vAlign w:val="center"/>
            <w:hideMark/>
          </w:tcPr>
          <w:p w14:paraId="70D3B42F" w14:textId="77777777" w:rsidR="002451F3" w:rsidRPr="006D4348" w:rsidRDefault="002451F3">
            <w:pPr>
              <w:jc w:val="both"/>
              <w:rPr>
                <w:ins w:id="3661" w:author="Bùi Anh Quốc" w:date="2025-08-02T14:57:00Z"/>
                <w:rFonts w:ascii="Times New Roman" w:hAnsi="Times New Roman" w:cs="Times New Roman"/>
                <w:sz w:val="26"/>
                <w:szCs w:val="26"/>
                <w:rPrChange w:id="3662" w:author="Bùi Anh Quốc" w:date="2025-08-02T15:45:00Z">
                  <w:rPr>
                    <w:ins w:id="3663" w:author="Bùi Anh Quốc" w:date="2025-08-02T14:57:00Z"/>
                  </w:rPr>
                </w:rPrChange>
              </w:rPr>
              <w:pPrChange w:id="3664" w:author="Bùi Anh Quốc" w:date="2025-08-02T15:01:00Z">
                <w:pPr/>
              </w:pPrChange>
            </w:pPr>
            <w:ins w:id="3665" w:author="Bùi Anh Quốc" w:date="2025-08-02T14:57:00Z">
              <w:r w:rsidRPr="006D4348">
                <w:rPr>
                  <w:rFonts w:ascii="Times New Roman" w:hAnsi="Times New Roman" w:cs="Times New Roman"/>
                  <w:sz w:val="26"/>
                  <w:szCs w:val="26"/>
                  <w:rPrChange w:id="3666" w:author="Bùi Anh Quốc" w:date="2025-08-02T15:45:00Z">
                    <w:rPr/>
                  </w:rPrChange>
                </w:rPr>
                <w:t>510 phút</w:t>
              </w:r>
            </w:ins>
          </w:p>
        </w:tc>
        <w:tc>
          <w:tcPr>
            <w:tcW w:w="1813" w:type="dxa"/>
            <w:vAlign w:val="center"/>
            <w:hideMark/>
          </w:tcPr>
          <w:p w14:paraId="04B47187" w14:textId="77777777" w:rsidR="002451F3" w:rsidRPr="006D4348" w:rsidRDefault="002451F3">
            <w:pPr>
              <w:jc w:val="both"/>
              <w:rPr>
                <w:ins w:id="3667" w:author="Bùi Anh Quốc" w:date="2025-08-02T14:57:00Z"/>
                <w:rFonts w:ascii="Times New Roman" w:hAnsi="Times New Roman" w:cs="Times New Roman"/>
                <w:sz w:val="26"/>
                <w:szCs w:val="26"/>
                <w:rPrChange w:id="3668" w:author="Bùi Anh Quốc" w:date="2025-08-02T15:45:00Z">
                  <w:rPr>
                    <w:ins w:id="3669" w:author="Bùi Anh Quốc" w:date="2025-08-02T14:57:00Z"/>
                  </w:rPr>
                </w:rPrChange>
              </w:rPr>
              <w:pPrChange w:id="3670" w:author="Bùi Anh Quốc" w:date="2025-08-02T15:01:00Z">
                <w:pPr/>
              </w:pPrChange>
            </w:pPr>
          </w:p>
        </w:tc>
        <w:tc>
          <w:tcPr>
            <w:tcW w:w="1529" w:type="dxa"/>
            <w:vAlign w:val="center"/>
            <w:hideMark/>
          </w:tcPr>
          <w:p w14:paraId="197404AA" w14:textId="77777777" w:rsidR="002451F3" w:rsidRPr="006D4348" w:rsidRDefault="002451F3">
            <w:pPr>
              <w:jc w:val="both"/>
              <w:rPr>
                <w:ins w:id="3671" w:author="Bùi Anh Quốc" w:date="2025-08-02T14:57:00Z"/>
                <w:rFonts w:ascii="Times New Roman" w:hAnsi="Times New Roman" w:cs="Times New Roman"/>
                <w:sz w:val="26"/>
                <w:szCs w:val="26"/>
                <w:rPrChange w:id="3672" w:author="Bùi Anh Quốc" w:date="2025-08-02T15:45:00Z">
                  <w:rPr>
                    <w:ins w:id="3673" w:author="Bùi Anh Quốc" w:date="2025-08-02T14:57:00Z"/>
                  </w:rPr>
                </w:rPrChange>
              </w:rPr>
              <w:pPrChange w:id="3674" w:author="Bùi Anh Quốc" w:date="2025-08-02T15:01:00Z">
                <w:pPr/>
              </w:pPrChange>
            </w:pPr>
          </w:p>
        </w:tc>
        <w:tc>
          <w:tcPr>
            <w:tcW w:w="1798" w:type="dxa"/>
            <w:vAlign w:val="center"/>
            <w:hideMark/>
          </w:tcPr>
          <w:p w14:paraId="12E39F37" w14:textId="77777777" w:rsidR="002451F3" w:rsidRPr="006D4348" w:rsidRDefault="002451F3">
            <w:pPr>
              <w:jc w:val="both"/>
              <w:rPr>
                <w:ins w:id="3675" w:author="Bùi Anh Quốc" w:date="2025-08-02T14:57:00Z"/>
                <w:rFonts w:ascii="Times New Roman" w:hAnsi="Times New Roman" w:cs="Times New Roman"/>
                <w:sz w:val="26"/>
                <w:szCs w:val="26"/>
                <w:rPrChange w:id="3676" w:author="Bùi Anh Quốc" w:date="2025-08-02T15:45:00Z">
                  <w:rPr>
                    <w:ins w:id="3677" w:author="Bùi Anh Quốc" w:date="2025-08-02T14:57:00Z"/>
                  </w:rPr>
                </w:rPrChange>
              </w:rPr>
              <w:pPrChange w:id="3678" w:author="Bùi Anh Quốc" w:date="2025-08-02T15:01:00Z">
                <w:pPr/>
              </w:pPrChange>
            </w:pPr>
            <w:ins w:id="3679" w:author="Bùi Anh Quốc" w:date="2025-08-02T14:57:00Z">
              <w:r w:rsidRPr="006D4348">
                <w:rPr>
                  <w:rFonts w:ascii="Times New Roman" w:hAnsi="Times New Roman" w:cs="Times New Roman"/>
                  <w:b/>
                  <w:bCs/>
                  <w:sz w:val="26"/>
                  <w:szCs w:val="26"/>
                  <w:rPrChange w:id="3680" w:author="Bùi Anh Quốc" w:date="2025-08-02T15:45:00Z">
                    <w:rPr>
                      <w:b/>
                      <w:bCs/>
                    </w:rPr>
                  </w:rPrChange>
                </w:rPr>
                <w:t>2.940.000</w:t>
              </w:r>
            </w:ins>
          </w:p>
        </w:tc>
      </w:tr>
    </w:tbl>
    <w:p w14:paraId="1478DFF7" w14:textId="309A408E" w:rsidR="6E002AD2" w:rsidRPr="006D4348" w:rsidRDefault="6E002AD2">
      <w:pPr>
        <w:spacing w:after="0" w:line="360" w:lineRule="auto"/>
        <w:jc w:val="both"/>
        <w:rPr>
          <w:rFonts w:ascii="Times New Roman" w:eastAsia="Times New Roman" w:hAnsi="Times New Roman" w:cs="Times New Roman"/>
          <w:b/>
          <w:bCs/>
          <w:sz w:val="26"/>
          <w:szCs w:val="26"/>
        </w:rPr>
      </w:pPr>
    </w:p>
    <w:p w14:paraId="5FC1D900" w14:textId="636F6C93" w:rsidR="5E02864E" w:rsidRPr="006D4348" w:rsidRDefault="5E02864E" w:rsidP="001168E1">
      <w:pPr>
        <w:pStyle w:val="Heading1"/>
        <w:spacing w:before="0" w:after="0" w:line="360" w:lineRule="auto"/>
        <w:rPr>
          <w:rFonts w:ascii="Times New Roman" w:eastAsia="Times New Roman" w:hAnsi="Times New Roman" w:cs="Times New Roman"/>
          <w:b/>
          <w:bCs/>
          <w:color w:val="auto"/>
          <w:sz w:val="32"/>
          <w:szCs w:val="32"/>
        </w:rPr>
      </w:pPr>
      <w:bookmarkStart w:id="3681" w:name="_Toc205108435"/>
      <w:r w:rsidRPr="006D4348">
        <w:rPr>
          <w:rFonts w:ascii="Times New Roman" w:eastAsia="Times New Roman" w:hAnsi="Times New Roman" w:cs="Times New Roman"/>
          <w:b/>
          <w:bCs/>
          <w:color w:val="auto"/>
        </w:rPr>
        <w:t>CHƯƠNG 4</w:t>
      </w:r>
      <w:r w:rsidR="2A6A3B7A" w:rsidRPr="006D4348">
        <w:rPr>
          <w:rFonts w:ascii="Times New Roman" w:eastAsia="Times New Roman" w:hAnsi="Times New Roman" w:cs="Times New Roman"/>
          <w:b/>
          <w:bCs/>
          <w:color w:val="auto"/>
        </w:rPr>
        <w:t>.</w:t>
      </w:r>
      <w:r w:rsidRPr="006D4348">
        <w:rPr>
          <w:rFonts w:ascii="Times New Roman" w:eastAsia="Times New Roman" w:hAnsi="Times New Roman" w:cs="Times New Roman"/>
          <w:b/>
          <w:bCs/>
          <w:color w:val="auto"/>
        </w:rPr>
        <w:t xml:space="preserve"> KẾT LUẬN</w:t>
      </w:r>
      <w:bookmarkEnd w:id="3681"/>
    </w:p>
    <w:p w14:paraId="79CD55F2" w14:textId="7D0A291B" w:rsidR="5E02864E" w:rsidRPr="006D4348" w:rsidRDefault="002F741D">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5E02864E" w:rsidRPr="006D4348">
        <w:rPr>
          <w:rFonts w:ascii="Times New Roman" w:eastAsia="Times New Roman" w:hAnsi="Times New Roman" w:cs="Times New Roman"/>
          <w:sz w:val="26"/>
          <w:szCs w:val="26"/>
        </w:rPr>
        <w:t>Trong bối cảnh cạnh tranh ngày càng gia tăng trong ngành công nghệ thông tin, việc tối ưu hóa quy trình nghiệp vụ là yếu tố quyết định đến sự thành công và phát triển bền vững của công ty. Qua quá trình phân tích hệ thống quy trình nghiệp vụ của Phong Vũ, chúng ta đã nhận diện được những điểm mạnh nổi bật cũng như các tồn tại cần khắc phục trong hoạt động của công ty.</w:t>
      </w:r>
    </w:p>
    <w:p w14:paraId="4A922027" w14:textId="09D7EE9E" w:rsidR="5E02864E" w:rsidRPr="006D4348" w:rsidRDefault="002F741D">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5E02864E" w:rsidRPr="006D4348">
        <w:rPr>
          <w:rFonts w:ascii="Times New Roman" w:eastAsia="Times New Roman" w:hAnsi="Times New Roman" w:cs="Times New Roman"/>
          <w:sz w:val="26"/>
          <w:szCs w:val="26"/>
        </w:rPr>
        <w:t>Phong Vũ sở hữu một mô hình tổ chức rõ ràng và hiệu quả, với sự phân chia chức năng hợp lý giữa các khối. Điều này không chỉ giúp tăng cường khả năng phối hợp giữa các phòng ban mà còn nâng cao hiệu suất làm việc. Các quy trình như xử lý đơn hàng, quản lý kho, và chăm sóc khách hàng được thiết kế để đáp ứng nhanh chóng và hiệu quả trước yêu cầu của thị trường.</w:t>
      </w:r>
    </w:p>
    <w:p w14:paraId="313D2454" w14:textId="19AFEEA1" w:rsidR="5E02864E" w:rsidRPr="006D4348" w:rsidRDefault="5E02864E" w:rsidP="001168E1">
      <w:pPr>
        <w:pStyle w:val="Heading2"/>
        <w:spacing w:before="0" w:after="0" w:line="360" w:lineRule="auto"/>
        <w:rPr>
          <w:rFonts w:ascii="Times New Roman" w:hAnsi="Times New Roman" w:cs="Times New Roman"/>
          <w:b/>
          <w:bCs/>
          <w:color w:val="auto"/>
        </w:rPr>
      </w:pPr>
      <w:bookmarkStart w:id="3682" w:name="_Toc205108436"/>
      <w:r w:rsidRPr="006D4348">
        <w:rPr>
          <w:rFonts w:ascii="Times New Roman" w:eastAsia="Times New Roman" w:hAnsi="Times New Roman" w:cs="Times New Roman"/>
          <w:b/>
          <w:bCs/>
          <w:color w:val="auto"/>
        </w:rPr>
        <w:t>4.1. Đánh giá tổng quan về quy trình nghiệp vụ</w:t>
      </w:r>
      <w:bookmarkEnd w:id="3682"/>
    </w:p>
    <w:p w14:paraId="3F192188" w14:textId="76A7F63F" w:rsidR="5E02864E" w:rsidRPr="006D4348" w:rsidRDefault="5E02864E">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Quy trình nghiệp vụ hiện tại của Phong Vũ đã cho thấy sự hợp tác chặt chẽ giữa các khối chức năng. Khối Cửa hàng đóng vai trò quan trọng trong việc tiếp cận và phục vụ khách hàng, trong khi Khối Văn phòng hỗ trợ bằng các hoạt động quản lý và chiến lược. Sự phân chia này không chỉ tối ưu hóa quy trình làm việc mà còn nâng cao chất lượng dịch vụ khách hàng.</w:t>
      </w:r>
    </w:p>
    <w:p w14:paraId="34F13A27" w14:textId="4FE0778B" w:rsidR="5E02864E" w:rsidRPr="006D4348" w:rsidRDefault="5E02864E" w:rsidP="001168E1">
      <w:pPr>
        <w:pStyle w:val="Heading2"/>
        <w:spacing w:before="0" w:after="0" w:line="360" w:lineRule="auto"/>
        <w:rPr>
          <w:rFonts w:ascii="Times New Roman" w:hAnsi="Times New Roman" w:cs="Times New Roman"/>
          <w:b/>
          <w:bCs/>
          <w:color w:val="auto"/>
        </w:rPr>
      </w:pPr>
      <w:bookmarkStart w:id="3683" w:name="_Toc205108437"/>
      <w:r w:rsidRPr="006D4348">
        <w:rPr>
          <w:rFonts w:ascii="Times New Roman" w:eastAsia="Times New Roman" w:hAnsi="Times New Roman" w:cs="Times New Roman"/>
          <w:b/>
          <w:bCs/>
          <w:color w:val="auto"/>
        </w:rPr>
        <w:t>4.2. Điểm mạnh trong quy trình</w:t>
      </w:r>
      <w:bookmarkEnd w:id="3683"/>
    </w:p>
    <w:p w14:paraId="28608E89" w14:textId="045C3220" w:rsidR="5E02864E" w:rsidRPr="006D4348" w:rsidRDefault="5E02864E">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Các điểm mạnh nổi bật trong quy trình nghiệp vụ của Phong Vũ bao gồm:</w:t>
      </w:r>
    </w:p>
    <w:p w14:paraId="7E4A1B72" w14:textId="44E61060" w:rsidR="5E02864E" w:rsidRPr="006D4348" w:rsidRDefault="5E02864E">
      <w:pPr>
        <w:pStyle w:val="ListParagraph"/>
        <w:numPr>
          <w:ilvl w:val="0"/>
          <w:numId w:val="24"/>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Tính linh hoạt: Quy trình xử lý đơn hàng có thể điều chỉnh nhanh chóng để đáp ứng nhu cầu thay đổi của thị trường.</w:t>
      </w:r>
    </w:p>
    <w:p w14:paraId="7B898961" w14:textId="6F6FA621" w:rsidR="5E02864E" w:rsidRPr="006D4348" w:rsidRDefault="5E02864E">
      <w:pPr>
        <w:pStyle w:val="ListParagraph"/>
        <w:numPr>
          <w:ilvl w:val="0"/>
          <w:numId w:val="24"/>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lastRenderedPageBreak/>
        <w:t>Chất lượng dịch vụ: Đội ngũ nhân viên được đào tạo bài bản và có kinh nghiệm, đảm bảo rằng khách hàng luôn nhận được dịch vụ tốt nhất.</w:t>
      </w:r>
    </w:p>
    <w:p w14:paraId="17A0EE16" w14:textId="06A891B5" w:rsidR="5E02864E" w:rsidRPr="006D4348" w:rsidRDefault="5E02864E">
      <w:pPr>
        <w:pStyle w:val="ListParagraph"/>
        <w:numPr>
          <w:ilvl w:val="0"/>
          <w:numId w:val="24"/>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Sử dụng công nghệ: Việc áp dụng các phần mềm quản lý giúp tối ưu hóa quy trình và giảm thiểu sai sót.</w:t>
      </w:r>
    </w:p>
    <w:p w14:paraId="79ED46C2" w14:textId="57F10D40" w:rsidR="5E02864E" w:rsidRPr="006D4348" w:rsidRDefault="5E02864E" w:rsidP="001168E1">
      <w:pPr>
        <w:pStyle w:val="Heading2"/>
        <w:spacing w:before="0" w:after="0" w:line="360" w:lineRule="auto"/>
        <w:rPr>
          <w:rFonts w:ascii="Times New Roman" w:hAnsi="Times New Roman" w:cs="Times New Roman"/>
          <w:b/>
          <w:bCs/>
          <w:color w:val="auto"/>
        </w:rPr>
      </w:pPr>
      <w:bookmarkStart w:id="3684" w:name="_Toc205108438"/>
      <w:r w:rsidRPr="006D4348">
        <w:rPr>
          <w:rFonts w:ascii="Times New Roman" w:eastAsia="Times New Roman" w:hAnsi="Times New Roman" w:cs="Times New Roman"/>
          <w:b/>
          <w:bCs/>
          <w:color w:val="auto"/>
        </w:rPr>
        <w:t>4.3. Các tồn tại và thách thức</w:t>
      </w:r>
      <w:bookmarkEnd w:id="3684"/>
    </w:p>
    <w:p w14:paraId="75B12626" w14:textId="3334C786" w:rsidR="5E02864E" w:rsidRPr="006D4348" w:rsidRDefault="5E02864E">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Mặc dù có nhiều điểm mạnh, hệ thống quy trình nghiệp vụ của Phong Vũ vẫn gặp một số thách thức. Việc thiếu tính tự động hóa trong một số quy trình có thể dẫn đến việc xử lý chậm trễ và gia tăng khối lượng công việc cho nhân viên. Ngoài ra, sự thiếu liên kết giữa các phòng ban cũng có thể gây ra những khó khăn trong việc chia sẻ thông tin và phối hợp công việc.</w:t>
      </w:r>
    </w:p>
    <w:p w14:paraId="00479C94" w14:textId="440AEEA3" w:rsidR="5E02864E" w:rsidRPr="006D4348" w:rsidRDefault="5E02864E" w:rsidP="001168E1">
      <w:pPr>
        <w:pStyle w:val="Heading2"/>
        <w:spacing w:before="0" w:after="0" w:line="360" w:lineRule="auto"/>
        <w:rPr>
          <w:rFonts w:ascii="Times New Roman" w:hAnsi="Times New Roman" w:cs="Times New Roman"/>
          <w:b/>
          <w:bCs/>
          <w:color w:val="auto"/>
        </w:rPr>
      </w:pPr>
      <w:bookmarkStart w:id="3685" w:name="_Toc205108439"/>
      <w:r w:rsidRPr="006D4348">
        <w:rPr>
          <w:rFonts w:ascii="Times New Roman" w:eastAsia="Times New Roman" w:hAnsi="Times New Roman" w:cs="Times New Roman"/>
          <w:b/>
          <w:bCs/>
          <w:color w:val="auto"/>
        </w:rPr>
        <w:t>4.4. Giải pháp cải tiến</w:t>
      </w:r>
      <w:bookmarkEnd w:id="3685"/>
    </w:p>
    <w:p w14:paraId="08F0B92A" w14:textId="736F2AC2" w:rsidR="5E02864E" w:rsidRPr="006D4348" w:rsidRDefault="5E02864E">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Để nâng cao hiệu quả của hệ thống quy trình nghiệp vụ, Phong Vũ cần xem xét một số giải pháp cải tiến sau:</w:t>
      </w:r>
    </w:p>
    <w:p w14:paraId="2E29C2A7" w14:textId="0F491B13" w:rsidR="5E02864E" w:rsidRPr="006D4348" w:rsidRDefault="5E02864E">
      <w:pPr>
        <w:pStyle w:val="ListParagraph"/>
        <w:numPr>
          <w:ilvl w:val="0"/>
          <w:numId w:val="24"/>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Tăng cường tự động hóa: Áp dụng công nghệ mới như trí tuệ nhân tạo (AI) và máy học (machine learning) để tự động hóa quy trình xử lý đơn hàng và quản lý kho, giảm thiểu khối lượng công việc thủ công.</w:t>
      </w:r>
    </w:p>
    <w:p w14:paraId="25EF4662" w14:textId="43572AC6" w:rsidR="5E02864E" w:rsidRPr="006D4348" w:rsidRDefault="5E02864E">
      <w:pPr>
        <w:pStyle w:val="ListParagraph"/>
        <w:numPr>
          <w:ilvl w:val="0"/>
          <w:numId w:val="24"/>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Cải thiện đào tạo nhân viên: Đầu tư vào các chương trình đào tạo liên tục để nhân viên luôn nắm bắt được quy trình làm việc và công nghệ mới, từ đó nâng cao hiệu quả công việc.</w:t>
      </w:r>
    </w:p>
    <w:p w14:paraId="74CE4042" w14:textId="0B165550" w:rsidR="5E02864E" w:rsidRPr="006D4348" w:rsidRDefault="5E02864E">
      <w:pPr>
        <w:pStyle w:val="ListParagraph"/>
        <w:numPr>
          <w:ilvl w:val="0"/>
          <w:numId w:val="24"/>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Phát triển nền tảng dữ liệu chung: Thiết lập một hệ thống thông tin tập trung, nơi tất cả các phòng ban có thể truy cập và chia sẻ dữ liệu một cách dễ dàng, giúp cải thiện khả năng phối hợp và ra quyết định.</w:t>
      </w:r>
    </w:p>
    <w:p w14:paraId="5B21DE93" w14:textId="2A0C149D" w:rsidR="5E02864E" w:rsidRPr="006D4348" w:rsidRDefault="5E02864E" w:rsidP="001168E1">
      <w:pPr>
        <w:pStyle w:val="Heading2"/>
        <w:spacing w:before="0" w:after="0" w:line="360" w:lineRule="auto"/>
        <w:rPr>
          <w:rFonts w:ascii="Times New Roman" w:hAnsi="Times New Roman" w:cs="Times New Roman"/>
          <w:b/>
          <w:bCs/>
          <w:color w:val="auto"/>
        </w:rPr>
      </w:pPr>
      <w:bookmarkStart w:id="3686" w:name="_Toc205108440"/>
      <w:r w:rsidRPr="006D4348">
        <w:rPr>
          <w:rFonts w:ascii="Times New Roman" w:eastAsia="Times New Roman" w:hAnsi="Times New Roman" w:cs="Times New Roman"/>
          <w:b/>
          <w:bCs/>
          <w:color w:val="auto"/>
        </w:rPr>
        <w:t>4.5. Tầm quan trọng của việc cải tiến quy trình</w:t>
      </w:r>
      <w:bookmarkEnd w:id="3686"/>
    </w:p>
    <w:p w14:paraId="3B913B1E" w14:textId="5A93E82A" w:rsidR="5E02864E" w:rsidRPr="006D4348" w:rsidRDefault="5E02864E">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Việc cải tiến quy trình nghiệp vụ không chỉ giúp tăng hiệu quả làm việc mà còn tạo ra giá trị lâu dài cho công ty. Một quy trình hiệu quả sẽ:</w:t>
      </w:r>
    </w:p>
    <w:p w14:paraId="7D2BCA3D" w14:textId="430D27D9" w:rsidR="5E02864E" w:rsidRPr="006D4348" w:rsidRDefault="5E02864E">
      <w:pPr>
        <w:pStyle w:val="ListParagraph"/>
        <w:numPr>
          <w:ilvl w:val="0"/>
          <w:numId w:val="24"/>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Giảm chi phí: Tối ưu hóa quy trình giúp giảm thiểu lãng phí và tiết kiệm chi phí vận hành.</w:t>
      </w:r>
    </w:p>
    <w:p w14:paraId="497F4088" w14:textId="17B837F7" w:rsidR="5E02864E" w:rsidRPr="006D4348" w:rsidRDefault="5E02864E">
      <w:pPr>
        <w:pStyle w:val="ListParagraph"/>
        <w:numPr>
          <w:ilvl w:val="0"/>
          <w:numId w:val="24"/>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lastRenderedPageBreak/>
        <w:t>Nâng cao chất lượng dịch vụ: Khách hàng sẽ được phục vụ nhanh chóng và hiệu quả hơn, từ đó nâng cao sự hài lòng và trung thành của họ.</w:t>
      </w:r>
    </w:p>
    <w:p w14:paraId="03F2635B" w14:textId="3F69A44C" w:rsidR="5E02864E" w:rsidRPr="006D4348" w:rsidRDefault="5E02864E">
      <w:pPr>
        <w:pStyle w:val="ListParagraph"/>
        <w:numPr>
          <w:ilvl w:val="0"/>
          <w:numId w:val="24"/>
        </w:numPr>
        <w:spacing w:after="0" w:line="360" w:lineRule="auto"/>
        <w:jc w:val="both"/>
        <w:rPr>
          <w:rFonts w:ascii="Times New Roman" w:eastAsia="Times New Roman" w:hAnsi="Times New Roman" w:cs="Times New Roman"/>
          <w:sz w:val="26"/>
          <w:szCs w:val="26"/>
        </w:rPr>
      </w:pPr>
      <w:r w:rsidRPr="006D4348">
        <w:rPr>
          <w:rFonts w:ascii="Times New Roman" w:eastAsia="Times New Roman" w:hAnsi="Times New Roman" w:cs="Times New Roman"/>
          <w:sz w:val="26"/>
          <w:szCs w:val="26"/>
        </w:rPr>
        <w:t>Tăng cường sự cạnh tranh: Một hệ thống quy trình mạnh mẽ sẽ giúp Phong Vũ nổi bật hơn trong thị trường đầy cạnh tranh.</w:t>
      </w:r>
    </w:p>
    <w:p w14:paraId="76A94ABD" w14:textId="4622DE70" w:rsidR="5E02864E" w:rsidRPr="006D4348" w:rsidRDefault="5E02864E" w:rsidP="001168E1">
      <w:pPr>
        <w:pStyle w:val="Heading2"/>
        <w:spacing w:before="0" w:after="0" w:line="360" w:lineRule="auto"/>
        <w:rPr>
          <w:rFonts w:ascii="Times New Roman" w:hAnsi="Times New Roman" w:cs="Times New Roman"/>
          <w:b/>
          <w:bCs/>
          <w:color w:val="auto"/>
          <w:rPrChange w:id="3687" w:author="Bùi Anh Quốc" w:date="2025-08-02T15:45:00Z">
            <w:rPr>
              <w:rFonts w:ascii="Times New Roman" w:hAnsi="Times New Roman" w:cs="Times New Roman"/>
              <w:b/>
              <w:bCs/>
            </w:rPr>
          </w:rPrChange>
        </w:rPr>
      </w:pPr>
      <w:bookmarkStart w:id="3688" w:name="_Toc205108441"/>
      <w:r w:rsidRPr="006D4348">
        <w:rPr>
          <w:rFonts w:ascii="Times New Roman" w:eastAsia="Times New Roman" w:hAnsi="Times New Roman" w:cs="Times New Roman"/>
          <w:b/>
          <w:bCs/>
          <w:color w:val="auto"/>
        </w:rPr>
        <w:t>4.6. Kết luận cuối cùng</w:t>
      </w:r>
      <w:bookmarkEnd w:id="3688"/>
    </w:p>
    <w:p w14:paraId="166FFA11" w14:textId="54641755" w:rsidR="5E02864E" w:rsidRPr="006D4348" w:rsidRDefault="00EE699A">
      <w:pPr>
        <w:spacing w:after="0" w:line="360" w:lineRule="auto"/>
        <w:jc w:val="both"/>
        <w:rPr>
          <w:rFonts w:ascii="Times New Roman" w:hAnsi="Times New Roman" w:cs="Times New Roman"/>
        </w:rPr>
      </w:pPr>
      <w:r w:rsidRPr="006D4348">
        <w:rPr>
          <w:rFonts w:ascii="Times New Roman" w:eastAsia="Times New Roman" w:hAnsi="Times New Roman" w:cs="Times New Roman"/>
          <w:sz w:val="26"/>
          <w:szCs w:val="26"/>
        </w:rPr>
        <w:tab/>
      </w:r>
      <w:r w:rsidR="5E02864E" w:rsidRPr="006D4348">
        <w:rPr>
          <w:rFonts w:ascii="Times New Roman" w:eastAsia="Times New Roman" w:hAnsi="Times New Roman" w:cs="Times New Roman"/>
          <w:sz w:val="26"/>
          <w:szCs w:val="26"/>
        </w:rPr>
        <w:t>Tóm lại, phân tích hệ thống quy trình nghiệp vụ của Phong Vũ đã chỉ ra rằng công ty đang hoạt động hiệu quả nhưng vẫn còn không ít cơ hội để cải thiện. Việc thực hiện các giải pháp đề xuất không chỉ giúp nâng cao hiệu suất công việc mà còn tăng cường sự hài lòng của khách hàng, từ đó thúc đẩy sự phát triển bền vững cho công ty trong tương lai.</w:t>
      </w:r>
    </w:p>
    <w:p w14:paraId="1BC42B08" w14:textId="7AD3C614" w:rsidR="5E02864E" w:rsidRPr="006D4348" w:rsidRDefault="5E02864E">
      <w:pPr>
        <w:spacing w:after="0" w:line="360" w:lineRule="auto"/>
        <w:jc w:val="both"/>
        <w:rPr>
          <w:rFonts w:ascii="Times New Roman" w:eastAsia="Aptos" w:hAnsi="Times New Roman" w:cs="Times New Roman"/>
        </w:rPr>
      </w:pPr>
      <w:r w:rsidRPr="006D4348">
        <w:rPr>
          <w:rFonts w:ascii="Times New Roman" w:eastAsia="Times New Roman" w:hAnsi="Times New Roman" w:cs="Times New Roman"/>
          <w:sz w:val="26"/>
          <w:szCs w:val="26"/>
        </w:rPr>
        <w:t>Phong Vũ cần chủ động theo dõi và điều chỉnh quy trình của mình để thích ứng với những thay đổi của thị trường và nhu cầu khách hàng. Điều này không chỉ giúp công ty duy trì vị thế cạnh tranh mà còn tạo ra những giá trị bền vững, góp phần vào sự phát triển chung của ngành công nghệ thông tin tại Việt Nam. Việc liên tục cải tiến và tối ưu hóa quy trình nghiệp vụ sẽ là chìa khóa để Phong Vũ không chỉ tồn tại mà còn phát triển mạnh mẽ trong tương lai.</w:t>
      </w:r>
    </w:p>
    <w:p w14:paraId="567867F6" w14:textId="286241F3" w:rsidR="6E002AD2" w:rsidRPr="006D4348" w:rsidRDefault="6E002AD2">
      <w:pPr>
        <w:spacing w:after="0" w:line="360" w:lineRule="auto"/>
        <w:jc w:val="both"/>
        <w:rPr>
          <w:rFonts w:ascii="Times New Roman" w:hAnsi="Times New Roman" w:cs="Times New Roman"/>
        </w:rPr>
      </w:pPr>
    </w:p>
    <w:p w14:paraId="6C388961" w14:textId="77777777" w:rsidR="0030392F" w:rsidRDefault="0030392F" w:rsidP="001168E1">
      <w:pPr>
        <w:spacing w:after="0" w:line="360" w:lineRule="auto"/>
        <w:jc w:val="both"/>
        <w:rPr>
          <w:ins w:id="3689" w:author="Bùi Anh Quốc" w:date="2025-08-02T20:58:00Z"/>
          <w:rFonts w:ascii="Times New Roman" w:hAnsi="Times New Roman" w:cs="Times New Roman"/>
          <w:b/>
          <w:bCs/>
        </w:rPr>
      </w:pPr>
    </w:p>
    <w:p w14:paraId="14C38878" w14:textId="737F0D92" w:rsidR="00A32AE2" w:rsidRPr="006D4348" w:rsidRDefault="0852B2C6" w:rsidP="001168E1">
      <w:pPr>
        <w:spacing w:after="0" w:line="360" w:lineRule="auto"/>
        <w:jc w:val="both"/>
        <w:rPr>
          <w:rFonts w:ascii="Times New Roman" w:eastAsia="Aptos" w:hAnsi="Times New Roman" w:cs="Times New Roman"/>
          <w:b/>
          <w:bCs/>
          <w:sz w:val="36"/>
          <w:szCs w:val="36"/>
        </w:rPr>
      </w:pPr>
      <w:r w:rsidRPr="006D4348">
        <w:rPr>
          <w:rFonts w:ascii="Times New Roman" w:hAnsi="Times New Roman" w:cs="Times New Roman"/>
          <w:b/>
          <w:bCs/>
        </w:rPr>
        <w:t>Phụ lục</w:t>
      </w:r>
    </w:p>
    <w:p w14:paraId="00276E77" w14:textId="68259A43" w:rsidR="00A32AE2" w:rsidRPr="006D4348" w:rsidRDefault="0852B2C6">
      <w:pPr>
        <w:pStyle w:val="ListParagraph"/>
        <w:numPr>
          <w:ilvl w:val="0"/>
          <w:numId w:val="27"/>
        </w:numPr>
        <w:spacing w:after="0" w:line="360" w:lineRule="auto"/>
        <w:jc w:val="both"/>
        <w:rPr>
          <w:rFonts w:ascii="Times New Roman" w:eastAsia="Aptos" w:hAnsi="Times New Roman" w:cs="Times New Roman"/>
        </w:rPr>
      </w:pPr>
      <w:r w:rsidRPr="006D4348">
        <w:rPr>
          <w:rFonts w:ascii="Times New Roman" w:eastAsia="Aptos" w:hAnsi="Times New Roman" w:cs="Times New Roman"/>
        </w:rPr>
        <w:t>Mẫu biểu chi tiết quy trình</w:t>
      </w:r>
    </w:p>
    <w:p w14:paraId="6B2CE0B8" w14:textId="0120B5DF" w:rsidR="6E002AD2" w:rsidRPr="006D4348" w:rsidRDefault="593ED795">
      <w:pPr>
        <w:pStyle w:val="ListParagraph"/>
        <w:numPr>
          <w:ilvl w:val="0"/>
          <w:numId w:val="27"/>
        </w:numPr>
        <w:spacing w:after="0" w:line="360" w:lineRule="auto"/>
        <w:jc w:val="both"/>
        <w:rPr>
          <w:rFonts w:ascii="Times New Roman" w:eastAsia="Aptos" w:hAnsi="Times New Roman" w:cs="Times New Roman"/>
        </w:rPr>
      </w:pPr>
      <w:r w:rsidRPr="006D4348">
        <w:rPr>
          <w:rFonts w:ascii="Times New Roman" w:eastAsia="Aptos" w:hAnsi="Times New Roman" w:cs="Times New Roman"/>
        </w:rPr>
        <w:t>Phỏng vấn mô phỏng (nếu có)</w:t>
      </w:r>
    </w:p>
    <w:p w14:paraId="74316DE5" w14:textId="360BCB71" w:rsidR="00A32AE2" w:rsidRPr="006D4348" w:rsidRDefault="6B1CD103" w:rsidP="001168E1">
      <w:pPr>
        <w:pStyle w:val="Heading1"/>
        <w:spacing w:before="0" w:after="0" w:line="360" w:lineRule="auto"/>
        <w:rPr>
          <w:rFonts w:ascii="Times New Roman" w:eastAsia="Times New Roman" w:hAnsi="Times New Roman" w:cs="Times New Roman"/>
          <w:b/>
          <w:bCs/>
          <w:color w:val="auto"/>
          <w:sz w:val="26"/>
          <w:szCs w:val="26"/>
        </w:rPr>
      </w:pPr>
      <w:bookmarkStart w:id="3690" w:name="_Toc205108442"/>
      <w:r w:rsidRPr="006D4348">
        <w:rPr>
          <w:rFonts w:ascii="Times New Roman" w:eastAsia="Times New Roman" w:hAnsi="Times New Roman" w:cs="Times New Roman"/>
          <w:b/>
          <w:bCs/>
          <w:color w:val="auto"/>
          <w:sz w:val="26"/>
          <w:szCs w:val="26"/>
        </w:rPr>
        <w:t>TÀI LIỆU THAM KHẢO</w:t>
      </w:r>
      <w:bookmarkEnd w:id="3690"/>
    </w:p>
    <w:p w14:paraId="0CB93FD8" w14:textId="0C73296E" w:rsidR="5E92DE55" w:rsidRPr="006D4348" w:rsidRDefault="5E92DE55">
      <w:pPr>
        <w:spacing w:after="0" w:line="360" w:lineRule="auto"/>
        <w:jc w:val="both"/>
        <w:rPr>
          <w:rFonts w:ascii="Times New Roman" w:eastAsia="Aptos" w:hAnsi="Times New Roman" w:cs="Times New Roman"/>
        </w:rPr>
      </w:pPr>
      <w:r w:rsidRPr="006D4348">
        <w:rPr>
          <w:rFonts w:ascii="Times New Roman" w:eastAsia="Times New Roman" w:hAnsi="Times New Roman" w:cs="Times New Roman"/>
          <w:sz w:val="26"/>
          <w:szCs w:val="26"/>
        </w:rPr>
        <w:t>[1] Brand Vietnam, “</w:t>
      </w:r>
      <w:r w:rsidRPr="006D4348">
        <w:rPr>
          <w:rFonts w:ascii="Times New Roman" w:eastAsia="Times New Roman" w:hAnsi="Times New Roman" w:cs="Times New Roman"/>
          <w:i/>
          <w:iCs/>
          <w:sz w:val="26"/>
          <w:szCs w:val="26"/>
        </w:rPr>
        <w:t>Bài học về sự linh hoạt trong kinh doanh từ thương hiệu Phong Vũ</w:t>
      </w:r>
      <w:r w:rsidRPr="006D4348">
        <w:rPr>
          <w:rFonts w:ascii="Times New Roman" w:eastAsia="Times New Roman" w:hAnsi="Times New Roman" w:cs="Times New Roman"/>
          <w:sz w:val="26"/>
          <w:szCs w:val="26"/>
        </w:rPr>
        <w:t xml:space="preserve">” [Online]. Đường dẫn: </w:t>
      </w:r>
      <w:r w:rsidR="006E7830" w:rsidRPr="006D4348">
        <w:rPr>
          <w:rFonts w:ascii="Times New Roman" w:hAnsi="Times New Roman" w:cs="Times New Roman"/>
          <w:rPrChange w:id="3691" w:author="Bùi Anh Quốc" w:date="2025-08-02T15:45:00Z">
            <w:rPr/>
          </w:rPrChange>
        </w:rPr>
        <w:fldChar w:fldCharType="begin"/>
      </w:r>
      <w:r w:rsidR="006E7830" w:rsidRPr="006D4348">
        <w:rPr>
          <w:rFonts w:ascii="Times New Roman" w:hAnsi="Times New Roman" w:cs="Times New Roman"/>
          <w:rPrChange w:id="3692" w:author="Bùi Anh Quốc" w:date="2025-08-02T15:45:00Z">
            <w:rPr/>
          </w:rPrChange>
        </w:rPr>
        <w:instrText xml:space="preserve"> HYPERLINK "https://www.brandsvietnam.com/congdong/topic/11063-bai-hoc-ve-su-linh-hoat-trong-kinh-doanh-tu-thuong-hieu-phong-vu" \h </w:instrText>
      </w:r>
      <w:r w:rsidR="006E7830" w:rsidRPr="006D4348">
        <w:rPr>
          <w:rPrChange w:id="3693" w:author="Bùi Anh Quốc" w:date="2025-08-02T15:45:00Z">
            <w:rPr>
              <w:rStyle w:val="Hyperlink"/>
              <w:rFonts w:ascii="Times New Roman" w:eastAsia="Times New Roman" w:hAnsi="Times New Roman" w:cs="Times New Roman"/>
              <w:color w:val="auto"/>
              <w:sz w:val="26"/>
              <w:szCs w:val="26"/>
            </w:rPr>
          </w:rPrChange>
        </w:rPr>
        <w:fldChar w:fldCharType="separate"/>
      </w:r>
      <w:r w:rsidRPr="006D4348">
        <w:rPr>
          <w:rStyle w:val="Hyperlink"/>
          <w:rFonts w:ascii="Times New Roman" w:eastAsia="Times New Roman" w:hAnsi="Times New Roman" w:cs="Times New Roman"/>
          <w:color w:val="auto"/>
          <w:sz w:val="26"/>
          <w:szCs w:val="26"/>
        </w:rPr>
        <w:t>https://www.brandsvietnam.com/congdong/topic/11063-bai-hoc-ve-su-linh-hoat-trong-kinh-doanh-tu-thuong-hieu-phong-vu</w:t>
      </w:r>
      <w:r w:rsidR="006E7830" w:rsidRPr="006D4348">
        <w:rPr>
          <w:rStyle w:val="Hyperlink"/>
          <w:rFonts w:ascii="Times New Roman" w:eastAsia="Times New Roman" w:hAnsi="Times New Roman" w:cs="Times New Roman"/>
          <w:color w:val="auto"/>
          <w:sz w:val="26"/>
          <w:szCs w:val="26"/>
          <w:rPrChange w:id="3694" w:author="Bùi Anh Quốc" w:date="2025-08-02T15:45:00Z">
            <w:rPr>
              <w:rStyle w:val="Hyperlink"/>
              <w:rFonts w:ascii="Times New Roman" w:eastAsia="Times New Roman" w:hAnsi="Times New Roman" w:cs="Times New Roman"/>
              <w:color w:val="auto"/>
              <w:sz w:val="26"/>
              <w:szCs w:val="26"/>
            </w:rPr>
          </w:rPrChange>
        </w:rPr>
        <w:fldChar w:fldCharType="end"/>
      </w:r>
      <w:r w:rsidRPr="006D4348">
        <w:rPr>
          <w:rFonts w:ascii="Times New Roman" w:eastAsia="Times New Roman" w:hAnsi="Times New Roman" w:cs="Times New Roman"/>
          <w:sz w:val="26"/>
          <w:szCs w:val="26"/>
        </w:rPr>
        <w:t xml:space="preserve"> [Truy cập lần cuối ngày 29/07/2025].</w:t>
      </w:r>
    </w:p>
    <w:p w14:paraId="508CB2FB" w14:textId="3633B5A7" w:rsidR="5E92DE55" w:rsidRPr="006D4348" w:rsidRDefault="5E92DE55">
      <w:pPr>
        <w:spacing w:after="0" w:line="360" w:lineRule="auto"/>
        <w:jc w:val="both"/>
        <w:rPr>
          <w:rFonts w:ascii="Times New Roman" w:eastAsia="Aptos" w:hAnsi="Times New Roman" w:cs="Times New Roman"/>
        </w:rPr>
      </w:pPr>
      <w:r w:rsidRPr="006D4348">
        <w:rPr>
          <w:rFonts w:ascii="Times New Roman" w:eastAsia="Times New Roman" w:hAnsi="Times New Roman" w:cs="Times New Roman"/>
          <w:sz w:val="26"/>
          <w:szCs w:val="26"/>
        </w:rPr>
        <w:t>[2] Phong Vũ Help Center, “</w:t>
      </w:r>
      <w:r w:rsidRPr="006D4348">
        <w:rPr>
          <w:rFonts w:ascii="Times New Roman" w:eastAsia="Times New Roman" w:hAnsi="Times New Roman" w:cs="Times New Roman"/>
          <w:i/>
          <w:iCs/>
          <w:sz w:val="26"/>
          <w:szCs w:val="26"/>
        </w:rPr>
        <w:t>Giới thiệu Phong Vũ</w:t>
      </w:r>
      <w:r w:rsidRPr="006D4348">
        <w:rPr>
          <w:rFonts w:ascii="Times New Roman" w:eastAsia="Times New Roman" w:hAnsi="Times New Roman" w:cs="Times New Roman"/>
          <w:sz w:val="26"/>
          <w:szCs w:val="26"/>
        </w:rPr>
        <w:t xml:space="preserve">” [Online]. Đường dẫn: </w:t>
      </w:r>
      <w:r w:rsidR="006E7830" w:rsidRPr="006D4348">
        <w:rPr>
          <w:rFonts w:ascii="Times New Roman" w:hAnsi="Times New Roman" w:cs="Times New Roman"/>
          <w:rPrChange w:id="3695" w:author="Bùi Anh Quốc" w:date="2025-08-02T15:45:00Z">
            <w:rPr/>
          </w:rPrChange>
        </w:rPr>
        <w:fldChar w:fldCharType="begin"/>
      </w:r>
      <w:r w:rsidR="006E7830" w:rsidRPr="006D4348">
        <w:rPr>
          <w:rFonts w:ascii="Times New Roman" w:hAnsi="Times New Roman" w:cs="Times New Roman"/>
          <w:rPrChange w:id="3696" w:author="Bùi Anh Quốc" w:date="2025-08-02T15:45:00Z">
            <w:rPr/>
          </w:rPrChange>
        </w:rPr>
        <w:instrText xml:space="preserve"> HYPERLINK "https://help.phongvu.vn/" \h </w:instrText>
      </w:r>
      <w:r w:rsidR="006E7830" w:rsidRPr="006D4348">
        <w:rPr>
          <w:rPrChange w:id="3697" w:author="Bùi Anh Quốc" w:date="2025-08-02T15:45:00Z">
            <w:rPr>
              <w:rStyle w:val="Hyperlink"/>
              <w:rFonts w:ascii="Times New Roman" w:eastAsia="Times New Roman" w:hAnsi="Times New Roman" w:cs="Times New Roman"/>
              <w:color w:val="auto"/>
              <w:sz w:val="26"/>
              <w:szCs w:val="26"/>
            </w:rPr>
          </w:rPrChange>
        </w:rPr>
        <w:fldChar w:fldCharType="separate"/>
      </w:r>
      <w:r w:rsidRPr="006D4348">
        <w:rPr>
          <w:rStyle w:val="Hyperlink"/>
          <w:rFonts w:ascii="Times New Roman" w:eastAsia="Times New Roman" w:hAnsi="Times New Roman" w:cs="Times New Roman"/>
          <w:color w:val="auto"/>
          <w:sz w:val="26"/>
          <w:szCs w:val="26"/>
        </w:rPr>
        <w:t>https://help.phongvu.vn/</w:t>
      </w:r>
      <w:r w:rsidR="006E7830" w:rsidRPr="006D4348">
        <w:rPr>
          <w:rStyle w:val="Hyperlink"/>
          <w:rFonts w:ascii="Times New Roman" w:eastAsia="Times New Roman" w:hAnsi="Times New Roman" w:cs="Times New Roman"/>
          <w:color w:val="auto"/>
          <w:sz w:val="26"/>
          <w:szCs w:val="26"/>
          <w:rPrChange w:id="3698" w:author="Bùi Anh Quốc" w:date="2025-08-02T15:45:00Z">
            <w:rPr>
              <w:rStyle w:val="Hyperlink"/>
              <w:rFonts w:ascii="Times New Roman" w:eastAsia="Times New Roman" w:hAnsi="Times New Roman" w:cs="Times New Roman"/>
              <w:color w:val="auto"/>
              <w:sz w:val="26"/>
              <w:szCs w:val="26"/>
            </w:rPr>
          </w:rPrChange>
        </w:rPr>
        <w:fldChar w:fldCharType="end"/>
      </w:r>
      <w:r w:rsidRPr="006D4348">
        <w:rPr>
          <w:rFonts w:ascii="Times New Roman" w:eastAsia="Times New Roman" w:hAnsi="Times New Roman" w:cs="Times New Roman"/>
          <w:sz w:val="26"/>
          <w:szCs w:val="26"/>
        </w:rPr>
        <w:t xml:space="preserve"> [Truy cập lần cuối ngày 30/07/2025].</w:t>
      </w:r>
    </w:p>
    <w:p w14:paraId="2C078E63" w14:textId="72458620" w:rsidR="00A32AE2" w:rsidRPr="006D4348" w:rsidRDefault="00A32AE2">
      <w:pPr>
        <w:spacing w:after="0" w:line="360" w:lineRule="auto"/>
        <w:jc w:val="both"/>
        <w:rPr>
          <w:rFonts w:ascii="Times New Roman" w:hAnsi="Times New Roman" w:cs="Times New Roman"/>
        </w:rPr>
      </w:pPr>
    </w:p>
    <w:sectPr w:rsidR="00A32AE2" w:rsidRPr="006D4348" w:rsidSect="00B87CF0">
      <w:foot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EDC9F" w14:textId="77777777" w:rsidR="00D9504E" w:rsidRDefault="00D9504E" w:rsidP="00844201">
      <w:pPr>
        <w:spacing w:after="0" w:line="240" w:lineRule="auto"/>
      </w:pPr>
      <w:r>
        <w:separator/>
      </w:r>
    </w:p>
  </w:endnote>
  <w:endnote w:type="continuationSeparator" w:id="0">
    <w:p w14:paraId="27F9F6D4" w14:textId="77777777" w:rsidR="00D9504E" w:rsidRDefault="00D9504E" w:rsidP="00844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699" w:author="Bùi Anh Quốc" w:date="2025-08-02T21:09:00Z">
        <w:tblPr>
          <w:tblStyle w:val="TableGrid"/>
          <w:tblW w:w="0" w:type="auto"/>
          <w:tblLook w:val="04A0" w:firstRow="1" w:lastRow="0" w:firstColumn="1" w:lastColumn="0" w:noHBand="0" w:noVBand="1"/>
        </w:tblPr>
      </w:tblPrChange>
    </w:tblPr>
    <w:tblGrid>
      <w:gridCol w:w="4675"/>
      <w:gridCol w:w="4675"/>
      <w:tblGridChange w:id="3700">
        <w:tblGrid>
          <w:gridCol w:w="4675"/>
          <w:gridCol w:w="4675"/>
        </w:tblGrid>
      </w:tblGridChange>
    </w:tblGrid>
    <w:tr w:rsidR="00E01FB7" w14:paraId="7BC08E17" w14:textId="77777777" w:rsidTr="00E01FB7">
      <w:trPr>
        <w:ins w:id="3701" w:author="Bùi Anh Quốc" w:date="2025-08-02T21:07:00Z"/>
      </w:trPr>
      <w:tc>
        <w:tcPr>
          <w:tcW w:w="4675" w:type="dxa"/>
          <w:tcPrChange w:id="3702" w:author="Bùi Anh Quốc" w:date="2025-08-02T21:09:00Z">
            <w:tcPr>
              <w:tcW w:w="4675" w:type="dxa"/>
            </w:tcPr>
          </w:tcPrChange>
        </w:tcPr>
        <w:p w14:paraId="0AB1EDCC" w14:textId="77777777" w:rsidR="00E01FB7" w:rsidRDefault="00E01FB7" w:rsidP="00E01FB7">
          <w:pPr>
            <w:pStyle w:val="Heading1"/>
            <w:shd w:val="clear" w:color="auto" w:fill="FFFFFF"/>
            <w:spacing w:before="0"/>
            <w:outlineLvl w:val="0"/>
            <w:rPr>
              <w:ins w:id="3703" w:author="Bùi Anh Quốc" w:date="2025-08-02T21:09:00Z"/>
              <w:rFonts w:ascii="Times New Roman" w:hAnsi="Times New Roman" w:cs="Times New Roman"/>
              <w:i/>
              <w:iCs/>
              <w:color w:val="1D2125"/>
              <w:sz w:val="26"/>
              <w:szCs w:val="26"/>
            </w:rPr>
          </w:pPr>
          <w:ins w:id="3704" w:author="Bùi Anh Quốc" w:date="2025-08-02T21:08:00Z">
            <w:r w:rsidRPr="00E01FB7">
              <w:rPr>
                <w:rFonts w:ascii="Times New Roman" w:hAnsi="Times New Roman" w:cs="Times New Roman"/>
                <w:i/>
                <w:iCs/>
                <w:color w:val="1D2125"/>
                <w:sz w:val="26"/>
                <w:szCs w:val="26"/>
                <w:rPrChange w:id="3705" w:author="Bùi Anh Quốc" w:date="2025-08-02T21:08:00Z">
                  <w:rPr>
                    <w:rFonts w:ascii="Segoe UI" w:hAnsi="Segoe UI" w:cs="Segoe UI"/>
                    <w:color w:val="1D2125"/>
                  </w:rPr>
                </w:rPrChange>
              </w:rPr>
              <w:t>Hệ thống quản trị qui trình nghiệp vụ</w:t>
            </w:r>
          </w:ins>
        </w:p>
        <w:p w14:paraId="2AC0055D" w14:textId="387FA911" w:rsidR="003C0D15" w:rsidRPr="003C0D15" w:rsidRDefault="003C0D15">
          <w:pPr>
            <w:pStyle w:val="Heading1"/>
            <w:shd w:val="clear" w:color="auto" w:fill="FFFFFF"/>
            <w:spacing w:before="0"/>
            <w:rPr>
              <w:ins w:id="3706" w:author="Bùi Anh Quốc" w:date="2025-08-02T21:07:00Z"/>
              <w:rFonts w:ascii="Times New Roman" w:hAnsi="Times New Roman" w:cs="Times New Roman"/>
              <w:i/>
              <w:iCs/>
              <w:color w:val="1D2125"/>
              <w:sz w:val="26"/>
              <w:szCs w:val="26"/>
              <w:rPrChange w:id="3707" w:author="Bùi Anh Quốc" w:date="2025-08-02T21:10:00Z">
                <w:rPr>
                  <w:ins w:id="3708" w:author="Bùi Anh Quốc" w:date="2025-08-02T21:07:00Z"/>
                </w:rPr>
              </w:rPrChange>
            </w:rPr>
            <w:pPrChange w:id="3709" w:author="Bùi Anh Quốc" w:date="2025-08-02T21:09:00Z">
              <w:pPr>
                <w:pStyle w:val="Footer"/>
              </w:pPr>
            </w:pPrChange>
          </w:pPr>
          <w:ins w:id="3710" w:author="Bùi Anh Quốc" w:date="2025-08-02T21:09:00Z">
            <w:r w:rsidRPr="003C0D15">
              <w:rPr>
                <w:rFonts w:ascii="Times New Roman" w:hAnsi="Times New Roman" w:cs="Times New Roman"/>
                <w:i/>
                <w:iCs/>
                <w:color w:val="1D2125"/>
                <w:sz w:val="26"/>
                <w:szCs w:val="26"/>
                <w:rPrChange w:id="3711" w:author="Bùi Anh Quốc" w:date="2025-08-02T21:10:00Z">
                  <w:rPr>
                    <w:rFonts w:ascii="Segoe UI" w:hAnsi="Segoe UI" w:cs="Segoe UI"/>
                    <w:color w:val="1D2125"/>
                  </w:rPr>
                </w:rPrChange>
              </w:rPr>
              <w:t>ThS. Hà Lê Hoài Trung</w:t>
            </w:r>
          </w:ins>
        </w:p>
      </w:tc>
      <w:tc>
        <w:tcPr>
          <w:tcW w:w="4675" w:type="dxa"/>
          <w:tcPrChange w:id="3712" w:author="Bùi Anh Quốc" w:date="2025-08-02T21:09:00Z">
            <w:tcPr>
              <w:tcW w:w="4675" w:type="dxa"/>
            </w:tcPr>
          </w:tcPrChange>
        </w:tcPr>
        <w:p w14:paraId="239A912F" w14:textId="6720CF9A" w:rsidR="00E01FB7" w:rsidRDefault="00E01FB7">
          <w:pPr>
            <w:pStyle w:val="Footer"/>
            <w:jc w:val="right"/>
            <w:rPr>
              <w:ins w:id="3713" w:author="Bùi Anh Quốc" w:date="2025-08-02T21:07:00Z"/>
            </w:rPr>
            <w:pPrChange w:id="3714" w:author="Bùi Anh Quốc" w:date="2025-08-02T21:08:00Z">
              <w:pPr>
                <w:pStyle w:val="Footer"/>
              </w:pPr>
            </w:pPrChange>
          </w:pPr>
          <w:ins w:id="3715" w:author="Bùi Anh Quốc" w:date="2025-08-02T21:07:00Z">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ins>
        </w:p>
      </w:tc>
    </w:tr>
  </w:tbl>
  <w:p w14:paraId="6198B353" w14:textId="77777777" w:rsidR="00844201" w:rsidRDefault="008442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F37BD" w14:textId="77777777" w:rsidR="00D9504E" w:rsidRDefault="00D9504E" w:rsidP="00844201">
      <w:pPr>
        <w:spacing w:after="0" w:line="240" w:lineRule="auto"/>
      </w:pPr>
      <w:r>
        <w:separator/>
      </w:r>
    </w:p>
  </w:footnote>
  <w:footnote w:type="continuationSeparator" w:id="0">
    <w:p w14:paraId="7CE78BB0" w14:textId="77777777" w:rsidR="00D9504E" w:rsidRDefault="00D9504E" w:rsidP="00844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68C0D3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A45F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6ADAA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7C7C6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A2623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ECA0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A8062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1700FD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FE414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78A1E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CC90D"/>
    <w:multiLevelType w:val="hybridMultilevel"/>
    <w:tmpl w:val="2F7AA42A"/>
    <w:lvl w:ilvl="0" w:tplc="476C52C6">
      <w:start w:val="1"/>
      <w:numFmt w:val="bullet"/>
      <w:lvlText w:val=""/>
      <w:lvlJc w:val="left"/>
      <w:pPr>
        <w:ind w:left="720" w:hanging="360"/>
      </w:pPr>
      <w:rPr>
        <w:rFonts w:ascii="Symbol" w:hAnsi="Symbol" w:hint="default"/>
      </w:rPr>
    </w:lvl>
    <w:lvl w:ilvl="1" w:tplc="CB7E2AB4">
      <w:start w:val="1"/>
      <w:numFmt w:val="bullet"/>
      <w:lvlText w:val="o"/>
      <w:lvlJc w:val="left"/>
      <w:pPr>
        <w:ind w:left="1440" w:hanging="360"/>
      </w:pPr>
      <w:rPr>
        <w:rFonts w:ascii="Courier New" w:hAnsi="Courier New" w:hint="default"/>
      </w:rPr>
    </w:lvl>
    <w:lvl w:ilvl="2" w:tplc="A2E47062">
      <w:start w:val="1"/>
      <w:numFmt w:val="bullet"/>
      <w:lvlText w:val=""/>
      <w:lvlJc w:val="left"/>
      <w:pPr>
        <w:ind w:left="2160" w:hanging="360"/>
      </w:pPr>
      <w:rPr>
        <w:rFonts w:ascii="Wingdings" w:hAnsi="Wingdings" w:hint="default"/>
      </w:rPr>
    </w:lvl>
    <w:lvl w:ilvl="3" w:tplc="F1248202">
      <w:start w:val="1"/>
      <w:numFmt w:val="bullet"/>
      <w:lvlText w:val=""/>
      <w:lvlJc w:val="left"/>
      <w:pPr>
        <w:ind w:left="2880" w:hanging="360"/>
      </w:pPr>
      <w:rPr>
        <w:rFonts w:ascii="Symbol" w:hAnsi="Symbol" w:hint="default"/>
      </w:rPr>
    </w:lvl>
    <w:lvl w:ilvl="4" w:tplc="E6784A5C">
      <w:start w:val="1"/>
      <w:numFmt w:val="bullet"/>
      <w:lvlText w:val="o"/>
      <w:lvlJc w:val="left"/>
      <w:pPr>
        <w:ind w:left="3600" w:hanging="360"/>
      </w:pPr>
      <w:rPr>
        <w:rFonts w:ascii="Courier New" w:hAnsi="Courier New" w:hint="default"/>
      </w:rPr>
    </w:lvl>
    <w:lvl w:ilvl="5" w:tplc="032AAEAA">
      <w:start w:val="1"/>
      <w:numFmt w:val="bullet"/>
      <w:lvlText w:val=""/>
      <w:lvlJc w:val="left"/>
      <w:pPr>
        <w:ind w:left="4320" w:hanging="360"/>
      </w:pPr>
      <w:rPr>
        <w:rFonts w:ascii="Wingdings" w:hAnsi="Wingdings" w:hint="default"/>
      </w:rPr>
    </w:lvl>
    <w:lvl w:ilvl="6" w:tplc="30ACACE4">
      <w:start w:val="1"/>
      <w:numFmt w:val="bullet"/>
      <w:lvlText w:val=""/>
      <w:lvlJc w:val="left"/>
      <w:pPr>
        <w:ind w:left="5040" w:hanging="360"/>
      </w:pPr>
      <w:rPr>
        <w:rFonts w:ascii="Symbol" w:hAnsi="Symbol" w:hint="default"/>
      </w:rPr>
    </w:lvl>
    <w:lvl w:ilvl="7" w:tplc="1C9863DE">
      <w:start w:val="1"/>
      <w:numFmt w:val="bullet"/>
      <w:lvlText w:val="o"/>
      <w:lvlJc w:val="left"/>
      <w:pPr>
        <w:ind w:left="5760" w:hanging="360"/>
      </w:pPr>
      <w:rPr>
        <w:rFonts w:ascii="Courier New" w:hAnsi="Courier New" w:hint="default"/>
      </w:rPr>
    </w:lvl>
    <w:lvl w:ilvl="8" w:tplc="C124159E">
      <w:start w:val="1"/>
      <w:numFmt w:val="bullet"/>
      <w:lvlText w:val=""/>
      <w:lvlJc w:val="left"/>
      <w:pPr>
        <w:ind w:left="6480" w:hanging="360"/>
      </w:pPr>
      <w:rPr>
        <w:rFonts w:ascii="Wingdings" w:hAnsi="Wingdings" w:hint="default"/>
      </w:rPr>
    </w:lvl>
  </w:abstractNum>
  <w:abstractNum w:abstractNumId="11" w15:restartNumberingAfterBreak="0">
    <w:nsid w:val="01A55282"/>
    <w:multiLevelType w:val="hybridMultilevel"/>
    <w:tmpl w:val="28DA7926"/>
    <w:lvl w:ilvl="0" w:tplc="53DA46F2">
      <w:start w:val="1"/>
      <w:numFmt w:val="bullet"/>
      <w:lvlText w:val="·"/>
      <w:lvlJc w:val="left"/>
      <w:pPr>
        <w:ind w:left="720" w:hanging="360"/>
      </w:pPr>
      <w:rPr>
        <w:rFonts w:ascii="Symbol" w:hAnsi="Symbol" w:hint="default"/>
      </w:rPr>
    </w:lvl>
    <w:lvl w:ilvl="1" w:tplc="35ECF1F4">
      <w:start w:val="1"/>
      <w:numFmt w:val="bullet"/>
      <w:lvlText w:val=""/>
      <w:lvlJc w:val="left"/>
      <w:pPr>
        <w:ind w:left="1440" w:hanging="360"/>
      </w:pPr>
      <w:rPr>
        <w:rFonts w:ascii="Symbol" w:hAnsi="Symbol" w:hint="default"/>
      </w:rPr>
    </w:lvl>
    <w:lvl w:ilvl="2" w:tplc="FB4669A2">
      <w:start w:val="1"/>
      <w:numFmt w:val="bullet"/>
      <w:lvlText w:val="§"/>
      <w:lvlJc w:val="left"/>
      <w:pPr>
        <w:ind w:left="2160" w:hanging="360"/>
      </w:pPr>
      <w:rPr>
        <w:rFonts w:ascii="Symbol" w:hAnsi="Symbol" w:hint="default"/>
      </w:rPr>
    </w:lvl>
    <w:lvl w:ilvl="3" w:tplc="C4FEFBDA">
      <w:start w:val="1"/>
      <w:numFmt w:val="bullet"/>
      <w:lvlText w:val=""/>
      <w:lvlJc w:val="left"/>
      <w:pPr>
        <w:ind w:left="2880" w:hanging="360"/>
      </w:pPr>
      <w:rPr>
        <w:rFonts w:ascii="Symbol" w:hAnsi="Symbol" w:hint="default"/>
      </w:rPr>
    </w:lvl>
    <w:lvl w:ilvl="4" w:tplc="8BE455DA">
      <w:start w:val="1"/>
      <w:numFmt w:val="bullet"/>
      <w:lvlText w:val="o"/>
      <w:lvlJc w:val="left"/>
      <w:pPr>
        <w:ind w:left="3600" w:hanging="360"/>
      </w:pPr>
      <w:rPr>
        <w:rFonts w:ascii="Courier New" w:hAnsi="Courier New" w:hint="default"/>
      </w:rPr>
    </w:lvl>
    <w:lvl w:ilvl="5" w:tplc="E5EC55AE">
      <w:start w:val="1"/>
      <w:numFmt w:val="bullet"/>
      <w:lvlText w:val=""/>
      <w:lvlJc w:val="left"/>
      <w:pPr>
        <w:ind w:left="4320" w:hanging="360"/>
      </w:pPr>
      <w:rPr>
        <w:rFonts w:ascii="Wingdings" w:hAnsi="Wingdings" w:hint="default"/>
      </w:rPr>
    </w:lvl>
    <w:lvl w:ilvl="6" w:tplc="5F50DA0A">
      <w:start w:val="1"/>
      <w:numFmt w:val="bullet"/>
      <w:lvlText w:val=""/>
      <w:lvlJc w:val="left"/>
      <w:pPr>
        <w:ind w:left="5040" w:hanging="360"/>
      </w:pPr>
      <w:rPr>
        <w:rFonts w:ascii="Symbol" w:hAnsi="Symbol" w:hint="default"/>
      </w:rPr>
    </w:lvl>
    <w:lvl w:ilvl="7" w:tplc="403A7218">
      <w:start w:val="1"/>
      <w:numFmt w:val="bullet"/>
      <w:lvlText w:val="o"/>
      <w:lvlJc w:val="left"/>
      <w:pPr>
        <w:ind w:left="5760" w:hanging="360"/>
      </w:pPr>
      <w:rPr>
        <w:rFonts w:ascii="Courier New" w:hAnsi="Courier New" w:hint="default"/>
      </w:rPr>
    </w:lvl>
    <w:lvl w:ilvl="8" w:tplc="78664810">
      <w:start w:val="1"/>
      <w:numFmt w:val="bullet"/>
      <w:lvlText w:val=""/>
      <w:lvlJc w:val="left"/>
      <w:pPr>
        <w:ind w:left="6480" w:hanging="360"/>
      </w:pPr>
      <w:rPr>
        <w:rFonts w:ascii="Wingdings" w:hAnsi="Wingdings" w:hint="default"/>
      </w:rPr>
    </w:lvl>
  </w:abstractNum>
  <w:abstractNum w:abstractNumId="12" w15:restartNumberingAfterBreak="0">
    <w:nsid w:val="046F2631"/>
    <w:multiLevelType w:val="hybridMultilevel"/>
    <w:tmpl w:val="7C205E10"/>
    <w:lvl w:ilvl="0" w:tplc="1A5A51F2">
      <w:start w:val="1"/>
      <w:numFmt w:val="bullet"/>
      <w:lvlText w:val=""/>
      <w:lvlJc w:val="left"/>
      <w:pPr>
        <w:ind w:left="720" w:hanging="360"/>
      </w:pPr>
      <w:rPr>
        <w:rFonts w:ascii="Symbol" w:hAnsi="Symbol" w:hint="default"/>
      </w:rPr>
    </w:lvl>
    <w:lvl w:ilvl="1" w:tplc="26B43930">
      <w:start w:val="1"/>
      <w:numFmt w:val="bullet"/>
      <w:lvlText w:val="o"/>
      <w:lvlJc w:val="left"/>
      <w:pPr>
        <w:ind w:left="1440" w:hanging="360"/>
      </w:pPr>
      <w:rPr>
        <w:rFonts w:ascii="Courier New" w:hAnsi="Courier New" w:hint="default"/>
      </w:rPr>
    </w:lvl>
    <w:lvl w:ilvl="2" w:tplc="7910E378">
      <w:start w:val="1"/>
      <w:numFmt w:val="bullet"/>
      <w:lvlText w:val=""/>
      <w:lvlJc w:val="left"/>
      <w:pPr>
        <w:ind w:left="2160" w:hanging="360"/>
      </w:pPr>
      <w:rPr>
        <w:rFonts w:ascii="Wingdings" w:hAnsi="Wingdings" w:hint="default"/>
      </w:rPr>
    </w:lvl>
    <w:lvl w:ilvl="3" w:tplc="32426E54">
      <w:start w:val="1"/>
      <w:numFmt w:val="bullet"/>
      <w:lvlText w:val=""/>
      <w:lvlJc w:val="left"/>
      <w:pPr>
        <w:ind w:left="2880" w:hanging="360"/>
      </w:pPr>
      <w:rPr>
        <w:rFonts w:ascii="Symbol" w:hAnsi="Symbol" w:hint="default"/>
      </w:rPr>
    </w:lvl>
    <w:lvl w:ilvl="4" w:tplc="16040B3E">
      <w:start w:val="1"/>
      <w:numFmt w:val="bullet"/>
      <w:lvlText w:val="o"/>
      <w:lvlJc w:val="left"/>
      <w:pPr>
        <w:ind w:left="3600" w:hanging="360"/>
      </w:pPr>
      <w:rPr>
        <w:rFonts w:ascii="Courier New" w:hAnsi="Courier New" w:hint="default"/>
      </w:rPr>
    </w:lvl>
    <w:lvl w:ilvl="5" w:tplc="874E3CB2">
      <w:start w:val="1"/>
      <w:numFmt w:val="bullet"/>
      <w:lvlText w:val=""/>
      <w:lvlJc w:val="left"/>
      <w:pPr>
        <w:ind w:left="4320" w:hanging="360"/>
      </w:pPr>
      <w:rPr>
        <w:rFonts w:ascii="Wingdings" w:hAnsi="Wingdings" w:hint="default"/>
      </w:rPr>
    </w:lvl>
    <w:lvl w:ilvl="6" w:tplc="F3269386">
      <w:start w:val="1"/>
      <w:numFmt w:val="bullet"/>
      <w:lvlText w:val=""/>
      <w:lvlJc w:val="left"/>
      <w:pPr>
        <w:ind w:left="5040" w:hanging="360"/>
      </w:pPr>
      <w:rPr>
        <w:rFonts w:ascii="Symbol" w:hAnsi="Symbol" w:hint="default"/>
      </w:rPr>
    </w:lvl>
    <w:lvl w:ilvl="7" w:tplc="0534DCF2">
      <w:start w:val="1"/>
      <w:numFmt w:val="bullet"/>
      <w:lvlText w:val="o"/>
      <w:lvlJc w:val="left"/>
      <w:pPr>
        <w:ind w:left="5760" w:hanging="360"/>
      </w:pPr>
      <w:rPr>
        <w:rFonts w:ascii="Courier New" w:hAnsi="Courier New" w:hint="default"/>
      </w:rPr>
    </w:lvl>
    <w:lvl w:ilvl="8" w:tplc="C12E9EBA">
      <w:start w:val="1"/>
      <w:numFmt w:val="bullet"/>
      <w:lvlText w:val=""/>
      <w:lvlJc w:val="left"/>
      <w:pPr>
        <w:ind w:left="6480" w:hanging="360"/>
      </w:pPr>
      <w:rPr>
        <w:rFonts w:ascii="Wingdings" w:hAnsi="Wingdings" w:hint="default"/>
      </w:rPr>
    </w:lvl>
  </w:abstractNum>
  <w:abstractNum w:abstractNumId="13" w15:restartNumberingAfterBreak="0">
    <w:nsid w:val="05414F2E"/>
    <w:multiLevelType w:val="hybridMultilevel"/>
    <w:tmpl w:val="DB0845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5C8448C"/>
    <w:multiLevelType w:val="hybridMultilevel"/>
    <w:tmpl w:val="B0567A52"/>
    <w:lvl w:ilvl="0" w:tplc="15E8E55E">
      <w:start w:val="1"/>
      <w:numFmt w:val="bullet"/>
      <w:lvlText w:val=""/>
      <w:lvlJc w:val="left"/>
      <w:pPr>
        <w:ind w:left="720" w:hanging="360"/>
      </w:pPr>
      <w:rPr>
        <w:rFonts w:ascii="Symbol" w:hAnsi="Symbol" w:hint="default"/>
      </w:rPr>
    </w:lvl>
    <w:lvl w:ilvl="1" w:tplc="F4CA6C0C">
      <w:start w:val="1"/>
      <w:numFmt w:val="bullet"/>
      <w:lvlText w:val="o"/>
      <w:lvlJc w:val="left"/>
      <w:pPr>
        <w:ind w:left="1440" w:hanging="360"/>
      </w:pPr>
      <w:rPr>
        <w:rFonts w:ascii="Courier New" w:hAnsi="Courier New" w:hint="default"/>
      </w:rPr>
    </w:lvl>
    <w:lvl w:ilvl="2" w:tplc="A30A6734">
      <w:start w:val="1"/>
      <w:numFmt w:val="bullet"/>
      <w:lvlText w:val=""/>
      <w:lvlJc w:val="left"/>
      <w:pPr>
        <w:ind w:left="2160" w:hanging="360"/>
      </w:pPr>
      <w:rPr>
        <w:rFonts w:ascii="Wingdings" w:hAnsi="Wingdings" w:hint="default"/>
      </w:rPr>
    </w:lvl>
    <w:lvl w:ilvl="3" w:tplc="B094C658">
      <w:start w:val="1"/>
      <w:numFmt w:val="bullet"/>
      <w:lvlText w:val=""/>
      <w:lvlJc w:val="left"/>
      <w:pPr>
        <w:ind w:left="2880" w:hanging="360"/>
      </w:pPr>
      <w:rPr>
        <w:rFonts w:ascii="Symbol" w:hAnsi="Symbol" w:hint="default"/>
      </w:rPr>
    </w:lvl>
    <w:lvl w:ilvl="4" w:tplc="DC36A656">
      <w:start w:val="1"/>
      <w:numFmt w:val="bullet"/>
      <w:lvlText w:val="o"/>
      <w:lvlJc w:val="left"/>
      <w:pPr>
        <w:ind w:left="3600" w:hanging="360"/>
      </w:pPr>
      <w:rPr>
        <w:rFonts w:ascii="Courier New" w:hAnsi="Courier New" w:hint="default"/>
      </w:rPr>
    </w:lvl>
    <w:lvl w:ilvl="5" w:tplc="B2249530">
      <w:start w:val="1"/>
      <w:numFmt w:val="bullet"/>
      <w:lvlText w:val=""/>
      <w:lvlJc w:val="left"/>
      <w:pPr>
        <w:ind w:left="4320" w:hanging="360"/>
      </w:pPr>
      <w:rPr>
        <w:rFonts w:ascii="Wingdings" w:hAnsi="Wingdings" w:hint="default"/>
      </w:rPr>
    </w:lvl>
    <w:lvl w:ilvl="6" w:tplc="B92AEE0C">
      <w:start w:val="1"/>
      <w:numFmt w:val="bullet"/>
      <w:lvlText w:val=""/>
      <w:lvlJc w:val="left"/>
      <w:pPr>
        <w:ind w:left="5040" w:hanging="360"/>
      </w:pPr>
      <w:rPr>
        <w:rFonts w:ascii="Symbol" w:hAnsi="Symbol" w:hint="default"/>
      </w:rPr>
    </w:lvl>
    <w:lvl w:ilvl="7" w:tplc="C658949A">
      <w:start w:val="1"/>
      <w:numFmt w:val="bullet"/>
      <w:lvlText w:val="o"/>
      <w:lvlJc w:val="left"/>
      <w:pPr>
        <w:ind w:left="5760" w:hanging="360"/>
      </w:pPr>
      <w:rPr>
        <w:rFonts w:ascii="Courier New" w:hAnsi="Courier New" w:hint="default"/>
      </w:rPr>
    </w:lvl>
    <w:lvl w:ilvl="8" w:tplc="44D4080C">
      <w:start w:val="1"/>
      <w:numFmt w:val="bullet"/>
      <w:lvlText w:val=""/>
      <w:lvlJc w:val="left"/>
      <w:pPr>
        <w:ind w:left="6480" w:hanging="360"/>
      </w:pPr>
      <w:rPr>
        <w:rFonts w:ascii="Wingdings" w:hAnsi="Wingdings" w:hint="default"/>
      </w:rPr>
    </w:lvl>
  </w:abstractNum>
  <w:abstractNum w:abstractNumId="15" w15:restartNumberingAfterBreak="0">
    <w:nsid w:val="06505B27"/>
    <w:multiLevelType w:val="multilevel"/>
    <w:tmpl w:val="5952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D519A4"/>
    <w:multiLevelType w:val="multilevel"/>
    <w:tmpl w:val="9AE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B34A8D"/>
    <w:multiLevelType w:val="multilevel"/>
    <w:tmpl w:val="780272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0A9769DE"/>
    <w:multiLevelType w:val="multilevel"/>
    <w:tmpl w:val="51AA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0D1BA0"/>
    <w:multiLevelType w:val="multilevel"/>
    <w:tmpl w:val="159A1C36"/>
    <w:lvl w:ilvl="0">
      <w:start w:val="3"/>
      <w:numFmt w:val="decimal"/>
      <w:lvlText w:val="%1"/>
      <w:lvlJc w:val="left"/>
      <w:pPr>
        <w:ind w:left="765" w:hanging="765"/>
      </w:pPr>
      <w:rPr>
        <w:rFonts w:hint="default"/>
      </w:rPr>
    </w:lvl>
    <w:lvl w:ilvl="1">
      <w:start w:val="6"/>
      <w:numFmt w:val="decimal"/>
      <w:lvlText w:val="%1.%2"/>
      <w:lvlJc w:val="left"/>
      <w:pPr>
        <w:ind w:left="765" w:hanging="765"/>
      </w:pPr>
      <w:rPr>
        <w:rFonts w:hint="default"/>
      </w:rPr>
    </w:lvl>
    <w:lvl w:ilvl="2">
      <w:start w:val="3"/>
      <w:numFmt w:val="decimal"/>
      <w:lvlText w:val="%1.%2.%3"/>
      <w:lvlJc w:val="left"/>
      <w:pPr>
        <w:ind w:left="765" w:hanging="765"/>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0B5C6EE8"/>
    <w:multiLevelType w:val="hybridMultilevel"/>
    <w:tmpl w:val="EE9A3270"/>
    <w:lvl w:ilvl="0" w:tplc="52CA63C6">
      <w:start w:val="1"/>
      <w:numFmt w:val="bullet"/>
      <w:lvlText w:val=""/>
      <w:lvlJc w:val="left"/>
      <w:pPr>
        <w:ind w:left="720" w:hanging="360"/>
      </w:pPr>
      <w:rPr>
        <w:rFonts w:ascii="Symbol" w:hAnsi="Symbol" w:hint="default"/>
      </w:rPr>
    </w:lvl>
    <w:lvl w:ilvl="1" w:tplc="37702DFA">
      <w:start w:val="1"/>
      <w:numFmt w:val="bullet"/>
      <w:lvlText w:val="o"/>
      <w:lvlJc w:val="left"/>
      <w:pPr>
        <w:ind w:left="1440" w:hanging="360"/>
      </w:pPr>
      <w:rPr>
        <w:rFonts w:ascii="Courier New" w:hAnsi="Courier New" w:hint="default"/>
      </w:rPr>
    </w:lvl>
    <w:lvl w:ilvl="2" w:tplc="2D28C3D4">
      <w:start w:val="1"/>
      <w:numFmt w:val="bullet"/>
      <w:lvlText w:val=""/>
      <w:lvlJc w:val="left"/>
      <w:pPr>
        <w:ind w:left="2160" w:hanging="360"/>
      </w:pPr>
      <w:rPr>
        <w:rFonts w:ascii="Wingdings" w:hAnsi="Wingdings" w:hint="default"/>
      </w:rPr>
    </w:lvl>
    <w:lvl w:ilvl="3" w:tplc="2DCEA34E">
      <w:start w:val="1"/>
      <w:numFmt w:val="bullet"/>
      <w:lvlText w:val=""/>
      <w:lvlJc w:val="left"/>
      <w:pPr>
        <w:ind w:left="2880" w:hanging="360"/>
      </w:pPr>
      <w:rPr>
        <w:rFonts w:ascii="Symbol" w:hAnsi="Symbol" w:hint="default"/>
      </w:rPr>
    </w:lvl>
    <w:lvl w:ilvl="4" w:tplc="9A9487A2">
      <w:start w:val="1"/>
      <w:numFmt w:val="bullet"/>
      <w:lvlText w:val="o"/>
      <w:lvlJc w:val="left"/>
      <w:pPr>
        <w:ind w:left="3600" w:hanging="360"/>
      </w:pPr>
      <w:rPr>
        <w:rFonts w:ascii="Courier New" w:hAnsi="Courier New" w:hint="default"/>
      </w:rPr>
    </w:lvl>
    <w:lvl w:ilvl="5" w:tplc="C182494C">
      <w:start w:val="1"/>
      <w:numFmt w:val="bullet"/>
      <w:lvlText w:val=""/>
      <w:lvlJc w:val="left"/>
      <w:pPr>
        <w:ind w:left="4320" w:hanging="360"/>
      </w:pPr>
      <w:rPr>
        <w:rFonts w:ascii="Wingdings" w:hAnsi="Wingdings" w:hint="default"/>
      </w:rPr>
    </w:lvl>
    <w:lvl w:ilvl="6" w:tplc="4066D738">
      <w:start w:val="1"/>
      <w:numFmt w:val="bullet"/>
      <w:lvlText w:val=""/>
      <w:lvlJc w:val="left"/>
      <w:pPr>
        <w:ind w:left="5040" w:hanging="360"/>
      </w:pPr>
      <w:rPr>
        <w:rFonts w:ascii="Symbol" w:hAnsi="Symbol" w:hint="default"/>
      </w:rPr>
    </w:lvl>
    <w:lvl w:ilvl="7" w:tplc="1B749762">
      <w:start w:val="1"/>
      <w:numFmt w:val="bullet"/>
      <w:lvlText w:val="o"/>
      <w:lvlJc w:val="left"/>
      <w:pPr>
        <w:ind w:left="5760" w:hanging="360"/>
      </w:pPr>
      <w:rPr>
        <w:rFonts w:ascii="Courier New" w:hAnsi="Courier New" w:hint="default"/>
      </w:rPr>
    </w:lvl>
    <w:lvl w:ilvl="8" w:tplc="F71CADCC">
      <w:start w:val="1"/>
      <w:numFmt w:val="bullet"/>
      <w:lvlText w:val=""/>
      <w:lvlJc w:val="left"/>
      <w:pPr>
        <w:ind w:left="6480" w:hanging="360"/>
      </w:pPr>
      <w:rPr>
        <w:rFonts w:ascii="Wingdings" w:hAnsi="Wingdings" w:hint="default"/>
      </w:rPr>
    </w:lvl>
  </w:abstractNum>
  <w:abstractNum w:abstractNumId="21" w15:restartNumberingAfterBreak="0">
    <w:nsid w:val="0B986F2B"/>
    <w:multiLevelType w:val="multilevel"/>
    <w:tmpl w:val="0B26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2561B0"/>
    <w:multiLevelType w:val="hybridMultilevel"/>
    <w:tmpl w:val="AFE206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0F183DF2"/>
    <w:multiLevelType w:val="multilevel"/>
    <w:tmpl w:val="D2B60F9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Roboto" w:eastAsiaTheme="minorHAnsi" w:hAnsi="Roboto"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977839"/>
    <w:multiLevelType w:val="hybridMultilevel"/>
    <w:tmpl w:val="F274E6B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1270ACEC"/>
    <w:multiLevelType w:val="hybridMultilevel"/>
    <w:tmpl w:val="F9F6DB28"/>
    <w:lvl w:ilvl="0" w:tplc="28D0FEEE">
      <w:start w:val="1"/>
      <w:numFmt w:val="bullet"/>
      <w:lvlText w:val=""/>
      <w:lvlJc w:val="left"/>
      <w:pPr>
        <w:ind w:left="720" w:hanging="360"/>
      </w:pPr>
      <w:rPr>
        <w:rFonts w:ascii="Symbol" w:hAnsi="Symbol" w:hint="default"/>
      </w:rPr>
    </w:lvl>
    <w:lvl w:ilvl="1" w:tplc="AE4C14C4">
      <w:start w:val="1"/>
      <w:numFmt w:val="bullet"/>
      <w:lvlText w:val="o"/>
      <w:lvlJc w:val="left"/>
      <w:pPr>
        <w:ind w:left="1440" w:hanging="360"/>
      </w:pPr>
      <w:rPr>
        <w:rFonts w:ascii="Courier New" w:hAnsi="Courier New" w:hint="default"/>
      </w:rPr>
    </w:lvl>
    <w:lvl w:ilvl="2" w:tplc="1242B7F2">
      <w:start w:val="1"/>
      <w:numFmt w:val="bullet"/>
      <w:lvlText w:val=""/>
      <w:lvlJc w:val="left"/>
      <w:pPr>
        <w:ind w:left="2160" w:hanging="360"/>
      </w:pPr>
      <w:rPr>
        <w:rFonts w:ascii="Wingdings" w:hAnsi="Wingdings" w:hint="default"/>
      </w:rPr>
    </w:lvl>
    <w:lvl w:ilvl="3" w:tplc="5798E05C">
      <w:start w:val="1"/>
      <w:numFmt w:val="bullet"/>
      <w:lvlText w:val=""/>
      <w:lvlJc w:val="left"/>
      <w:pPr>
        <w:ind w:left="2880" w:hanging="360"/>
      </w:pPr>
      <w:rPr>
        <w:rFonts w:ascii="Symbol" w:hAnsi="Symbol" w:hint="default"/>
      </w:rPr>
    </w:lvl>
    <w:lvl w:ilvl="4" w:tplc="E668DA6E">
      <w:start w:val="1"/>
      <w:numFmt w:val="bullet"/>
      <w:lvlText w:val="o"/>
      <w:lvlJc w:val="left"/>
      <w:pPr>
        <w:ind w:left="3600" w:hanging="360"/>
      </w:pPr>
      <w:rPr>
        <w:rFonts w:ascii="Courier New" w:hAnsi="Courier New" w:hint="default"/>
      </w:rPr>
    </w:lvl>
    <w:lvl w:ilvl="5" w:tplc="5A04A2C0">
      <w:start w:val="1"/>
      <w:numFmt w:val="bullet"/>
      <w:lvlText w:val=""/>
      <w:lvlJc w:val="left"/>
      <w:pPr>
        <w:ind w:left="4320" w:hanging="360"/>
      </w:pPr>
      <w:rPr>
        <w:rFonts w:ascii="Wingdings" w:hAnsi="Wingdings" w:hint="default"/>
      </w:rPr>
    </w:lvl>
    <w:lvl w:ilvl="6" w:tplc="38BE37C6">
      <w:start w:val="1"/>
      <w:numFmt w:val="bullet"/>
      <w:lvlText w:val=""/>
      <w:lvlJc w:val="left"/>
      <w:pPr>
        <w:ind w:left="5040" w:hanging="360"/>
      </w:pPr>
      <w:rPr>
        <w:rFonts w:ascii="Symbol" w:hAnsi="Symbol" w:hint="default"/>
      </w:rPr>
    </w:lvl>
    <w:lvl w:ilvl="7" w:tplc="02FCEC1E">
      <w:start w:val="1"/>
      <w:numFmt w:val="bullet"/>
      <w:lvlText w:val="o"/>
      <w:lvlJc w:val="left"/>
      <w:pPr>
        <w:ind w:left="5760" w:hanging="360"/>
      </w:pPr>
      <w:rPr>
        <w:rFonts w:ascii="Courier New" w:hAnsi="Courier New" w:hint="default"/>
      </w:rPr>
    </w:lvl>
    <w:lvl w:ilvl="8" w:tplc="FD8ED672">
      <w:start w:val="1"/>
      <w:numFmt w:val="bullet"/>
      <w:lvlText w:val=""/>
      <w:lvlJc w:val="left"/>
      <w:pPr>
        <w:ind w:left="6480" w:hanging="360"/>
      </w:pPr>
      <w:rPr>
        <w:rFonts w:ascii="Wingdings" w:hAnsi="Wingdings" w:hint="default"/>
      </w:rPr>
    </w:lvl>
  </w:abstractNum>
  <w:abstractNum w:abstractNumId="26" w15:restartNumberingAfterBreak="0">
    <w:nsid w:val="130B5204"/>
    <w:multiLevelType w:val="multilevel"/>
    <w:tmpl w:val="768C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9566BD"/>
    <w:multiLevelType w:val="hybridMultilevel"/>
    <w:tmpl w:val="52F85E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4873DF1"/>
    <w:multiLevelType w:val="multilevel"/>
    <w:tmpl w:val="FCB6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5B60FEA"/>
    <w:multiLevelType w:val="hybridMultilevel"/>
    <w:tmpl w:val="68DE98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175E49CC"/>
    <w:multiLevelType w:val="hybridMultilevel"/>
    <w:tmpl w:val="2CD097FE"/>
    <w:lvl w:ilvl="0" w:tplc="8B3858CC">
      <w:start w:val="1"/>
      <w:numFmt w:val="bullet"/>
      <w:lvlText w:val=""/>
      <w:lvlJc w:val="left"/>
      <w:pPr>
        <w:ind w:left="720" w:hanging="360"/>
      </w:pPr>
      <w:rPr>
        <w:rFonts w:ascii="Symbol" w:hAnsi="Symbol" w:hint="default"/>
      </w:rPr>
    </w:lvl>
    <w:lvl w:ilvl="1" w:tplc="DF22C064">
      <w:start w:val="1"/>
      <w:numFmt w:val="bullet"/>
      <w:lvlText w:val="o"/>
      <w:lvlJc w:val="left"/>
      <w:pPr>
        <w:ind w:left="1440" w:hanging="360"/>
      </w:pPr>
      <w:rPr>
        <w:rFonts w:ascii="Courier New" w:hAnsi="Courier New" w:hint="default"/>
      </w:rPr>
    </w:lvl>
    <w:lvl w:ilvl="2" w:tplc="5C20924A">
      <w:start w:val="1"/>
      <w:numFmt w:val="bullet"/>
      <w:lvlText w:val=""/>
      <w:lvlJc w:val="left"/>
      <w:pPr>
        <w:ind w:left="2160" w:hanging="360"/>
      </w:pPr>
      <w:rPr>
        <w:rFonts w:ascii="Wingdings" w:hAnsi="Wingdings" w:hint="default"/>
      </w:rPr>
    </w:lvl>
    <w:lvl w:ilvl="3" w:tplc="BAB0683C">
      <w:start w:val="1"/>
      <w:numFmt w:val="bullet"/>
      <w:lvlText w:val=""/>
      <w:lvlJc w:val="left"/>
      <w:pPr>
        <w:ind w:left="2880" w:hanging="360"/>
      </w:pPr>
      <w:rPr>
        <w:rFonts w:ascii="Symbol" w:hAnsi="Symbol" w:hint="default"/>
      </w:rPr>
    </w:lvl>
    <w:lvl w:ilvl="4" w:tplc="5D0E5576">
      <w:start w:val="1"/>
      <w:numFmt w:val="bullet"/>
      <w:lvlText w:val="o"/>
      <w:lvlJc w:val="left"/>
      <w:pPr>
        <w:ind w:left="3600" w:hanging="360"/>
      </w:pPr>
      <w:rPr>
        <w:rFonts w:ascii="Courier New" w:hAnsi="Courier New" w:hint="default"/>
      </w:rPr>
    </w:lvl>
    <w:lvl w:ilvl="5" w:tplc="0004187E">
      <w:start w:val="1"/>
      <w:numFmt w:val="bullet"/>
      <w:lvlText w:val=""/>
      <w:lvlJc w:val="left"/>
      <w:pPr>
        <w:ind w:left="4320" w:hanging="360"/>
      </w:pPr>
      <w:rPr>
        <w:rFonts w:ascii="Wingdings" w:hAnsi="Wingdings" w:hint="default"/>
      </w:rPr>
    </w:lvl>
    <w:lvl w:ilvl="6" w:tplc="FC20E21E">
      <w:start w:val="1"/>
      <w:numFmt w:val="bullet"/>
      <w:lvlText w:val=""/>
      <w:lvlJc w:val="left"/>
      <w:pPr>
        <w:ind w:left="5040" w:hanging="360"/>
      </w:pPr>
      <w:rPr>
        <w:rFonts w:ascii="Symbol" w:hAnsi="Symbol" w:hint="default"/>
      </w:rPr>
    </w:lvl>
    <w:lvl w:ilvl="7" w:tplc="2D7067DA">
      <w:start w:val="1"/>
      <w:numFmt w:val="bullet"/>
      <w:lvlText w:val="o"/>
      <w:lvlJc w:val="left"/>
      <w:pPr>
        <w:ind w:left="5760" w:hanging="360"/>
      </w:pPr>
      <w:rPr>
        <w:rFonts w:ascii="Courier New" w:hAnsi="Courier New" w:hint="default"/>
      </w:rPr>
    </w:lvl>
    <w:lvl w:ilvl="8" w:tplc="A614DF2C">
      <w:start w:val="1"/>
      <w:numFmt w:val="bullet"/>
      <w:lvlText w:val=""/>
      <w:lvlJc w:val="left"/>
      <w:pPr>
        <w:ind w:left="6480" w:hanging="360"/>
      </w:pPr>
      <w:rPr>
        <w:rFonts w:ascii="Wingdings" w:hAnsi="Wingdings" w:hint="default"/>
      </w:rPr>
    </w:lvl>
  </w:abstractNum>
  <w:abstractNum w:abstractNumId="31" w15:restartNumberingAfterBreak="0">
    <w:nsid w:val="17BACA55"/>
    <w:multiLevelType w:val="hybridMultilevel"/>
    <w:tmpl w:val="31087292"/>
    <w:lvl w:ilvl="0" w:tplc="C5FAB2CE">
      <w:start w:val="1"/>
      <w:numFmt w:val="bullet"/>
      <w:lvlText w:val=""/>
      <w:lvlJc w:val="left"/>
      <w:pPr>
        <w:ind w:left="720" w:hanging="360"/>
      </w:pPr>
      <w:rPr>
        <w:rFonts w:ascii="Symbol" w:hAnsi="Symbol" w:hint="default"/>
      </w:rPr>
    </w:lvl>
    <w:lvl w:ilvl="1" w:tplc="F79A92C0">
      <w:start w:val="1"/>
      <w:numFmt w:val="bullet"/>
      <w:lvlText w:val="o"/>
      <w:lvlJc w:val="left"/>
      <w:pPr>
        <w:ind w:left="1440" w:hanging="360"/>
      </w:pPr>
      <w:rPr>
        <w:rFonts w:ascii="Courier New" w:hAnsi="Courier New" w:hint="default"/>
      </w:rPr>
    </w:lvl>
    <w:lvl w:ilvl="2" w:tplc="54F4792E">
      <w:start w:val="1"/>
      <w:numFmt w:val="bullet"/>
      <w:lvlText w:val=""/>
      <w:lvlJc w:val="left"/>
      <w:pPr>
        <w:ind w:left="2160" w:hanging="360"/>
      </w:pPr>
      <w:rPr>
        <w:rFonts w:ascii="Wingdings" w:hAnsi="Wingdings" w:hint="default"/>
      </w:rPr>
    </w:lvl>
    <w:lvl w:ilvl="3" w:tplc="52388544">
      <w:start w:val="1"/>
      <w:numFmt w:val="bullet"/>
      <w:lvlText w:val=""/>
      <w:lvlJc w:val="left"/>
      <w:pPr>
        <w:ind w:left="2880" w:hanging="360"/>
      </w:pPr>
      <w:rPr>
        <w:rFonts w:ascii="Symbol" w:hAnsi="Symbol" w:hint="default"/>
      </w:rPr>
    </w:lvl>
    <w:lvl w:ilvl="4" w:tplc="EAC4DF08">
      <w:start w:val="1"/>
      <w:numFmt w:val="bullet"/>
      <w:lvlText w:val="o"/>
      <w:lvlJc w:val="left"/>
      <w:pPr>
        <w:ind w:left="3600" w:hanging="360"/>
      </w:pPr>
      <w:rPr>
        <w:rFonts w:ascii="Courier New" w:hAnsi="Courier New" w:hint="default"/>
      </w:rPr>
    </w:lvl>
    <w:lvl w:ilvl="5" w:tplc="F8880CA8">
      <w:start w:val="1"/>
      <w:numFmt w:val="bullet"/>
      <w:lvlText w:val=""/>
      <w:lvlJc w:val="left"/>
      <w:pPr>
        <w:ind w:left="4320" w:hanging="360"/>
      </w:pPr>
      <w:rPr>
        <w:rFonts w:ascii="Wingdings" w:hAnsi="Wingdings" w:hint="default"/>
      </w:rPr>
    </w:lvl>
    <w:lvl w:ilvl="6" w:tplc="0EEA724C">
      <w:start w:val="1"/>
      <w:numFmt w:val="bullet"/>
      <w:lvlText w:val=""/>
      <w:lvlJc w:val="left"/>
      <w:pPr>
        <w:ind w:left="5040" w:hanging="360"/>
      </w:pPr>
      <w:rPr>
        <w:rFonts w:ascii="Symbol" w:hAnsi="Symbol" w:hint="default"/>
      </w:rPr>
    </w:lvl>
    <w:lvl w:ilvl="7" w:tplc="654A55B4">
      <w:start w:val="1"/>
      <w:numFmt w:val="bullet"/>
      <w:lvlText w:val="o"/>
      <w:lvlJc w:val="left"/>
      <w:pPr>
        <w:ind w:left="5760" w:hanging="360"/>
      </w:pPr>
      <w:rPr>
        <w:rFonts w:ascii="Courier New" w:hAnsi="Courier New" w:hint="default"/>
      </w:rPr>
    </w:lvl>
    <w:lvl w:ilvl="8" w:tplc="46D0E5F0">
      <w:start w:val="1"/>
      <w:numFmt w:val="bullet"/>
      <w:lvlText w:val=""/>
      <w:lvlJc w:val="left"/>
      <w:pPr>
        <w:ind w:left="6480" w:hanging="360"/>
      </w:pPr>
      <w:rPr>
        <w:rFonts w:ascii="Wingdings" w:hAnsi="Wingdings" w:hint="default"/>
      </w:rPr>
    </w:lvl>
  </w:abstractNum>
  <w:abstractNum w:abstractNumId="32" w15:restartNumberingAfterBreak="0">
    <w:nsid w:val="1A696357"/>
    <w:multiLevelType w:val="multilevel"/>
    <w:tmpl w:val="AB0A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BB0E33"/>
    <w:multiLevelType w:val="multilevel"/>
    <w:tmpl w:val="DBF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D8D902A"/>
    <w:multiLevelType w:val="hybridMultilevel"/>
    <w:tmpl w:val="FC829268"/>
    <w:lvl w:ilvl="0" w:tplc="0CA69BFE">
      <w:start w:val="1"/>
      <w:numFmt w:val="bullet"/>
      <w:lvlText w:val="-"/>
      <w:lvlJc w:val="left"/>
      <w:pPr>
        <w:ind w:left="720" w:hanging="360"/>
      </w:pPr>
      <w:rPr>
        <w:rFonts w:ascii="Symbol" w:hAnsi="Symbol" w:hint="default"/>
      </w:rPr>
    </w:lvl>
    <w:lvl w:ilvl="1" w:tplc="F170FA8A">
      <w:start w:val="1"/>
      <w:numFmt w:val="bullet"/>
      <w:lvlText w:val="o"/>
      <w:lvlJc w:val="left"/>
      <w:pPr>
        <w:ind w:left="1440" w:hanging="360"/>
      </w:pPr>
      <w:rPr>
        <w:rFonts w:ascii="Courier New" w:hAnsi="Courier New" w:hint="default"/>
      </w:rPr>
    </w:lvl>
    <w:lvl w:ilvl="2" w:tplc="28BE59DE">
      <w:start w:val="1"/>
      <w:numFmt w:val="bullet"/>
      <w:lvlText w:val=""/>
      <w:lvlJc w:val="left"/>
      <w:pPr>
        <w:ind w:left="2160" w:hanging="360"/>
      </w:pPr>
      <w:rPr>
        <w:rFonts w:ascii="Wingdings" w:hAnsi="Wingdings" w:hint="default"/>
      </w:rPr>
    </w:lvl>
    <w:lvl w:ilvl="3" w:tplc="1630B454">
      <w:start w:val="1"/>
      <w:numFmt w:val="bullet"/>
      <w:lvlText w:val=""/>
      <w:lvlJc w:val="left"/>
      <w:pPr>
        <w:ind w:left="2880" w:hanging="360"/>
      </w:pPr>
      <w:rPr>
        <w:rFonts w:ascii="Symbol" w:hAnsi="Symbol" w:hint="default"/>
      </w:rPr>
    </w:lvl>
    <w:lvl w:ilvl="4" w:tplc="9B60253C">
      <w:start w:val="1"/>
      <w:numFmt w:val="bullet"/>
      <w:lvlText w:val="o"/>
      <w:lvlJc w:val="left"/>
      <w:pPr>
        <w:ind w:left="3600" w:hanging="360"/>
      </w:pPr>
      <w:rPr>
        <w:rFonts w:ascii="Courier New" w:hAnsi="Courier New" w:hint="default"/>
      </w:rPr>
    </w:lvl>
    <w:lvl w:ilvl="5" w:tplc="C2560062">
      <w:start w:val="1"/>
      <w:numFmt w:val="bullet"/>
      <w:lvlText w:val=""/>
      <w:lvlJc w:val="left"/>
      <w:pPr>
        <w:ind w:left="4320" w:hanging="360"/>
      </w:pPr>
      <w:rPr>
        <w:rFonts w:ascii="Wingdings" w:hAnsi="Wingdings" w:hint="default"/>
      </w:rPr>
    </w:lvl>
    <w:lvl w:ilvl="6" w:tplc="F7B2FCFE">
      <w:start w:val="1"/>
      <w:numFmt w:val="bullet"/>
      <w:lvlText w:val=""/>
      <w:lvlJc w:val="left"/>
      <w:pPr>
        <w:ind w:left="5040" w:hanging="360"/>
      </w:pPr>
      <w:rPr>
        <w:rFonts w:ascii="Symbol" w:hAnsi="Symbol" w:hint="default"/>
      </w:rPr>
    </w:lvl>
    <w:lvl w:ilvl="7" w:tplc="627A538C">
      <w:start w:val="1"/>
      <w:numFmt w:val="bullet"/>
      <w:lvlText w:val="o"/>
      <w:lvlJc w:val="left"/>
      <w:pPr>
        <w:ind w:left="5760" w:hanging="360"/>
      </w:pPr>
      <w:rPr>
        <w:rFonts w:ascii="Courier New" w:hAnsi="Courier New" w:hint="default"/>
      </w:rPr>
    </w:lvl>
    <w:lvl w:ilvl="8" w:tplc="BBA42EA8">
      <w:start w:val="1"/>
      <w:numFmt w:val="bullet"/>
      <w:lvlText w:val=""/>
      <w:lvlJc w:val="left"/>
      <w:pPr>
        <w:ind w:left="6480" w:hanging="360"/>
      </w:pPr>
      <w:rPr>
        <w:rFonts w:ascii="Wingdings" w:hAnsi="Wingdings" w:hint="default"/>
      </w:rPr>
    </w:lvl>
  </w:abstractNum>
  <w:abstractNum w:abstractNumId="35" w15:restartNumberingAfterBreak="0">
    <w:nsid w:val="1DBB4E94"/>
    <w:multiLevelType w:val="hybridMultilevel"/>
    <w:tmpl w:val="897A89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1E6D62A9"/>
    <w:multiLevelType w:val="hybridMultilevel"/>
    <w:tmpl w:val="82CC5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C535E1"/>
    <w:multiLevelType w:val="multilevel"/>
    <w:tmpl w:val="4FAE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FA4942F"/>
    <w:multiLevelType w:val="hybridMultilevel"/>
    <w:tmpl w:val="C3201FAE"/>
    <w:lvl w:ilvl="0" w:tplc="B67666B6">
      <w:start w:val="1"/>
      <w:numFmt w:val="bullet"/>
      <w:lvlText w:val=""/>
      <w:lvlJc w:val="left"/>
      <w:pPr>
        <w:ind w:left="720" w:hanging="360"/>
      </w:pPr>
      <w:rPr>
        <w:rFonts w:ascii="Symbol" w:hAnsi="Symbol" w:hint="default"/>
      </w:rPr>
    </w:lvl>
    <w:lvl w:ilvl="1" w:tplc="CD4A21CC">
      <w:start w:val="1"/>
      <w:numFmt w:val="bullet"/>
      <w:lvlText w:val="o"/>
      <w:lvlJc w:val="left"/>
      <w:pPr>
        <w:ind w:left="1440" w:hanging="360"/>
      </w:pPr>
      <w:rPr>
        <w:rFonts w:ascii="Courier New" w:hAnsi="Courier New" w:hint="default"/>
      </w:rPr>
    </w:lvl>
    <w:lvl w:ilvl="2" w:tplc="088A0BA0">
      <w:start w:val="1"/>
      <w:numFmt w:val="bullet"/>
      <w:lvlText w:val=""/>
      <w:lvlJc w:val="left"/>
      <w:pPr>
        <w:ind w:left="2160" w:hanging="360"/>
      </w:pPr>
      <w:rPr>
        <w:rFonts w:ascii="Wingdings" w:hAnsi="Wingdings" w:hint="default"/>
      </w:rPr>
    </w:lvl>
    <w:lvl w:ilvl="3" w:tplc="46F21FE2">
      <w:start w:val="1"/>
      <w:numFmt w:val="bullet"/>
      <w:lvlText w:val=""/>
      <w:lvlJc w:val="left"/>
      <w:pPr>
        <w:ind w:left="2880" w:hanging="360"/>
      </w:pPr>
      <w:rPr>
        <w:rFonts w:ascii="Symbol" w:hAnsi="Symbol" w:hint="default"/>
      </w:rPr>
    </w:lvl>
    <w:lvl w:ilvl="4" w:tplc="8F88CDE0">
      <w:start w:val="1"/>
      <w:numFmt w:val="bullet"/>
      <w:lvlText w:val="o"/>
      <w:lvlJc w:val="left"/>
      <w:pPr>
        <w:ind w:left="3600" w:hanging="360"/>
      </w:pPr>
      <w:rPr>
        <w:rFonts w:ascii="Courier New" w:hAnsi="Courier New" w:hint="default"/>
      </w:rPr>
    </w:lvl>
    <w:lvl w:ilvl="5" w:tplc="8724D752">
      <w:start w:val="1"/>
      <w:numFmt w:val="bullet"/>
      <w:lvlText w:val=""/>
      <w:lvlJc w:val="left"/>
      <w:pPr>
        <w:ind w:left="4320" w:hanging="360"/>
      </w:pPr>
      <w:rPr>
        <w:rFonts w:ascii="Wingdings" w:hAnsi="Wingdings" w:hint="default"/>
      </w:rPr>
    </w:lvl>
    <w:lvl w:ilvl="6" w:tplc="DE609BBC">
      <w:start w:val="1"/>
      <w:numFmt w:val="bullet"/>
      <w:lvlText w:val=""/>
      <w:lvlJc w:val="left"/>
      <w:pPr>
        <w:ind w:left="5040" w:hanging="360"/>
      </w:pPr>
      <w:rPr>
        <w:rFonts w:ascii="Symbol" w:hAnsi="Symbol" w:hint="default"/>
      </w:rPr>
    </w:lvl>
    <w:lvl w:ilvl="7" w:tplc="0802780E">
      <w:start w:val="1"/>
      <w:numFmt w:val="bullet"/>
      <w:lvlText w:val="o"/>
      <w:lvlJc w:val="left"/>
      <w:pPr>
        <w:ind w:left="5760" w:hanging="360"/>
      </w:pPr>
      <w:rPr>
        <w:rFonts w:ascii="Courier New" w:hAnsi="Courier New" w:hint="default"/>
      </w:rPr>
    </w:lvl>
    <w:lvl w:ilvl="8" w:tplc="1B725062">
      <w:start w:val="1"/>
      <w:numFmt w:val="bullet"/>
      <w:lvlText w:val=""/>
      <w:lvlJc w:val="left"/>
      <w:pPr>
        <w:ind w:left="6480" w:hanging="360"/>
      </w:pPr>
      <w:rPr>
        <w:rFonts w:ascii="Wingdings" w:hAnsi="Wingdings" w:hint="default"/>
      </w:rPr>
    </w:lvl>
  </w:abstractNum>
  <w:abstractNum w:abstractNumId="39" w15:restartNumberingAfterBreak="0">
    <w:nsid w:val="20993C62"/>
    <w:multiLevelType w:val="hybridMultilevel"/>
    <w:tmpl w:val="77D6E6DE"/>
    <w:lvl w:ilvl="0" w:tplc="35ECF1F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0F9339F"/>
    <w:multiLevelType w:val="multilevel"/>
    <w:tmpl w:val="507866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01A844"/>
    <w:multiLevelType w:val="hybridMultilevel"/>
    <w:tmpl w:val="E9561546"/>
    <w:lvl w:ilvl="0" w:tplc="7FA8BF22">
      <w:start w:val="1"/>
      <w:numFmt w:val="bullet"/>
      <w:lvlText w:val=""/>
      <w:lvlJc w:val="left"/>
      <w:pPr>
        <w:ind w:left="720" w:hanging="360"/>
      </w:pPr>
      <w:rPr>
        <w:rFonts w:ascii="Symbol" w:hAnsi="Symbol" w:hint="default"/>
      </w:rPr>
    </w:lvl>
    <w:lvl w:ilvl="1" w:tplc="2B28F168">
      <w:start w:val="1"/>
      <w:numFmt w:val="bullet"/>
      <w:lvlText w:val="o"/>
      <w:lvlJc w:val="left"/>
      <w:pPr>
        <w:ind w:left="1440" w:hanging="360"/>
      </w:pPr>
      <w:rPr>
        <w:rFonts w:ascii="Courier New" w:hAnsi="Courier New" w:hint="default"/>
      </w:rPr>
    </w:lvl>
    <w:lvl w:ilvl="2" w:tplc="E9B6A486">
      <w:start w:val="1"/>
      <w:numFmt w:val="bullet"/>
      <w:lvlText w:val=""/>
      <w:lvlJc w:val="left"/>
      <w:pPr>
        <w:ind w:left="2160" w:hanging="360"/>
      </w:pPr>
      <w:rPr>
        <w:rFonts w:ascii="Wingdings" w:hAnsi="Wingdings" w:hint="default"/>
      </w:rPr>
    </w:lvl>
    <w:lvl w:ilvl="3" w:tplc="4ACE4D9C">
      <w:start w:val="1"/>
      <w:numFmt w:val="bullet"/>
      <w:lvlText w:val=""/>
      <w:lvlJc w:val="left"/>
      <w:pPr>
        <w:ind w:left="2880" w:hanging="360"/>
      </w:pPr>
      <w:rPr>
        <w:rFonts w:ascii="Symbol" w:hAnsi="Symbol" w:hint="default"/>
      </w:rPr>
    </w:lvl>
    <w:lvl w:ilvl="4" w:tplc="BBF2CCE6">
      <w:start w:val="1"/>
      <w:numFmt w:val="bullet"/>
      <w:lvlText w:val="o"/>
      <w:lvlJc w:val="left"/>
      <w:pPr>
        <w:ind w:left="3600" w:hanging="360"/>
      </w:pPr>
      <w:rPr>
        <w:rFonts w:ascii="Courier New" w:hAnsi="Courier New" w:hint="default"/>
      </w:rPr>
    </w:lvl>
    <w:lvl w:ilvl="5" w:tplc="438239EE">
      <w:start w:val="1"/>
      <w:numFmt w:val="bullet"/>
      <w:lvlText w:val=""/>
      <w:lvlJc w:val="left"/>
      <w:pPr>
        <w:ind w:left="4320" w:hanging="360"/>
      </w:pPr>
      <w:rPr>
        <w:rFonts w:ascii="Wingdings" w:hAnsi="Wingdings" w:hint="default"/>
      </w:rPr>
    </w:lvl>
    <w:lvl w:ilvl="6" w:tplc="DA741E28">
      <w:start w:val="1"/>
      <w:numFmt w:val="bullet"/>
      <w:lvlText w:val=""/>
      <w:lvlJc w:val="left"/>
      <w:pPr>
        <w:ind w:left="5040" w:hanging="360"/>
      </w:pPr>
      <w:rPr>
        <w:rFonts w:ascii="Symbol" w:hAnsi="Symbol" w:hint="default"/>
      </w:rPr>
    </w:lvl>
    <w:lvl w:ilvl="7" w:tplc="3932C058">
      <w:start w:val="1"/>
      <w:numFmt w:val="bullet"/>
      <w:lvlText w:val="o"/>
      <w:lvlJc w:val="left"/>
      <w:pPr>
        <w:ind w:left="5760" w:hanging="360"/>
      </w:pPr>
      <w:rPr>
        <w:rFonts w:ascii="Courier New" w:hAnsi="Courier New" w:hint="default"/>
      </w:rPr>
    </w:lvl>
    <w:lvl w:ilvl="8" w:tplc="9DC2CC70">
      <w:start w:val="1"/>
      <w:numFmt w:val="bullet"/>
      <w:lvlText w:val=""/>
      <w:lvlJc w:val="left"/>
      <w:pPr>
        <w:ind w:left="6480" w:hanging="360"/>
      </w:pPr>
      <w:rPr>
        <w:rFonts w:ascii="Wingdings" w:hAnsi="Wingdings" w:hint="default"/>
      </w:rPr>
    </w:lvl>
  </w:abstractNum>
  <w:abstractNum w:abstractNumId="42" w15:restartNumberingAfterBreak="0">
    <w:nsid w:val="24097AE6"/>
    <w:multiLevelType w:val="hybridMultilevel"/>
    <w:tmpl w:val="827E89C8"/>
    <w:lvl w:ilvl="0" w:tplc="2D1E6262">
      <w:start w:val="1"/>
      <w:numFmt w:val="bullet"/>
      <w:lvlText w:val="-"/>
      <w:lvlJc w:val="left"/>
      <w:pPr>
        <w:ind w:left="720" w:hanging="360"/>
      </w:pPr>
      <w:rPr>
        <w:rFonts w:ascii="Symbol" w:hAnsi="Symbol" w:hint="default"/>
      </w:rPr>
    </w:lvl>
    <w:lvl w:ilvl="1" w:tplc="D2B4C7C2">
      <w:start w:val="1"/>
      <w:numFmt w:val="bullet"/>
      <w:lvlText w:val="o"/>
      <w:lvlJc w:val="left"/>
      <w:pPr>
        <w:ind w:left="1440" w:hanging="360"/>
      </w:pPr>
      <w:rPr>
        <w:rFonts w:ascii="Courier New" w:hAnsi="Courier New" w:hint="default"/>
      </w:rPr>
    </w:lvl>
    <w:lvl w:ilvl="2" w:tplc="F3B07112">
      <w:start w:val="1"/>
      <w:numFmt w:val="bullet"/>
      <w:lvlText w:val=""/>
      <w:lvlJc w:val="left"/>
      <w:pPr>
        <w:ind w:left="2160" w:hanging="360"/>
      </w:pPr>
      <w:rPr>
        <w:rFonts w:ascii="Wingdings" w:hAnsi="Wingdings" w:hint="default"/>
      </w:rPr>
    </w:lvl>
    <w:lvl w:ilvl="3" w:tplc="52BA0E76">
      <w:start w:val="1"/>
      <w:numFmt w:val="bullet"/>
      <w:lvlText w:val=""/>
      <w:lvlJc w:val="left"/>
      <w:pPr>
        <w:ind w:left="2880" w:hanging="360"/>
      </w:pPr>
      <w:rPr>
        <w:rFonts w:ascii="Symbol" w:hAnsi="Symbol" w:hint="default"/>
      </w:rPr>
    </w:lvl>
    <w:lvl w:ilvl="4" w:tplc="00CE57B8">
      <w:start w:val="1"/>
      <w:numFmt w:val="bullet"/>
      <w:lvlText w:val="o"/>
      <w:lvlJc w:val="left"/>
      <w:pPr>
        <w:ind w:left="3600" w:hanging="360"/>
      </w:pPr>
      <w:rPr>
        <w:rFonts w:ascii="Courier New" w:hAnsi="Courier New" w:hint="default"/>
      </w:rPr>
    </w:lvl>
    <w:lvl w:ilvl="5" w:tplc="C70E1CA0">
      <w:start w:val="1"/>
      <w:numFmt w:val="bullet"/>
      <w:lvlText w:val=""/>
      <w:lvlJc w:val="left"/>
      <w:pPr>
        <w:ind w:left="4320" w:hanging="360"/>
      </w:pPr>
      <w:rPr>
        <w:rFonts w:ascii="Wingdings" w:hAnsi="Wingdings" w:hint="default"/>
      </w:rPr>
    </w:lvl>
    <w:lvl w:ilvl="6" w:tplc="A990A4CE">
      <w:start w:val="1"/>
      <w:numFmt w:val="bullet"/>
      <w:lvlText w:val=""/>
      <w:lvlJc w:val="left"/>
      <w:pPr>
        <w:ind w:left="5040" w:hanging="360"/>
      </w:pPr>
      <w:rPr>
        <w:rFonts w:ascii="Symbol" w:hAnsi="Symbol" w:hint="default"/>
      </w:rPr>
    </w:lvl>
    <w:lvl w:ilvl="7" w:tplc="10140DF6">
      <w:start w:val="1"/>
      <w:numFmt w:val="bullet"/>
      <w:lvlText w:val="o"/>
      <w:lvlJc w:val="left"/>
      <w:pPr>
        <w:ind w:left="5760" w:hanging="360"/>
      </w:pPr>
      <w:rPr>
        <w:rFonts w:ascii="Courier New" w:hAnsi="Courier New" w:hint="default"/>
      </w:rPr>
    </w:lvl>
    <w:lvl w:ilvl="8" w:tplc="F8E87D44">
      <w:start w:val="1"/>
      <w:numFmt w:val="bullet"/>
      <w:lvlText w:val=""/>
      <w:lvlJc w:val="left"/>
      <w:pPr>
        <w:ind w:left="6480" w:hanging="360"/>
      </w:pPr>
      <w:rPr>
        <w:rFonts w:ascii="Wingdings" w:hAnsi="Wingdings" w:hint="default"/>
      </w:rPr>
    </w:lvl>
  </w:abstractNum>
  <w:abstractNum w:abstractNumId="43" w15:restartNumberingAfterBreak="0">
    <w:nsid w:val="25085408"/>
    <w:multiLevelType w:val="multilevel"/>
    <w:tmpl w:val="FD9C17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48660E"/>
    <w:multiLevelType w:val="hybridMultilevel"/>
    <w:tmpl w:val="DF2C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8BCBE9E"/>
    <w:multiLevelType w:val="hybridMultilevel"/>
    <w:tmpl w:val="EEEA43F8"/>
    <w:lvl w:ilvl="0" w:tplc="E80A67D8">
      <w:start w:val="1"/>
      <w:numFmt w:val="bullet"/>
      <w:lvlText w:val=""/>
      <w:lvlJc w:val="left"/>
      <w:pPr>
        <w:ind w:left="720" w:hanging="360"/>
      </w:pPr>
      <w:rPr>
        <w:rFonts w:ascii="Symbol" w:hAnsi="Symbol" w:hint="default"/>
      </w:rPr>
    </w:lvl>
    <w:lvl w:ilvl="1" w:tplc="3D2E87A2">
      <w:start w:val="1"/>
      <w:numFmt w:val="bullet"/>
      <w:lvlText w:val="o"/>
      <w:lvlJc w:val="left"/>
      <w:pPr>
        <w:ind w:left="1440" w:hanging="360"/>
      </w:pPr>
      <w:rPr>
        <w:rFonts w:ascii="Courier New" w:hAnsi="Courier New" w:hint="default"/>
      </w:rPr>
    </w:lvl>
    <w:lvl w:ilvl="2" w:tplc="CC14B828">
      <w:start w:val="1"/>
      <w:numFmt w:val="bullet"/>
      <w:lvlText w:val=""/>
      <w:lvlJc w:val="left"/>
      <w:pPr>
        <w:ind w:left="2160" w:hanging="360"/>
      </w:pPr>
      <w:rPr>
        <w:rFonts w:ascii="Wingdings" w:hAnsi="Wingdings" w:hint="default"/>
      </w:rPr>
    </w:lvl>
    <w:lvl w:ilvl="3" w:tplc="75D6FE9A">
      <w:start w:val="1"/>
      <w:numFmt w:val="bullet"/>
      <w:lvlText w:val=""/>
      <w:lvlJc w:val="left"/>
      <w:pPr>
        <w:ind w:left="2880" w:hanging="360"/>
      </w:pPr>
      <w:rPr>
        <w:rFonts w:ascii="Symbol" w:hAnsi="Symbol" w:hint="default"/>
      </w:rPr>
    </w:lvl>
    <w:lvl w:ilvl="4" w:tplc="0EAC2ACC">
      <w:start w:val="1"/>
      <w:numFmt w:val="bullet"/>
      <w:lvlText w:val="o"/>
      <w:lvlJc w:val="left"/>
      <w:pPr>
        <w:ind w:left="3600" w:hanging="360"/>
      </w:pPr>
      <w:rPr>
        <w:rFonts w:ascii="Courier New" w:hAnsi="Courier New" w:hint="default"/>
      </w:rPr>
    </w:lvl>
    <w:lvl w:ilvl="5" w:tplc="27DA4C78">
      <w:start w:val="1"/>
      <w:numFmt w:val="bullet"/>
      <w:lvlText w:val=""/>
      <w:lvlJc w:val="left"/>
      <w:pPr>
        <w:ind w:left="4320" w:hanging="360"/>
      </w:pPr>
      <w:rPr>
        <w:rFonts w:ascii="Wingdings" w:hAnsi="Wingdings" w:hint="default"/>
      </w:rPr>
    </w:lvl>
    <w:lvl w:ilvl="6" w:tplc="2376DDC8">
      <w:start w:val="1"/>
      <w:numFmt w:val="bullet"/>
      <w:lvlText w:val=""/>
      <w:lvlJc w:val="left"/>
      <w:pPr>
        <w:ind w:left="5040" w:hanging="360"/>
      </w:pPr>
      <w:rPr>
        <w:rFonts w:ascii="Symbol" w:hAnsi="Symbol" w:hint="default"/>
      </w:rPr>
    </w:lvl>
    <w:lvl w:ilvl="7" w:tplc="DA02F76A">
      <w:start w:val="1"/>
      <w:numFmt w:val="bullet"/>
      <w:lvlText w:val="o"/>
      <w:lvlJc w:val="left"/>
      <w:pPr>
        <w:ind w:left="5760" w:hanging="360"/>
      </w:pPr>
      <w:rPr>
        <w:rFonts w:ascii="Courier New" w:hAnsi="Courier New" w:hint="default"/>
      </w:rPr>
    </w:lvl>
    <w:lvl w:ilvl="8" w:tplc="63482EBA">
      <w:start w:val="1"/>
      <w:numFmt w:val="bullet"/>
      <w:lvlText w:val=""/>
      <w:lvlJc w:val="left"/>
      <w:pPr>
        <w:ind w:left="6480" w:hanging="360"/>
      </w:pPr>
      <w:rPr>
        <w:rFonts w:ascii="Wingdings" w:hAnsi="Wingdings" w:hint="default"/>
      </w:rPr>
    </w:lvl>
  </w:abstractNum>
  <w:abstractNum w:abstractNumId="46" w15:restartNumberingAfterBreak="0">
    <w:nsid w:val="29AE2334"/>
    <w:multiLevelType w:val="hybridMultilevel"/>
    <w:tmpl w:val="8AB018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9B2997A"/>
    <w:multiLevelType w:val="hybridMultilevel"/>
    <w:tmpl w:val="37760E48"/>
    <w:lvl w:ilvl="0" w:tplc="38FEB206">
      <w:start w:val="1"/>
      <w:numFmt w:val="bullet"/>
      <w:lvlText w:val="·"/>
      <w:lvlJc w:val="left"/>
      <w:pPr>
        <w:ind w:left="720" w:hanging="360"/>
      </w:pPr>
      <w:rPr>
        <w:rFonts w:ascii="Symbol" w:hAnsi="Symbol" w:hint="default"/>
      </w:rPr>
    </w:lvl>
    <w:lvl w:ilvl="1" w:tplc="448639D4">
      <w:start w:val="1"/>
      <w:numFmt w:val="bullet"/>
      <w:lvlText w:val="o"/>
      <w:lvlJc w:val="left"/>
      <w:pPr>
        <w:ind w:left="1440" w:hanging="360"/>
      </w:pPr>
      <w:rPr>
        <w:rFonts w:ascii="Symbol" w:hAnsi="Symbol" w:hint="default"/>
      </w:rPr>
    </w:lvl>
    <w:lvl w:ilvl="2" w:tplc="F72AB490">
      <w:start w:val="1"/>
      <w:numFmt w:val="bullet"/>
      <w:lvlText w:val=""/>
      <w:lvlJc w:val="left"/>
      <w:pPr>
        <w:ind w:left="2160" w:hanging="360"/>
      </w:pPr>
      <w:rPr>
        <w:rFonts w:ascii="Wingdings" w:hAnsi="Wingdings" w:hint="default"/>
      </w:rPr>
    </w:lvl>
    <w:lvl w:ilvl="3" w:tplc="9E361822">
      <w:start w:val="1"/>
      <w:numFmt w:val="bullet"/>
      <w:lvlText w:val=""/>
      <w:lvlJc w:val="left"/>
      <w:pPr>
        <w:ind w:left="2880" w:hanging="360"/>
      </w:pPr>
      <w:rPr>
        <w:rFonts w:ascii="Symbol" w:hAnsi="Symbol" w:hint="default"/>
      </w:rPr>
    </w:lvl>
    <w:lvl w:ilvl="4" w:tplc="4880DBF0">
      <w:start w:val="1"/>
      <w:numFmt w:val="bullet"/>
      <w:lvlText w:val="o"/>
      <w:lvlJc w:val="left"/>
      <w:pPr>
        <w:ind w:left="3600" w:hanging="360"/>
      </w:pPr>
      <w:rPr>
        <w:rFonts w:ascii="Courier New" w:hAnsi="Courier New" w:hint="default"/>
      </w:rPr>
    </w:lvl>
    <w:lvl w:ilvl="5" w:tplc="306AA6C4">
      <w:start w:val="1"/>
      <w:numFmt w:val="bullet"/>
      <w:lvlText w:val=""/>
      <w:lvlJc w:val="left"/>
      <w:pPr>
        <w:ind w:left="4320" w:hanging="360"/>
      </w:pPr>
      <w:rPr>
        <w:rFonts w:ascii="Wingdings" w:hAnsi="Wingdings" w:hint="default"/>
      </w:rPr>
    </w:lvl>
    <w:lvl w:ilvl="6" w:tplc="1C1A6D62">
      <w:start w:val="1"/>
      <w:numFmt w:val="bullet"/>
      <w:lvlText w:val=""/>
      <w:lvlJc w:val="left"/>
      <w:pPr>
        <w:ind w:left="5040" w:hanging="360"/>
      </w:pPr>
      <w:rPr>
        <w:rFonts w:ascii="Symbol" w:hAnsi="Symbol" w:hint="default"/>
      </w:rPr>
    </w:lvl>
    <w:lvl w:ilvl="7" w:tplc="C3CC03F4">
      <w:start w:val="1"/>
      <w:numFmt w:val="bullet"/>
      <w:lvlText w:val="o"/>
      <w:lvlJc w:val="left"/>
      <w:pPr>
        <w:ind w:left="5760" w:hanging="360"/>
      </w:pPr>
      <w:rPr>
        <w:rFonts w:ascii="Courier New" w:hAnsi="Courier New" w:hint="default"/>
      </w:rPr>
    </w:lvl>
    <w:lvl w:ilvl="8" w:tplc="058E9BFC">
      <w:start w:val="1"/>
      <w:numFmt w:val="bullet"/>
      <w:lvlText w:val=""/>
      <w:lvlJc w:val="left"/>
      <w:pPr>
        <w:ind w:left="6480" w:hanging="360"/>
      </w:pPr>
      <w:rPr>
        <w:rFonts w:ascii="Wingdings" w:hAnsi="Wingdings" w:hint="default"/>
      </w:rPr>
    </w:lvl>
  </w:abstractNum>
  <w:abstractNum w:abstractNumId="48" w15:restartNumberingAfterBreak="0">
    <w:nsid w:val="29DB69E7"/>
    <w:multiLevelType w:val="multilevel"/>
    <w:tmpl w:val="1AE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AA3759C"/>
    <w:multiLevelType w:val="multilevel"/>
    <w:tmpl w:val="872C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ABD5B70"/>
    <w:multiLevelType w:val="hybridMultilevel"/>
    <w:tmpl w:val="4D7AB924"/>
    <w:lvl w:ilvl="0" w:tplc="8B00F97A">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2B632E7C"/>
    <w:multiLevelType w:val="multilevel"/>
    <w:tmpl w:val="FC7C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DA19BB4"/>
    <w:multiLevelType w:val="hybridMultilevel"/>
    <w:tmpl w:val="4D924750"/>
    <w:lvl w:ilvl="0" w:tplc="35ECF1F4">
      <w:start w:val="1"/>
      <w:numFmt w:val="bullet"/>
      <w:lvlText w:val=""/>
      <w:lvlJc w:val="left"/>
      <w:pPr>
        <w:ind w:left="720" w:hanging="360"/>
      </w:pPr>
      <w:rPr>
        <w:rFonts w:ascii="Symbol" w:hAnsi="Symbol" w:hint="default"/>
      </w:rPr>
    </w:lvl>
    <w:lvl w:ilvl="1" w:tplc="AC48F5F6">
      <w:start w:val="1"/>
      <w:numFmt w:val="bullet"/>
      <w:lvlText w:val="o"/>
      <w:lvlJc w:val="left"/>
      <w:pPr>
        <w:ind w:left="1440" w:hanging="360"/>
      </w:pPr>
      <w:rPr>
        <w:rFonts w:ascii="Courier New" w:hAnsi="Courier New" w:hint="default"/>
      </w:rPr>
    </w:lvl>
    <w:lvl w:ilvl="2" w:tplc="8B00F97A">
      <w:start w:val="1"/>
      <w:numFmt w:val="bullet"/>
      <w:lvlText w:val=""/>
      <w:lvlJc w:val="left"/>
      <w:pPr>
        <w:ind w:left="2160" w:hanging="360"/>
      </w:pPr>
      <w:rPr>
        <w:rFonts w:ascii="Wingdings" w:hAnsi="Wingdings" w:hint="default"/>
      </w:rPr>
    </w:lvl>
    <w:lvl w:ilvl="3" w:tplc="5EC41E0A">
      <w:start w:val="1"/>
      <w:numFmt w:val="bullet"/>
      <w:lvlText w:val=""/>
      <w:lvlJc w:val="left"/>
      <w:pPr>
        <w:ind w:left="2880" w:hanging="360"/>
      </w:pPr>
      <w:rPr>
        <w:rFonts w:ascii="Symbol" w:hAnsi="Symbol" w:hint="default"/>
      </w:rPr>
    </w:lvl>
    <w:lvl w:ilvl="4" w:tplc="DC4CFB34">
      <w:start w:val="1"/>
      <w:numFmt w:val="bullet"/>
      <w:lvlText w:val="o"/>
      <w:lvlJc w:val="left"/>
      <w:pPr>
        <w:ind w:left="3600" w:hanging="360"/>
      </w:pPr>
      <w:rPr>
        <w:rFonts w:ascii="Courier New" w:hAnsi="Courier New" w:hint="default"/>
      </w:rPr>
    </w:lvl>
    <w:lvl w:ilvl="5" w:tplc="A0B83C14">
      <w:start w:val="1"/>
      <w:numFmt w:val="bullet"/>
      <w:lvlText w:val=""/>
      <w:lvlJc w:val="left"/>
      <w:pPr>
        <w:ind w:left="4320" w:hanging="360"/>
      </w:pPr>
      <w:rPr>
        <w:rFonts w:ascii="Wingdings" w:hAnsi="Wingdings" w:hint="default"/>
      </w:rPr>
    </w:lvl>
    <w:lvl w:ilvl="6" w:tplc="564288F2">
      <w:start w:val="1"/>
      <w:numFmt w:val="bullet"/>
      <w:lvlText w:val=""/>
      <w:lvlJc w:val="left"/>
      <w:pPr>
        <w:ind w:left="5040" w:hanging="360"/>
      </w:pPr>
      <w:rPr>
        <w:rFonts w:ascii="Symbol" w:hAnsi="Symbol" w:hint="default"/>
      </w:rPr>
    </w:lvl>
    <w:lvl w:ilvl="7" w:tplc="19842748">
      <w:start w:val="1"/>
      <w:numFmt w:val="bullet"/>
      <w:lvlText w:val="o"/>
      <w:lvlJc w:val="left"/>
      <w:pPr>
        <w:ind w:left="5760" w:hanging="360"/>
      </w:pPr>
      <w:rPr>
        <w:rFonts w:ascii="Courier New" w:hAnsi="Courier New" w:hint="default"/>
      </w:rPr>
    </w:lvl>
    <w:lvl w:ilvl="8" w:tplc="4332690C">
      <w:start w:val="1"/>
      <w:numFmt w:val="bullet"/>
      <w:lvlText w:val=""/>
      <w:lvlJc w:val="left"/>
      <w:pPr>
        <w:ind w:left="6480" w:hanging="360"/>
      </w:pPr>
      <w:rPr>
        <w:rFonts w:ascii="Wingdings" w:hAnsi="Wingdings" w:hint="default"/>
      </w:rPr>
    </w:lvl>
  </w:abstractNum>
  <w:abstractNum w:abstractNumId="53" w15:restartNumberingAfterBreak="0">
    <w:nsid w:val="2F5F1BD7"/>
    <w:multiLevelType w:val="multilevel"/>
    <w:tmpl w:val="6400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1FA07DD"/>
    <w:multiLevelType w:val="hybridMultilevel"/>
    <w:tmpl w:val="C6C02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735924"/>
    <w:multiLevelType w:val="hybridMultilevel"/>
    <w:tmpl w:val="1CF67D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35387286"/>
    <w:multiLevelType w:val="hybridMultilevel"/>
    <w:tmpl w:val="A59608FA"/>
    <w:lvl w:ilvl="0" w:tplc="53DA46F2">
      <w:start w:val="1"/>
      <w:numFmt w:val="bullet"/>
      <w:lvlText w:val="·"/>
      <w:lvlJc w:val="left"/>
      <w:pPr>
        <w:ind w:left="720" w:hanging="360"/>
      </w:pPr>
      <w:rPr>
        <w:rFonts w:ascii="Symbol" w:hAnsi="Symbol" w:hint="default"/>
      </w:rPr>
    </w:lvl>
    <w:lvl w:ilvl="1" w:tplc="008C4852">
      <w:start w:val="1"/>
      <w:numFmt w:val="bullet"/>
      <w:lvlText w:val="o"/>
      <w:lvlJc w:val="left"/>
      <w:pPr>
        <w:ind w:left="1440" w:hanging="360"/>
      </w:pPr>
      <w:rPr>
        <w:rFonts w:ascii="Symbol" w:hAnsi="Symbol" w:hint="default"/>
      </w:rPr>
    </w:lvl>
    <w:lvl w:ilvl="2" w:tplc="8B00F97A">
      <w:start w:val="1"/>
      <w:numFmt w:val="bullet"/>
      <w:lvlText w:val=""/>
      <w:lvlJc w:val="left"/>
      <w:pPr>
        <w:ind w:left="2160" w:hanging="360"/>
      </w:pPr>
      <w:rPr>
        <w:rFonts w:ascii="Wingdings" w:hAnsi="Wingdings" w:hint="default"/>
      </w:rPr>
    </w:lvl>
    <w:lvl w:ilvl="3" w:tplc="C4FEFBDA">
      <w:start w:val="1"/>
      <w:numFmt w:val="bullet"/>
      <w:lvlText w:val=""/>
      <w:lvlJc w:val="left"/>
      <w:pPr>
        <w:ind w:left="2880" w:hanging="360"/>
      </w:pPr>
      <w:rPr>
        <w:rFonts w:ascii="Symbol" w:hAnsi="Symbol" w:hint="default"/>
      </w:rPr>
    </w:lvl>
    <w:lvl w:ilvl="4" w:tplc="8BE455DA">
      <w:start w:val="1"/>
      <w:numFmt w:val="bullet"/>
      <w:lvlText w:val="o"/>
      <w:lvlJc w:val="left"/>
      <w:pPr>
        <w:ind w:left="3600" w:hanging="360"/>
      </w:pPr>
      <w:rPr>
        <w:rFonts w:ascii="Courier New" w:hAnsi="Courier New" w:hint="default"/>
      </w:rPr>
    </w:lvl>
    <w:lvl w:ilvl="5" w:tplc="E5EC55AE">
      <w:start w:val="1"/>
      <w:numFmt w:val="bullet"/>
      <w:lvlText w:val=""/>
      <w:lvlJc w:val="left"/>
      <w:pPr>
        <w:ind w:left="4320" w:hanging="360"/>
      </w:pPr>
      <w:rPr>
        <w:rFonts w:ascii="Wingdings" w:hAnsi="Wingdings" w:hint="default"/>
      </w:rPr>
    </w:lvl>
    <w:lvl w:ilvl="6" w:tplc="5F50DA0A">
      <w:start w:val="1"/>
      <w:numFmt w:val="bullet"/>
      <w:lvlText w:val=""/>
      <w:lvlJc w:val="left"/>
      <w:pPr>
        <w:ind w:left="5040" w:hanging="360"/>
      </w:pPr>
      <w:rPr>
        <w:rFonts w:ascii="Symbol" w:hAnsi="Symbol" w:hint="default"/>
      </w:rPr>
    </w:lvl>
    <w:lvl w:ilvl="7" w:tplc="403A7218">
      <w:start w:val="1"/>
      <w:numFmt w:val="bullet"/>
      <w:lvlText w:val="o"/>
      <w:lvlJc w:val="left"/>
      <w:pPr>
        <w:ind w:left="5760" w:hanging="360"/>
      </w:pPr>
      <w:rPr>
        <w:rFonts w:ascii="Courier New" w:hAnsi="Courier New" w:hint="default"/>
      </w:rPr>
    </w:lvl>
    <w:lvl w:ilvl="8" w:tplc="78664810">
      <w:start w:val="1"/>
      <w:numFmt w:val="bullet"/>
      <w:lvlText w:val=""/>
      <w:lvlJc w:val="left"/>
      <w:pPr>
        <w:ind w:left="6480" w:hanging="360"/>
      </w:pPr>
      <w:rPr>
        <w:rFonts w:ascii="Wingdings" w:hAnsi="Wingdings" w:hint="default"/>
      </w:rPr>
    </w:lvl>
  </w:abstractNum>
  <w:abstractNum w:abstractNumId="57" w15:restartNumberingAfterBreak="0">
    <w:nsid w:val="35AB2A61"/>
    <w:multiLevelType w:val="multilevel"/>
    <w:tmpl w:val="0EDE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7DD675B"/>
    <w:multiLevelType w:val="multilevel"/>
    <w:tmpl w:val="C9C8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E91F27"/>
    <w:multiLevelType w:val="hybridMultilevel"/>
    <w:tmpl w:val="C748BD14"/>
    <w:lvl w:ilvl="0" w:tplc="C5FAB2CE">
      <w:start w:val="1"/>
      <w:numFmt w:val="bullet"/>
      <w:lvlText w:val=""/>
      <w:lvlJc w:val="left"/>
      <w:pPr>
        <w:ind w:left="720" w:hanging="360"/>
      </w:pPr>
      <w:rPr>
        <w:rFonts w:ascii="Symbol" w:hAnsi="Symbol" w:hint="default"/>
      </w:rPr>
    </w:lvl>
    <w:lvl w:ilvl="1" w:tplc="35ECF1F4">
      <w:start w:val="1"/>
      <w:numFmt w:val="bullet"/>
      <w:lvlText w:val=""/>
      <w:lvlJc w:val="left"/>
      <w:pPr>
        <w:ind w:left="1440" w:hanging="360"/>
      </w:pPr>
      <w:rPr>
        <w:rFonts w:ascii="Symbol" w:hAnsi="Symbol" w:hint="default"/>
      </w:rPr>
    </w:lvl>
    <w:lvl w:ilvl="2" w:tplc="54F4792E">
      <w:start w:val="1"/>
      <w:numFmt w:val="bullet"/>
      <w:lvlText w:val=""/>
      <w:lvlJc w:val="left"/>
      <w:pPr>
        <w:ind w:left="2160" w:hanging="360"/>
      </w:pPr>
      <w:rPr>
        <w:rFonts w:ascii="Wingdings" w:hAnsi="Wingdings" w:hint="default"/>
      </w:rPr>
    </w:lvl>
    <w:lvl w:ilvl="3" w:tplc="52388544">
      <w:start w:val="1"/>
      <w:numFmt w:val="bullet"/>
      <w:lvlText w:val=""/>
      <w:lvlJc w:val="left"/>
      <w:pPr>
        <w:ind w:left="2880" w:hanging="360"/>
      </w:pPr>
      <w:rPr>
        <w:rFonts w:ascii="Symbol" w:hAnsi="Symbol" w:hint="default"/>
      </w:rPr>
    </w:lvl>
    <w:lvl w:ilvl="4" w:tplc="EAC4DF08">
      <w:start w:val="1"/>
      <w:numFmt w:val="bullet"/>
      <w:lvlText w:val="o"/>
      <w:lvlJc w:val="left"/>
      <w:pPr>
        <w:ind w:left="3600" w:hanging="360"/>
      </w:pPr>
      <w:rPr>
        <w:rFonts w:ascii="Courier New" w:hAnsi="Courier New" w:hint="default"/>
      </w:rPr>
    </w:lvl>
    <w:lvl w:ilvl="5" w:tplc="F8880CA8">
      <w:start w:val="1"/>
      <w:numFmt w:val="bullet"/>
      <w:lvlText w:val=""/>
      <w:lvlJc w:val="left"/>
      <w:pPr>
        <w:ind w:left="4320" w:hanging="360"/>
      </w:pPr>
      <w:rPr>
        <w:rFonts w:ascii="Wingdings" w:hAnsi="Wingdings" w:hint="default"/>
      </w:rPr>
    </w:lvl>
    <w:lvl w:ilvl="6" w:tplc="0EEA724C">
      <w:start w:val="1"/>
      <w:numFmt w:val="bullet"/>
      <w:lvlText w:val=""/>
      <w:lvlJc w:val="left"/>
      <w:pPr>
        <w:ind w:left="5040" w:hanging="360"/>
      </w:pPr>
      <w:rPr>
        <w:rFonts w:ascii="Symbol" w:hAnsi="Symbol" w:hint="default"/>
      </w:rPr>
    </w:lvl>
    <w:lvl w:ilvl="7" w:tplc="654A55B4">
      <w:start w:val="1"/>
      <w:numFmt w:val="bullet"/>
      <w:lvlText w:val="o"/>
      <w:lvlJc w:val="left"/>
      <w:pPr>
        <w:ind w:left="5760" w:hanging="360"/>
      </w:pPr>
      <w:rPr>
        <w:rFonts w:ascii="Courier New" w:hAnsi="Courier New" w:hint="default"/>
      </w:rPr>
    </w:lvl>
    <w:lvl w:ilvl="8" w:tplc="46D0E5F0">
      <w:start w:val="1"/>
      <w:numFmt w:val="bullet"/>
      <w:lvlText w:val=""/>
      <w:lvlJc w:val="left"/>
      <w:pPr>
        <w:ind w:left="6480" w:hanging="360"/>
      </w:pPr>
      <w:rPr>
        <w:rFonts w:ascii="Wingdings" w:hAnsi="Wingdings" w:hint="default"/>
      </w:rPr>
    </w:lvl>
  </w:abstractNum>
  <w:abstractNum w:abstractNumId="60" w15:restartNumberingAfterBreak="0">
    <w:nsid w:val="3AEF2A20"/>
    <w:multiLevelType w:val="multilevel"/>
    <w:tmpl w:val="8F36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BA4515F"/>
    <w:multiLevelType w:val="multilevel"/>
    <w:tmpl w:val="EDF4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C2510F7"/>
    <w:multiLevelType w:val="hybridMultilevel"/>
    <w:tmpl w:val="8814EC3C"/>
    <w:lvl w:ilvl="0" w:tplc="53DA46F2">
      <w:start w:val="1"/>
      <w:numFmt w:val="bullet"/>
      <w:lvlText w:val="·"/>
      <w:lvlJc w:val="left"/>
      <w:pPr>
        <w:ind w:left="720" w:hanging="360"/>
      </w:pPr>
      <w:rPr>
        <w:rFonts w:ascii="Symbol" w:hAnsi="Symbol" w:hint="default"/>
      </w:rPr>
    </w:lvl>
    <w:lvl w:ilvl="1" w:tplc="008C4852">
      <w:start w:val="1"/>
      <w:numFmt w:val="bullet"/>
      <w:lvlText w:val="o"/>
      <w:lvlJc w:val="left"/>
      <w:pPr>
        <w:ind w:left="1440" w:hanging="360"/>
      </w:pPr>
      <w:rPr>
        <w:rFonts w:ascii="Symbol" w:hAnsi="Symbol" w:hint="default"/>
      </w:rPr>
    </w:lvl>
    <w:lvl w:ilvl="2" w:tplc="FB4669A2">
      <w:start w:val="1"/>
      <w:numFmt w:val="bullet"/>
      <w:lvlText w:val="§"/>
      <w:lvlJc w:val="left"/>
      <w:pPr>
        <w:ind w:left="2160" w:hanging="360"/>
      </w:pPr>
      <w:rPr>
        <w:rFonts w:ascii="Symbol" w:hAnsi="Symbol" w:hint="default"/>
      </w:rPr>
    </w:lvl>
    <w:lvl w:ilvl="3" w:tplc="C4FEFBDA">
      <w:start w:val="1"/>
      <w:numFmt w:val="bullet"/>
      <w:lvlText w:val=""/>
      <w:lvlJc w:val="left"/>
      <w:pPr>
        <w:ind w:left="2880" w:hanging="360"/>
      </w:pPr>
      <w:rPr>
        <w:rFonts w:ascii="Symbol" w:hAnsi="Symbol" w:hint="default"/>
      </w:rPr>
    </w:lvl>
    <w:lvl w:ilvl="4" w:tplc="8BE455DA">
      <w:start w:val="1"/>
      <w:numFmt w:val="bullet"/>
      <w:lvlText w:val="o"/>
      <w:lvlJc w:val="left"/>
      <w:pPr>
        <w:ind w:left="3600" w:hanging="360"/>
      </w:pPr>
      <w:rPr>
        <w:rFonts w:ascii="Courier New" w:hAnsi="Courier New" w:hint="default"/>
      </w:rPr>
    </w:lvl>
    <w:lvl w:ilvl="5" w:tplc="E5EC55AE">
      <w:start w:val="1"/>
      <w:numFmt w:val="bullet"/>
      <w:lvlText w:val=""/>
      <w:lvlJc w:val="left"/>
      <w:pPr>
        <w:ind w:left="4320" w:hanging="360"/>
      </w:pPr>
      <w:rPr>
        <w:rFonts w:ascii="Wingdings" w:hAnsi="Wingdings" w:hint="default"/>
      </w:rPr>
    </w:lvl>
    <w:lvl w:ilvl="6" w:tplc="5F50DA0A">
      <w:start w:val="1"/>
      <w:numFmt w:val="bullet"/>
      <w:lvlText w:val=""/>
      <w:lvlJc w:val="left"/>
      <w:pPr>
        <w:ind w:left="5040" w:hanging="360"/>
      </w:pPr>
      <w:rPr>
        <w:rFonts w:ascii="Symbol" w:hAnsi="Symbol" w:hint="default"/>
      </w:rPr>
    </w:lvl>
    <w:lvl w:ilvl="7" w:tplc="403A7218">
      <w:start w:val="1"/>
      <w:numFmt w:val="bullet"/>
      <w:lvlText w:val="o"/>
      <w:lvlJc w:val="left"/>
      <w:pPr>
        <w:ind w:left="5760" w:hanging="360"/>
      </w:pPr>
      <w:rPr>
        <w:rFonts w:ascii="Courier New" w:hAnsi="Courier New" w:hint="default"/>
      </w:rPr>
    </w:lvl>
    <w:lvl w:ilvl="8" w:tplc="78664810">
      <w:start w:val="1"/>
      <w:numFmt w:val="bullet"/>
      <w:lvlText w:val=""/>
      <w:lvlJc w:val="left"/>
      <w:pPr>
        <w:ind w:left="6480" w:hanging="360"/>
      </w:pPr>
      <w:rPr>
        <w:rFonts w:ascii="Wingdings" w:hAnsi="Wingdings" w:hint="default"/>
      </w:rPr>
    </w:lvl>
  </w:abstractNum>
  <w:abstractNum w:abstractNumId="63" w15:restartNumberingAfterBreak="0">
    <w:nsid w:val="3D4A7655"/>
    <w:multiLevelType w:val="multilevel"/>
    <w:tmpl w:val="E97266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8A5376"/>
    <w:multiLevelType w:val="hybridMultilevel"/>
    <w:tmpl w:val="BC24625A"/>
    <w:lvl w:ilvl="0" w:tplc="A166428A">
      <w:start w:val="1"/>
      <w:numFmt w:val="bullet"/>
      <w:lvlText w:val=""/>
      <w:lvlJc w:val="left"/>
      <w:pPr>
        <w:ind w:left="720" w:hanging="360"/>
      </w:pPr>
      <w:rPr>
        <w:rFonts w:ascii="Symbol" w:hAnsi="Symbol" w:hint="default"/>
      </w:rPr>
    </w:lvl>
    <w:lvl w:ilvl="1" w:tplc="32B803DC">
      <w:start w:val="1"/>
      <w:numFmt w:val="bullet"/>
      <w:lvlText w:val=""/>
      <w:lvlJc w:val="left"/>
      <w:pPr>
        <w:ind w:left="1440" w:hanging="360"/>
      </w:pPr>
      <w:rPr>
        <w:rFonts w:ascii="Symbol" w:hAnsi="Symbol" w:hint="default"/>
      </w:rPr>
    </w:lvl>
    <w:lvl w:ilvl="2" w:tplc="8D7080F8">
      <w:start w:val="1"/>
      <w:numFmt w:val="bullet"/>
      <w:lvlText w:val=""/>
      <w:lvlJc w:val="left"/>
      <w:pPr>
        <w:ind w:left="2160" w:hanging="360"/>
      </w:pPr>
      <w:rPr>
        <w:rFonts w:ascii="Wingdings" w:hAnsi="Wingdings" w:hint="default"/>
      </w:rPr>
    </w:lvl>
    <w:lvl w:ilvl="3" w:tplc="33E42EA6">
      <w:start w:val="1"/>
      <w:numFmt w:val="bullet"/>
      <w:lvlText w:val=""/>
      <w:lvlJc w:val="left"/>
      <w:pPr>
        <w:ind w:left="2880" w:hanging="360"/>
      </w:pPr>
      <w:rPr>
        <w:rFonts w:ascii="Symbol" w:hAnsi="Symbol" w:hint="default"/>
      </w:rPr>
    </w:lvl>
    <w:lvl w:ilvl="4" w:tplc="DA881330">
      <w:start w:val="1"/>
      <w:numFmt w:val="bullet"/>
      <w:lvlText w:val="o"/>
      <w:lvlJc w:val="left"/>
      <w:pPr>
        <w:ind w:left="3600" w:hanging="360"/>
      </w:pPr>
      <w:rPr>
        <w:rFonts w:ascii="Courier New" w:hAnsi="Courier New" w:hint="default"/>
      </w:rPr>
    </w:lvl>
    <w:lvl w:ilvl="5" w:tplc="903022EC">
      <w:start w:val="1"/>
      <w:numFmt w:val="bullet"/>
      <w:lvlText w:val=""/>
      <w:lvlJc w:val="left"/>
      <w:pPr>
        <w:ind w:left="4320" w:hanging="360"/>
      </w:pPr>
      <w:rPr>
        <w:rFonts w:ascii="Wingdings" w:hAnsi="Wingdings" w:hint="default"/>
      </w:rPr>
    </w:lvl>
    <w:lvl w:ilvl="6" w:tplc="205CB634">
      <w:start w:val="1"/>
      <w:numFmt w:val="bullet"/>
      <w:lvlText w:val=""/>
      <w:lvlJc w:val="left"/>
      <w:pPr>
        <w:ind w:left="5040" w:hanging="360"/>
      </w:pPr>
      <w:rPr>
        <w:rFonts w:ascii="Symbol" w:hAnsi="Symbol" w:hint="default"/>
      </w:rPr>
    </w:lvl>
    <w:lvl w:ilvl="7" w:tplc="5F803230">
      <w:start w:val="1"/>
      <w:numFmt w:val="bullet"/>
      <w:lvlText w:val="o"/>
      <w:lvlJc w:val="left"/>
      <w:pPr>
        <w:ind w:left="5760" w:hanging="360"/>
      </w:pPr>
      <w:rPr>
        <w:rFonts w:ascii="Courier New" w:hAnsi="Courier New" w:hint="default"/>
      </w:rPr>
    </w:lvl>
    <w:lvl w:ilvl="8" w:tplc="D5F0E458">
      <w:start w:val="1"/>
      <w:numFmt w:val="bullet"/>
      <w:lvlText w:val=""/>
      <w:lvlJc w:val="left"/>
      <w:pPr>
        <w:ind w:left="6480" w:hanging="360"/>
      </w:pPr>
      <w:rPr>
        <w:rFonts w:ascii="Wingdings" w:hAnsi="Wingdings" w:hint="default"/>
      </w:rPr>
    </w:lvl>
  </w:abstractNum>
  <w:abstractNum w:abstractNumId="65" w15:restartNumberingAfterBreak="0">
    <w:nsid w:val="3DAA1A2E"/>
    <w:multiLevelType w:val="hybridMultilevel"/>
    <w:tmpl w:val="1526D772"/>
    <w:lvl w:ilvl="0" w:tplc="BD2242E4">
      <w:start w:val="1"/>
      <w:numFmt w:val="decimal"/>
      <w:lvlText w:val="%1."/>
      <w:lvlJc w:val="left"/>
      <w:pPr>
        <w:ind w:left="720" w:hanging="360"/>
      </w:pPr>
      <w:rPr>
        <w:b/>
        <w:bCs/>
      </w:rPr>
    </w:lvl>
    <w:lvl w:ilvl="1" w:tplc="3710E1B6">
      <w:start w:val="1"/>
      <w:numFmt w:val="lowerLetter"/>
      <w:lvlText w:val="%2."/>
      <w:lvlJc w:val="left"/>
      <w:pPr>
        <w:ind w:left="1440" w:hanging="360"/>
      </w:pPr>
    </w:lvl>
    <w:lvl w:ilvl="2" w:tplc="C84EE20A">
      <w:start w:val="1"/>
      <w:numFmt w:val="lowerRoman"/>
      <w:lvlText w:val="%3."/>
      <w:lvlJc w:val="right"/>
      <w:pPr>
        <w:ind w:left="2160" w:hanging="180"/>
      </w:pPr>
    </w:lvl>
    <w:lvl w:ilvl="3" w:tplc="4CA4ACCC">
      <w:start w:val="1"/>
      <w:numFmt w:val="decimal"/>
      <w:lvlText w:val="%4."/>
      <w:lvlJc w:val="left"/>
      <w:pPr>
        <w:ind w:left="2880" w:hanging="360"/>
      </w:pPr>
    </w:lvl>
    <w:lvl w:ilvl="4" w:tplc="B1905DCE">
      <w:start w:val="1"/>
      <w:numFmt w:val="lowerLetter"/>
      <w:lvlText w:val="%5."/>
      <w:lvlJc w:val="left"/>
      <w:pPr>
        <w:ind w:left="3600" w:hanging="360"/>
      </w:pPr>
    </w:lvl>
    <w:lvl w:ilvl="5" w:tplc="FC74BA7C">
      <w:start w:val="1"/>
      <w:numFmt w:val="lowerRoman"/>
      <w:lvlText w:val="%6."/>
      <w:lvlJc w:val="right"/>
      <w:pPr>
        <w:ind w:left="4320" w:hanging="180"/>
      </w:pPr>
    </w:lvl>
    <w:lvl w:ilvl="6" w:tplc="C644D20A">
      <w:start w:val="1"/>
      <w:numFmt w:val="decimal"/>
      <w:lvlText w:val="%7."/>
      <w:lvlJc w:val="left"/>
      <w:pPr>
        <w:ind w:left="5040" w:hanging="360"/>
      </w:pPr>
    </w:lvl>
    <w:lvl w:ilvl="7" w:tplc="4EA4802C">
      <w:start w:val="1"/>
      <w:numFmt w:val="lowerLetter"/>
      <w:lvlText w:val="%8."/>
      <w:lvlJc w:val="left"/>
      <w:pPr>
        <w:ind w:left="5760" w:hanging="360"/>
      </w:pPr>
    </w:lvl>
    <w:lvl w:ilvl="8" w:tplc="A5808F62">
      <w:start w:val="1"/>
      <w:numFmt w:val="lowerRoman"/>
      <w:lvlText w:val="%9."/>
      <w:lvlJc w:val="right"/>
      <w:pPr>
        <w:ind w:left="6480" w:hanging="180"/>
      </w:pPr>
    </w:lvl>
  </w:abstractNum>
  <w:abstractNum w:abstractNumId="66" w15:restartNumberingAfterBreak="0">
    <w:nsid w:val="402E577D"/>
    <w:multiLevelType w:val="hybridMultilevel"/>
    <w:tmpl w:val="CA3615E0"/>
    <w:lvl w:ilvl="0" w:tplc="AFA6E4A0">
      <w:start w:val="1"/>
      <w:numFmt w:val="bullet"/>
      <w:lvlText w:val=""/>
      <w:lvlJc w:val="left"/>
      <w:pPr>
        <w:ind w:left="720" w:hanging="360"/>
      </w:pPr>
      <w:rPr>
        <w:rFonts w:ascii="Symbol" w:hAnsi="Symbol" w:hint="default"/>
      </w:rPr>
    </w:lvl>
    <w:lvl w:ilvl="1" w:tplc="747C2266">
      <w:start w:val="1"/>
      <w:numFmt w:val="bullet"/>
      <w:lvlText w:val="o"/>
      <w:lvlJc w:val="left"/>
      <w:pPr>
        <w:ind w:left="1440" w:hanging="360"/>
      </w:pPr>
      <w:rPr>
        <w:rFonts w:ascii="Courier New" w:hAnsi="Courier New" w:hint="default"/>
      </w:rPr>
    </w:lvl>
    <w:lvl w:ilvl="2" w:tplc="F692F564">
      <w:start w:val="1"/>
      <w:numFmt w:val="bullet"/>
      <w:lvlText w:val=""/>
      <w:lvlJc w:val="left"/>
      <w:pPr>
        <w:ind w:left="2160" w:hanging="360"/>
      </w:pPr>
      <w:rPr>
        <w:rFonts w:ascii="Wingdings" w:hAnsi="Wingdings" w:hint="default"/>
      </w:rPr>
    </w:lvl>
    <w:lvl w:ilvl="3" w:tplc="91D085A2">
      <w:start w:val="1"/>
      <w:numFmt w:val="bullet"/>
      <w:lvlText w:val=""/>
      <w:lvlJc w:val="left"/>
      <w:pPr>
        <w:ind w:left="2880" w:hanging="360"/>
      </w:pPr>
      <w:rPr>
        <w:rFonts w:ascii="Symbol" w:hAnsi="Symbol" w:hint="default"/>
      </w:rPr>
    </w:lvl>
    <w:lvl w:ilvl="4" w:tplc="02B09A70">
      <w:start w:val="1"/>
      <w:numFmt w:val="bullet"/>
      <w:lvlText w:val="o"/>
      <w:lvlJc w:val="left"/>
      <w:pPr>
        <w:ind w:left="3600" w:hanging="360"/>
      </w:pPr>
      <w:rPr>
        <w:rFonts w:ascii="Courier New" w:hAnsi="Courier New" w:hint="default"/>
      </w:rPr>
    </w:lvl>
    <w:lvl w:ilvl="5" w:tplc="44DAD414">
      <w:start w:val="1"/>
      <w:numFmt w:val="bullet"/>
      <w:lvlText w:val=""/>
      <w:lvlJc w:val="left"/>
      <w:pPr>
        <w:ind w:left="4320" w:hanging="360"/>
      </w:pPr>
      <w:rPr>
        <w:rFonts w:ascii="Wingdings" w:hAnsi="Wingdings" w:hint="default"/>
      </w:rPr>
    </w:lvl>
    <w:lvl w:ilvl="6" w:tplc="7F3A6F46">
      <w:start w:val="1"/>
      <w:numFmt w:val="bullet"/>
      <w:lvlText w:val=""/>
      <w:lvlJc w:val="left"/>
      <w:pPr>
        <w:ind w:left="5040" w:hanging="360"/>
      </w:pPr>
      <w:rPr>
        <w:rFonts w:ascii="Symbol" w:hAnsi="Symbol" w:hint="default"/>
      </w:rPr>
    </w:lvl>
    <w:lvl w:ilvl="7" w:tplc="525AC3E4">
      <w:start w:val="1"/>
      <w:numFmt w:val="bullet"/>
      <w:lvlText w:val="o"/>
      <w:lvlJc w:val="left"/>
      <w:pPr>
        <w:ind w:left="5760" w:hanging="360"/>
      </w:pPr>
      <w:rPr>
        <w:rFonts w:ascii="Courier New" w:hAnsi="Courier New" w:hint="default"/>
      </w:rPr>
    </w:lvl>
    <w:lvl w:ilvl="8" w:tplc="A962B46E">
      <w:start w:val="1"/>
      <w:numFmt w:val="bullet"/>
      <w:lvlText w:val=""/>
      <w:lvlJc w:val="left"/>
      <w:pPr>
        <w:ind w:left="6480" w:hanging="360"/>
      </w:pPr>
      <w:rPr>
        <w:rFonts w:ascii="Wingdings" w:hAnsi="Wingdings" w:hint="default"/>
      </w:rPr>
    </w:lvl>
  </w:abstractNum>
  <w:abstractNum w:abstractNumId="67" w15:restartNumberingAfterBreak="0">
    <w:nsid w:val="41E3D7BE"/>
    <w:multiLevelType w:val="hybridMultilevel"/>
    <w:tmpl w:val="719AA710"/>
    <w:lvl w:ilvl="0" w:tplc="BAD4CF2E">
      <w:start w:val="7"/>
      <w:numFmt w:val="decimal"/>
      <w:lvlText w:val="%1."/>
      <w:lvlJc w:val="left"/>
      <w:pPr>
        <w:ind w:left="720" w:hanging="360"/>
      </w:pPr>
    </w:lvl>
    <w:lvl w:ilvl="1" w:tplc="CD18933E">
      <w:start w:val="1"/>
      <w:numFmt w:val="lowerLetter"/>
      <w:lvlText w:val="%2."/>
      <w:lvlJc w:val="left"/>
      <w:pPr>
        <w:ind w:left="1440" w:hanging="360"/>
      </w:pPr>
    </w:lvl>
    <w:lvl w:ilvl="2" w:tplc="2ACAD7CE">
      <w:start w:val="1"/>
      <w:numFmt w:val="lowerRoman"/>
      <w:lvlText w:val="%3."/>
      <w:lvlJc w:val="right"/>
      <w:pPr>
        <w:ind w:left="2160" w:hanging="180"/>
      </w:pPr>
    </w:lvl>
    <w:lvl w:ilvl="3" w:tplc="90E661A6">
      <w:start w:val="1"/>
      <w:numFmt w:val="decimal"/>
      <w:lvlText w:val="%4."/>
      <w:lvlJc w:val="left"/>
      <w:pPr>
        <w:ind w:left="2880" w:hanging="360"/>
      </w:pPr>
    </w:lvl>
    <w:lvl w:ilvl="4" w:tplc="72E68250">
      <w:start w:val="1"/>
      <w:numFmt w:val="lowerLetter"/>
      <w:lvlText w:val="%5."/>
      <w:lvlJc w:val="left"/>
      <w:pPr>
        <w:ind w:left="3600" w:hanging="360"/>
      </w:pPr>
    </w:lvl>
    <w:lvl w:ilvl="5" w:tplc="AE7A093C">
      <w:start w:val="1"/>
      <w:numFmt w:val="lowerRoman"/>
      <w:lvlText w:val="%6."/>
      <w:lvlJc w:val="right"/>
      <w:pPr>
        <w:ind w:left="4320" w:hanging="180"/>
      </w:pPr>
    </w:lvl>
    <w:lvl w:ilvl="6" w:tplc="8CC6F860">
      <w:start w:val="1"/>
      <w:numFmt w:val="decimal"/>
      <w:lvlText w:val="%7."/>
      <w:lvlJc w:val="left"/>
      <w:pPr>
        <w:ind w:left="5040" w:hanging="360"/>
      </w:pPr>
    </w:lvl>
    <w:lvl w:ilvl="7" w:tplc="FD2AFD54">
      <w:start w:val="1"/>
      <w:numFmt w:val="lowerLetter"/>
      <w:lvlText w:val="%8."/>
      <w:lvlJc w:val="left"/>
      <w:pPr>
        <w:ind w:left="5760" w:hanging="360"/>
      </w:pPr>
    </w:lvl>
    <w:lvl w:ilvl="8" w:tplc="3DD0BAA4">
      <w:start w:val="1"/>
      <w:numFmt w:val="lowerRoman"/>
      <w:lvlText w:val="%9."/>
      <w:lvlJc w:val="right"/>
      <w:pPr>
        <w:ind w:left="6480" w:hanging="180"/>
      </w:pPr>
    </w:lvl>
  </w:abstractNum>
  <w:abstractNum w:abstractNumId="68" w15:restartNumberingAfterBreak="0">
    <w:nsid w:val="42E21D90"/>
    <w:multiLevelType w:val="hybridMultilevel"/>
    <w:tmpl w:val="95F2E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2E57BE3"/>
    <w:multiLevelType w:val="multilevel"/>
    <w:tmpl w:val="1B6A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366753C"/>
    <w:multiLevelType w:val="hybridMultilevel"/>
    <w:tmpl w:val="C5500D4A"/>
    <w:lvl w:ilvl="0" w:tplc="3582208E">
      <w:start w:val="1"/>
      <w:numFmt w:val="bullet"/>
      <w:lvlText w:val=""/>
      <w:lvlJc w:val="left"/>
      <w:pPr>
        <w:ind w:left="720" w:hanging="360"/>
      </w:pPr>
      <w:rPr>
        <w:rFonts w:ascii="Symbol" w:hAnsi="Symbol" w:hint="default"/>
      </w:rPr>
    </w:lvl>
    <w:lvl w:ilvl="1" w:tplc="5E648400">
      <w:start w:val="1"/>
      <w:numFmt w:val="bullet"/>
      <w:lvlText w:val="o"/>
      <w:lvlJc w:val="left"/>
      <w:pPr>
        <w:ind w:left="1440" w:hanging="360"/>
      </w:pPr>
      <w:rPr>
        <w:rFonts w:ascii="Courier New" w:hAnsi="Courier New" w:hint="default"/>
      </w:rPr>
    </w:lvl>
    <w:lvl w:ilvl="2" w:tplc="855A2EB2">
      <w:start w:val="1"/>
      <w:numFmt w:val="bullet"/>
      <w:lvlText w:val=""/>
      <w:lvlJc w:val="left"/>
      <w:pPr>
        <w:ind w:left="2160" w:hanging="360"/>
      </w:pPr>
      <w:rPr>
        <w:rFonts w:ascii="Wingdings" w:hAnsi="Wingdings" w:hint="default"/>
      </w:rPr>
    </w:lvl>
    <w:lvl w:ilvl="3" w:tplc="E7343B3E">
      <w:start w:val="1"/>
      <w:numFmt w:val="bullet"/>
      <w:lvlText w:val=""/>
      <w:lvlJc w:val="left"/>
      <w:pPr>
        <w:ind w:left="2880" w:hanging="360"/>
      </w:pPr>
      <w:rPr>
        <w:rFonts w:ascii="Symbol" w:hAnsi="Symbol" w:hint="default"/>
      </w:rPr>
    </w:lvl>
    <w:lvl w:ilvl="4" w:tplc="1CAA008A">
      <w:start w:val="1"/>
      <w:numFmt w:val="bullet"/>
      <w:lvlText w:val="o"/>
      <w:lvlJc w:val="left"/>
      <w:pPr>
        <w:ind w:left="3600" w:hanging="360"/>
      </w:pPr>
      <w:rPr>
        <w:rFonts w:ascii="Courier New" w:hAnsi="Courier New" w:hint="default"/>
      </w:rPr>
    </w:lvl>
    <w:lvl w:ilvl="5" w:tplc="2B2C9AA8">
      <w:start w:val="1"/>
      <w:numFmt w:val="bullet"/>
      <w:lvlText w:val=""/>
      <w:lvlJc w:val="left"/>
      <w:pPr>
        <w:ind w:left="4320" w:hanging="360"/>
      </w:pPr>
      <w:rPr>
        <w:rFonts w:ascii="Wingdings" w:hAnsi="Wingdings" w:hint="default"/>
      </w:rPr>
    </w:lvl>
    <w:lvl w:ilvl="6" w:tplc="928475F0">
      <w:start w:val="1"/>
      <w:numFmt w:val="bullet"/>
      <w:lvlText w:val=""/>
      <w:lvlJc w:val="left"/>
      <w:pPr>
        <w:ind w:left="5040" w:hanging="360"/>
      </w:pPr>
      <w:rPr>
        <w:rFonts w:ascii="Symbol" w:hAnsi="Symbol" w:hint="default"/>
      </w:rPr>
    </w:lvl>
    <w:lvl w:ilvl="7" w:tplc="1042264A">
      <w:start w:val="1"/>
      <w:numFmt w:val="bullet"/>
      <w:lvlText w:val="o"/>
      <w:lvlJc w:val="left"/>
      <w:pPr>
        <w:ind w:left="5760" w:hanging="360"/>
      </w:pPr>
      <w:rPr>
        <w:rFonts w:ascii="Courier New" w:hAnsi="Courier New" w:hint="default"/>
      </w:rPr>
    </w:lvl>
    <w:lvl w:ilvl="8" w:tplc="39D4F6EC">
      <w:start w:val="1"/>
      <w:numFmt w:val="bullet"/>
      <w:lvlText w:val=""/>
      <w:lvlJc w:val="left"/>
      <w:pPr>
        <w:ind w:left="6480" w:hanging="360"/>
      </w:pPr>
      <w:rPr>
        <w:rFonts w:ascii="Wingdings" w:hAnsi="Wingdings" w:hint="default"/>
      </w:rPr>
    </w:lvl>
  </w:abstractNum>
  <w:abstractNum w:abstractNumId="71" w15:restartNumberingAfterBreak="0">
    <w:nsid w:val="43717CBF"/>
    <w:multiLevelType w:val="hybridMultilevel"/>
    <w:tmpl w:val="0A56F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405896E"/>
    <w:multiLevelType w:val="hybridMultilevel"/>
    <w:tmpl w:val="801C4D6E"/>
    <w:lvl w:ilvl="0" w:tplc="E25A1DDC">
      <w:start w:val="1"/>
      <w:numFmt w:val="bullet"/>
      <w:lvlText w:val=""/>
      <w:lvlJc w:val="left"/>
      <w:pPr>
        <w:ind w:left="720" w:hanging="360"/>
      </w:pPr>
      <w:rPr>
        <w:rFonts w:ascii="Symbol" w:hAnsi="Symbol" w:hint="default"/>
      </w:rPr>
    </w:lvl>
    <w:lvl w:ilvl="1" w:tplc="FDA09D62">
      <w:start w:val="1"/>
      <w:numFmt w:val="bullet"/>
      <w:lvlText w:val="o"/>
      <w:lvlJc w:val="left"/>
      <w:pPr>
        <w:ind w:left="1440" w:hanging="360"/>
      </w:pPr>
      <w:rPr>
        <w:rFonts w:ascii="Courier New" w:hAnsi="Courier New" w:hint="default"/>
      </w:rPr>
    </w:lvl>
    <w:lvl w:ilvl="2" w:tplc="53FC48CA">
      <w:start w:val="1"/>
      <w:numFmt w:val="bullet"/>
      <w:lvlText w:val=""/>
      <w:lvlJc w:val="left"/>
      <w:pPr>
        <w:ind w:left="2160" w:hanging="360"/>
      </w:pPr>
      <w:rPr>
        <w:rFonts w:ascii="Wingdings" w:hAnsi="Wingdings" w:hint="default"/>
      </w:rPr>
    </w:lvl>
    <w:lvl w:ilvl="3" w:tplc="E9063516">
      <w:start w:val="1"/>
      <w:numFmt w:val="bullet"/>
      <w:lvlText w:val=""/>
      <w:lvlJc w:val="left"/>
      <w:pPr>
        <w:ind w:left="2880" w:hanging="360"/>
      </w:pPr>
      <w:rPr>
        <w:rFonts w:ascii="Symbol" w:hAnsi="Symbol" w:hint="default"/>
      </w:rPr>
    </w:lvl>
    <w:lvl w:ilvl="4" w:tplc="F6C0C508">
      <w:start w:val="1"/>
      <w:numFmt w:val="bullet"/>
      <w:lvlText w:val="o"/>
      <w:lvlJc w:val="left"/>
      <w:pPr>
        <w:ind w:left="3600" w:hanging="360"/>
      </w:pPr>
      <w:rPr>
        <w:rFonts w:ascii="Courier New" w:hAnsi="Courier New" w:hint="default"/>
      </w:rPr>
    </w:lvl>
    <w:lvl w:ilvl="5" w:tplc="66FEBC78">
      <w:start w:val="1"/>
      <w:numFmt w:val="bullet"/>
      <w:lvlText w:val=""/>
      <w:lvlJc w:val="left"/>
      <w:pPr>
        <w:ind w:left="4320" w:hanging="360"/>
      </w:pPr>
      <w:rPr>
        <w:rFonts w:ascii="Wingdings" w:hAnsi="Wingdings" w:hint="default"/>
      </w:rPr>
    </w:lvl>
    <w:lvl w:ilvl="6" w:tplc="FB3CC2F4">
      <w:start w:val="1"/>
      <w:numFmt w:val="bullet"/>
      <w:lvlText w:val=""/>
      <w:lvlJc w:val="left"/>
      <w:pPr>
        <w:ind w:left="5040" w:hanging="360"/>
      </w:pPr>
      <w:rPr>
        <w:rFonts w:ascii="Symbol" w:hAnsi="Symbol" w:hint="default"/>
      </w:rPr>
    </w:lvl>
    <w:lvl w:ilvl="7" w:tplc="9B848CFC">
      <w:start w:val="1"/>
      <w:numFmt w:val="bullet"/>
      <w:lvlText w:val="o"/>
      <w:lvlJc w:val="left"/>
      <w:pPr>
        <w:ind w:left="5760" w:hanging="360"/>
      </w:pPr>
      <w:rPr>
        <w:rFonts w:ascii="Courier New" w:hAnsi="Courier New" w:hint="default"/>
      </w:rPr>
    </w:lvl>
    <w:lvl w:ilvl="8" w:tplc="3C12E3C0">
      <w:start w:val="1"/>
      <w:numFmt w:val="bullet"/>
      <w:lvlText w:val=""/>
      <w:lvlJc w:val="left"/>
      <w:pPr>
        <w:ind w:left="6480" w:hanging="360"/>
      </w:pPr>
      <w:rPr>
        <w:rFonts w:ascii="Wingdings" w:hAnsi="Wingdings" w:hint="default"/>
      </w:rPr>
    </w:lvl>
  </w:abstractNum>
  <w:abstractNum w:abstractNumId="73" w15:restartNumberingAfterBreak="0">
    <w:nsid w:val="448D0DBC"/>
    <w:multiLevelType w:val="multilevel"/>
    <w:tmpl w:val="DD34C81E"/>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4512008D"/>
    <w:multiLevelType w:val="hybridMultilevel"/>
    <w:tmpl w:val="B4804242"/>
    <w:lvl w:ilvl="0" w:tplc="53DA46F2">
      <w:start w:val="1"/>
      <w:numFmt w:val="bullet"/>
      <w:lvlText w:val="·"/>
      <w:lvlJc w:val="left"/>
      <w:pPr>
        <w:ind w:left="720" w:hanging="360"/>
      </w:pPr>
      <w:rPr>
        <w:rFonts w:ascii="Symbol" w:hAnsi="Symbol" w:hint="default"/>
      </w:rPr>
    </w:lvl>
    <w:lvl w:ilvl="1" w:tplc="008C4852">
      <w:start w:val="1"/>
      <w:numFmt w:val="bullet"/>
      <w:lvlText w:val="o"/>
      <w:lvlJc w:val="left"/>
      <w:pPr>
        <w:ind w:left="1440" w:hanging="360"/>
      </w:pPr>
      <w:rPr>
        <w:rFonts w:ascii="Symbol" w:hAnsi="Symbol" w:hint="default"/>
      </w:rPr>
    </w:lvl>
    <w:lvl w:ilvl="2" w:tplc="35ECF1F4">
      <w:start w:val="1"/>
      <w:numFmt w:val="bullet"/>
      <w:lvlText w:val=""/>
      <w:lvlJc w:val="left"/>
      <w:pPr>
        <w:ind w:left="2160" w:hanging="360"/>
      </w:pPr>
      <w:rPr>
        <w:rFonts w:ascii="Symbol" w:hAnsi="Symbol" w:hint="default"/>
      </w:rPr>
    </w:lvl>
    <w:lvl w:ilvl="3" w:tplc="C4FEFBDA">
      <w:start w:val="1"/>
      <w:numFmt w:val="bullet"/>
      <w:lvlText w:val=""/>
      <w:lvlJc w:val="left"/>
      <w:pPr>
        <w:ind w:left="2880" w:hanging="360"/>
      </w:pPr>
      <w:rPr>
        <w:rFonts w:ascii="Symbol" w:hAnsi="Symbol" w:hint="default"/>
      </w:rPr>
    </w:lvl>
    <w:lvl w:ilvl="4" w:tplc="8BE455DA">
      <w:start w:val="1"/>
      <w:numFmt w:val="bullet"/>
      <w:lvlText w:val="o"/>
      <w:lvlJc w:val="left"/>
      <w:pPr>
        <w:ind w:left="3600" w:hanging="360"/>
      </w:pPr>
      <w:rPr>
        <w:rFonts w:ascii="Courier New" w:hAnsi="Courier New" w:hint="default"/>
      </w:rPr>
    </w:lvl>
    <w:lvl w:ilvl="5" w:tplc="E5EC55AE">
      <w:start w:val="1"/>
      <w:numFmt w:val="bullet"/>
      <w:lvlText w:val=""/>
      <w:lvlJc w:val="left"/>
      <w:pPr>
        <w:ind w:left="4320" w:hanging="360"/>
      </w:pPr>
      <w:rPr>
        <w:rFonts w:ascii="Wingdings" w:hAnsi="Wingdings" w:hint="default"/>
      </w:rPr>
    </w:lvl>
    <w:lvl w:ilvl="6" w:tplc="5F50DA0A">
      <w:start w:val="1"/>
      <w:numFmt w:val="bullet"/>
      <w:lvlText w:val=""/>
      <w:lvlJc w:val="left"/>
      <w:pPr>
        <w:ind w:left="5040" w:hanging="360"/>
      </w:pPr>
      <w:rPr>
        <w:rFonts w:ascii="Symbol" w:hAnsi="Symbol" w:hint="default"/>
      </w:rPr>
    </w:lvl>
    <w:lvl w:ilvl="7" w:tplc="403A7218">
      <w:start w:val="1"/>
      <w:numFmt w:val="bullet"/>
      <w:lvlText w:val="o"/>
      <w:lvlJc w:val="left"/>
      <w:pPr>
        <w:ind w:left="5760" w:hanging="360"/>
      </w:pPr>
      <w:rPr>
        <w:rFonts w:ascii="Courier New" w:hAnsi="Courier New" w:hint="default"/>
      </w:rPr>
    </w:lvl>
    <w:lvl w:ilvl="8" w:tplc="78664810">
      <w:start w:val="1"/>
      <w:numFmt w:val="bullet"/>
      <w:lvlText w:val=""/>
      <w:lvlJc w:val="left"/>
      <w:pPr>
        <w:ind w:left="6480" w:hanging="360"/>
      </w:pPr>
      <w:rPr>
        <w:rFonts w:ascii="Wingdings" w:hAnsi="Wingdings" w:hint="default"/>
      </w:rPr>
    </w:lvl>
  </w:abstractNum>
  <w:abstractNum w:abstractNumId="75" w15:restartNumberingAfterBreak="0">
    <w:nsid w:val="461552D2"/>
    <w:multiLevelType w:val="hybridMultilevel"/>
    <w:tmpl w:val="20747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A363699"/>
    <w:multiLevelType w:val="multilevel"/>
    <w:tmpl w:val="99D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A6DC029"/>
    <w:multiLevelType w:val="hybridMultilevel"/>
    <w:tmpl w:val="5EE875D4"/>
    <w:lvl w:ilvl="0" w:tplc="A008E686">
      <w:start w:val="1"/>
      <w:numFmt w:val="bullet"/>
      <w:lvlText w:val=""/>
      <w:lvlJc w:val="left"/>
      <w:pPr>
        <w:ind w:left="720" w:hanging="360"/>
      </w:pPr>
      <w:rPr>
        <w:rFonts w:ascii="Symbol" w:hAnsi="Symbol" w:hint="default"/>
      </w:rPr>
    </w:lvl>
    <w:lvl w:ilvl="1" w:tplc="675EE688">
      <w:start w:val="1"/>
      <w:numFmt w:val="bullet"/>
      <w:lvlText w:val="o"/>
      <w:lvlJc w:val="left"/>
      <w:pPr>
        <w:ind w:left="1440" w:hanging="360"/>
      </w:pPr>
      <w:rPr>
        <w:rFonts w:ascii="Courier New" w:hAnsi="Courier New" w:hint="default"/>
      </w:rPr>
    </w:lvl>
    <w:lvl w:ilvl="2" w:tplc="6B3C7834">
      <w:start w:val="1"/>
      <w:numFmt w:val="bullet"/>
      <w:lvlText w:val=""/>
      <w:lvlJc w:val="left"/>
      <w:pPr>
        <w:ind w:left="2160" w:hanging="360"/>
      </w:pPr>
      <w:rPr>
        <w:rFonts w:ascii="Wingdings" w:hAnsi="Wingdings" w:hint="default"/>
      </w:rPr>
    </w:lvl>
    <w:lvl w:ilvl="3" w:tplc="0854E4B6">
      <w:start w:val="1"/>
      <w:numFmt w:val="bullet"/>
      <w:lvlText w:val=""/>
      <w:lvlJc w:val="left"/>
      <w:pPr>
        <w:ind w:left="2880" w:hanging="360"/>
      </w:pPr>
      <w:rPr>
        <w:rFonts w:ascii="Symbol" w:hAnsi="Symbol" w:hint="default"/>
      </w:rPr>
    </w:lvl>
    <w:lvl w:ilvl="4" w:tplc="C30890C6">
      <w:start w:val="1"/>
      <w:numFmt w:val="bullet"/>
      <w:lvlText w:val="o"/>
      <w:lvlJc w:val="left"/>
      <w:pPr>
        <w:ind w:left="3600" w:hanging="360"/>
      </w:pPr>
      <w:rPr>
        <w:rFonts w:ascii="Courier New" w:hAnsi="Courier New" w:hint="default"/>
      </w:rPr>
    </w:lvl>
    <w:lvl w:ilvl="5" w:tplc="A0CAD772">
      <w:start w:val="1"/>
      <w:numFmt w:val="bullet"/>
      <w:lvlText w:val=""/>
      <w:lvlJc w:val="left"/>
      <w:pPr>
        <w:ind w:left="4320" w:hanging="360"/>
      </w:pPr>
      <w:rPr>
        <w:rFonts w:ascii="Wingdings" w:hAnsi="Wingdings" w:hint="default"/>
      </w:rPr>
    </w:lvl>
    <w:lvl w:ilvl="6" w:tplc="D6028152">
      <w:start w:val="1"/>
      <w:numFmt w:val="bullet"/>
      <w:lvlText w:val=""/>
      <w:lvlJc w:val="left"/>
      <w:pPr>
        <w:ind w:left="5040" w:hanging="360"/>
      </w:pPr>
      <w:rPr>
        <w:rFonts w:ascii="Symbol" w:hAnsi="Symbol" w:hint="default"/>
      </w:rPr>
    </w:lvl>
    <w:lvl w:ilvl="7" w:tplc="9EB2BF04">
      <w:start w:val="1"/>
      <w:numFmt w:val="bullet"/>
      <w:lvlText w:val="o"/>
      <w:lvlJc w:val="left"/>
      <w:pPr>
        <w:ind w:left="5760" w:hanging="360"/>
      </w:pPr>
      <w:rPr>
        <w:rFonts w:ascii="Courier New" w:hAnsi="Courier New" w:hint="default"/>
      </w:rPr>
    </w:lvl>
    <w:lvl w:ilvl="8" w:tplc="772671E4">
      <w:start w:val="1"/>
      <w:numFmt w:val="bullet"/>
      <w:lvlText w:val=""/>
      <w:lvlJc w:val="left"/>
      <w:pPr>
        <w:ind w:left="6480" w:hanging="360"/>
      </w:pPr>
      <w:rPr>
        <w:rFonts w:ascii="Wingdings" w:hAnsi="Wingdings" w:hint="default"/>
      </w:rPr>
    </w:lvl>
  </w:abstractNum>
  <w:abstractNum w:abstractNumId="78" w15:restartNumberingAfterBreak="0">
    <w:nsid w:val="4C1A4530"/>
    <w:multiLevelType w:val="multilevel"/>
    <w:tmpl w:val="187A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EEC0C8E"/>
    <w:multiLevelType w:val="hybridMultilevel"/>
    <w:tmpl w:val="A3E06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F3C7238"/>
    <w:multiLevelType w:val="hybridMultilevel"/>
    <w:tmpl w:val="28F6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0493EFF"/>
    <w:multiLevelType w:val="hybridMultilevel"/>
    <w:tmpl w:val="CEBEE38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2" w15:restartNumberingAfterBreak="0">
    <w:nsid w:val="5095F22E"/>
    <w:multiLevelType w:val="hybridMultilevel"/>
    <w:tmpl w:val="6E424536"/>
    <w:lvl w:ilvl="0" w:tplc="9FBEA472">
      <w:start w:val="1"/>
      <w:numFmt w:val="bullet"/>
      <w:lvlText w:val="-"/>
      <w:lvlJc w:val="left"/>
      <w:pPr>
        <w:ind w:left="720" w:hanging="360"/>
      </w:pPr>
      <w:rPr>
        <w:rFonts w:ascii="Symbol" w:hAnsi="Symbol" w:hint="default"/>
      </w:rPr>
    </w:lvl>
    <w:lvl w:ilvl="1" w:tplc="1124D0AA">
      <w:start w:val="1"/>
      <w:numFmt w:val="bullet"/>
      <w:lvlText w:val="o"/>
      <w:lvlJc w:val="left"/>
      <w:pPr>
        <w:ind w:left="1440" w:hanging="360"/>
      </w:pPr>
      <w:rPr>
        <w:rFonts w:ascii="Courier New" w:hAnsi="Courier New" w:hint="default"/>
      </w:rPr>
    </w:lvl>
    <w:lvl w:ilvl="2" w:tplc="A1A4B862">
      <w:start w:val="1"/>
      <w:numFmt w:val="bullet"/>
      <w:lvlText w:val=""/>
      <w:lvlJc w:val="left"/>
      <w:pPr>
        <w:ind w:left="2160" w:hanging="360"/>
      </w:pPr>
      <w:rPr>
        <w:rFonts w:ascii="Wingdings" w:hAnsi="Wingdings" w:hint="default"/>
      </w:rPr>
    </w:lvl>
    <w:lvl w:ilvl="3" w:tplc="3A2E73EA">
      <w:start w:val="1"/>
      <w:numFmt w:val="bullet"/>
      <w:lvlText w:val=""/>
      <w:lvlJc w:val="left"/>
      <w:pPr>
        <w:ind w:left="2880" w:hanging="360"/>
      </w:pPr>
      <w:rPr>
        <w:rFonts w:ascii="Symbol" w:hAnsi="Symbol" w:hint="default"/>
      </w:rPr>
    </w:lvl>
    <w:lvl w:ilvl="4" w:tplc="3C862CAC">
      <w:start w:val="1"/>
      <w:numFmt w:val="bullet"/>
      <w:lvlText w:val="o"/>
      <w:lvlJc w:val="left"/>
      <w:pPr>
        <w:ind w:left="3600" w:hanging="360"/>
      </w:pPr>
      <w:rPr>
        <w:rFonts w:ascii="Courier New" w:hAnsi="Courier New" w:hint="default"/>
      </w:rPr>
    </w:lvl>
    <w:lvl w:ilvl="5" w:tplc="272AFEE8">
      <w:start w:val="1"/>
      <w:numFmt w:val="bullet"/>
      <w:lvlText w:val=""/>
      <w:lvlJc w:val="left"/>
      <w:pPr>
        <w:ind w:left="4320" w:hanging="360"/>
      </w:pPr>
      <w:rPr>
        <w:rFonts w:ascii="Wingdings" w:hAnsi="Wingdings" w:hint="default"/>
      </w:rPr>
    </w:lvl>
    <w:lvl w:ilvl="6" w:tplc="C6623236">
      <w:start w:val="1"/>
      <w:numFmt w:val="bullet"/>
      <w:lvlText w:val=""/>
      <w:lvlJc w:val="left"/>
      <w:pPr>
        <w:ind w:left="5040" w:hanging="360"/>
      </w:pPr>
      <w:rPr>
        <w:rFonts w:ascii="Symbol" w:hAnsi="Symbol" w:hint="default"/>
      </w:rPr>
    </w:lvl>
    <w:lvl w:ilvl="7" w:tplc="91DC0D9C">
      <w:start w:val="1"/>
      <w:numFmt w:val="bullet"/>
      <w:lvlText w:val="o"/>
      <w:lvlJc w:val="left"/>
      <w:pPr>
        <w:ind w:left="5760" w:hanging="360"/>
      </w:pPr>
      <w:rPr>
        <w:rFonts w:ascii="Courier New" w:hAnsi="Courier New" w:hint="default"/>
      </w:rPr>
    </w:lvl>
    <w:lvl w:ilvl="8" w:tplc="9650FA86">
      <w:start w:val="1"/>
      <w:numFmt w:val="bullet"/>
      <w:lvlText w:val=""/>
      <w:lvlJc w:val="left"/>
      <w:pPr>
        <w:ind w:left="6480" w:hanging="360"/>
      </w:pPr>
      <w:rPr>
        <w:rFonts w:ascii="Wingdings" w:hAnsi="Wingdings" w:hint="default"/>
      </w:rPr>
    </w:lvl>
  </w:abstractNum>
  <w:abstractNum w:abstractNumId="83" w15:restartNumberingAfterBreak="0">
    <w:nsid w:val="52A70BCA"/>
    <w:multiLevelType w:val="multilevel"/>
    <w:tmpl w:val="FA122C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F1417F"/>
    <w:multiLevelType w:val="multilevel"/>
    <w:tmpl w:val="B65C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6177A6B"/>
    <w:multiLevelType w:val="hybridMultilevel"/>
    <w:tmpl w:val="4AA4DB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56FC69BC"/>
    <w:multiLevelType w:val="hybridMultilevel"/>
    <w:tmpl w:val="7DE8BF2E"/>
    <w:lvl w:ilvl="0" w:tplc="C1AED108">
      <w:start w:val="1"/>
      <w:numFmt w:val="bullet"/>
      <w:lvlText w:val=""/>
      <w:lvlJc w:val="left"/>
      <w:pPr>
        <w:ind w:left="720" w:hanging="360"/>
      </w:pPr>
      <w:rPr>
        <w:rFonts w:ascii="Symbol" w:hAnsi="Symbol" w:hint="default"/>
      </w:rPr>
    </w:lvl>
    <w:lvl w:ilvl="1" w:tplc="986C1228">
      <w:start w:val="1"/>
      <w:numFmt w:val="bullet"/>
      <w:lvlText w:val="o"/>
      <w:lvlJc w:val="left"/>
      <w:pPr>
        <w:ind w:left="1440" w:hanging="360"/>
      </w:pPr>
      <w:rPr>
        <w:rFonts w:ascii="Courier New" w:hAnsi="Courier New" w:hint="default"/>
      </w:rPr>
    </w:lvl>
    <w:lvl w:ilvl="2" w:tplc="DF22B700">
      <w:start w:val="1"/>
      <w:numFmt w:val="bullet"/>
      <w:lvlText w:val=""/>
      <w:lvlJc w:val="left"/>
      <w:pPr>
        <w:ind w:left="2160" w:hanging="360"/>
      </w:pPr>
      <w:rPr>
        <w:rFonts w:ascii="Wingdings" w:hAnsi="Wingdings" w:hint="default"/>
      </w:rPr>
    </w:lvl>
    <w:lvl w:ilvl="3" w:tplc="02A6E6C4">
      <w:start w:val="1"/>
      <w:numFmt w:val="bullet"/>
      <w:lvlText w:val=""/>
      <w:lvlJc w:val="left"/>
      <w:pPr>
        <w:ind w:left="2880" w:hanging="360"/>
      </w:pPr>
      <w:rPr>
        <w:rFonts w:ascii="Symbol" w:hAnsi="Symbol" w:hint="default"/>
      </w:rPr>
    </w:lvl>
    <w:lvl w:ilvl="4" w:tplc="A378B9B6">
      <w:start w:val="1"/>
      <w:numFmt w:val="bullet"/>
      <w:lvlText w:val="o"/>
      <w:lvlJc w:val="left"/>
      <w:pPr>
        <w:ind w:left="3600" w:hanging="360"/>
      </w:pPr>
      <w:rPr>
        <w:rFonts w:ascii="Courier New" w:hAnsi="Courier New" w:hint="default"/>
      </w:rPr>
    </w:lvl>
    <w:lvl w:ilvl="5" w:tplc="081A3092">
      <w:start w:val="1"/>
      <w:numFmt w:val="bullet"/>
      <w:lvlText w:val=""/>
      <w:lvlJc w:val="left"/>
      <w:pPr>
        <w:ind w:left="4320" w:hanging="360"/>
      </w:pPr>
      <w:rPr>
        <w:rFonts w:ascii="Wingdings" w:hAnsi="Wingdings" w:hint="default"/>
      </w:rPr>
    </w:lvl>
    <w:lvl w:ilvl="6" w:tplc="CE90079C">
      <w:start w:val="1"/>
      <w:numFmt w:val="bullet"/>
      <w:lvlText w:val=""/>
      <w:lvlJc w:val="left"/>
      <w:pPr>
        <w:ind w:left="5040" w:hanging="360"/>
      </w:pPr>
      <w:rPr>
        <w:rFonts w:ascii="Symbol" w:hAnsi="Symbol" w:hint="default"/>
      </w:rPr>
    </w:lvl>
    <w:lvl w:ilvl="7" w:tplc="2AC40FF4">
      <w:start w:val="1"/>
      <w:numFmt w:val="bullet"/>
      <w:lvlText w:val="o"/>
      <w:lvlJc w:val="left"/>
      <w:pPr>
        <w:ind w:left="5760" w:hanging="360"/>
      </w:pPr>
      <w:rPr>
        <w:rFonts w:ascii="Courier New" w:hAnsi="Courier New" w:hint="default"/>
      </w:rPr>
    </w:lvl>
    <w:lvl w:ilvl="8" w:tplc="540CB2E0">
      <w:start w:val="1"/>
      <w:numFmt w:val="bullet"/>
      <w:lvlText w:val=""/>
      <w:lvlJc w:val="left"/>
      <w:pPr>
        <w:ind w:left="6480" w:hanging="360"/>
      </w:pPr>
      <w:rPr>
        <w:rFonts w:ascii="Wingdings" w:hAnsi="Wingdings" w:hint="default"/>
      </w:rPr>
    </w:lvl>
  </w:abstractNum>
  <w:abstractNum w:abstractNumId="87" w15:restartNumberingAfterBreak="0">
    <w:nsid w:val="57261CE3"/>
    <w:multiLevelType w:val="hybridMultilevel"/>
    <w:tmpl w:val="CA9A09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5750EBBB"/>
    <w:multiLevelType w:val="hybridMultilevel"/>
    <w:tmpl w:val="04324FA8"/>
    <w:lvl w:ilvl="0" w:tplc="45648CCA">
      <w:start w:val="1"/>
      <w:numFmt w:val="bullet"/>
      <w:lvlText w:val=""/>
      <w:lvlJc w:val="left"/>
      <w:pPr>
        <w:ind w:left="720" w:hanging="360"/>
      </w:pPr>
      <w:rPr>
        <w:rFonts w:ascii="Symbol" w:hAnsi="Symbol" w:hint="default"/>
      </w:rPr>
    </w:lvl>
    <w:lvl w:ilvl="1" w:tplc="CB120124">
      <w:start w:val="1"/>
      <w:numFmt w:val="bullet"/>
      <w:lvlText w:val="o"/>
      <w:lvlJc w:val="left"/>
      <w:pPr>
        <w:ind w:left="1440" w:hanging="360"/>
      </w:pPr>
      <w:rPr>
        <w:rFonts w:ascii="Courier New" w:hAnsi="Courier New" w:hint="default"/>
      </w:rPr>
    </w:lvl>
    <w:lvl w:ilvl="2" w:tplc="14DA6F5C">
      <w:start w:val="1"/>
      <w:numFmt w:val="bullet"/>
      <w:lvlText w:val=""/>
      <w:lvlJc w:val="left"/>
      <w:pPr>
        <w:ind w:left="2160" w:hanging="360"/>
      </w:pPr>
      <w:rPr>
        <w:rFonts w:ascii="Wingdings" w:hAnsi="Wingdings" w:hint="default"/>
      </w:rPr>
    </w:lvl>
    <w:lvl w:ilvl="3" w:tplc="AC327986">
      <w:start w:val="1"/>
      <w:numFmt w:val="bullet"/>
      <w:lvlText w:val=""/>
      <w:lvlJc w:val="left"/>
      <w:pPr>
        <w:ind w:left="2880" w:hanging="360"/>
      </w:pPr>
      <w:rPr>
        <w:rFonts w:ascii="Symbol" w:hAnsi="Symbol" w:hint="default"/>
      </w:rPr>
    </w:lvl>
    <w:lvl w:ilvl="4" w:tplc="73CA8846">
      <w:start w:val="1"/>
      <w:numFmt w:val="bullet"/>
      <w:lvlText w:val="o"/>
      <w:lvlJc w:val="left"/>
      <w:pPr>
        <w:ind w:left="3600" w:hanging="360"/>
      </w:pPr>
      <w:rPr>
        <w:rFonts w:ascii="Courier New" w:hAnsi="Courier New" w:hint="default"/>
      </w:rPr>
    </w:lvl>
    <w:lvl w:ilvl="5" w:tplc="827C46CA">
      <w:start w:val="1"/>
      <w:numFmt w:val="bullet"/>
      <w:lvlText w:val=""/>
      <w:lvlJc w:val="left"/>
      <w:pPr>
        <w:ind w:left="4320" w:hanging="360"/>
      </w:pPr>
      <w:rPr>
        <w:rFonts w:ascii="Wingdings" w:hAnsi="Wingdings" w:hint="default"/>
      </w:rPr>
    </w:lvl>
    <w:lvl w:ilvl="6" w:tplc="33E42192">
      <w:start w:val="1"/>
      <w:numFmt w:val="bullet"/>
      <w:lvlText w:val=""/>
      <w:lvlJc w:val="left"/>
      <w:pPr>
        <w:ind w:left="5040" w:hanging="360"/>
      </w:pPr>
      <w:rPr>
        <w:rFonts w:ascii="Symbol" w:hAnsi="Symbol" w:hint="default"/>
      </w:rPr>
    </w:lvl>
    <w:lvl w:ilvl="7" w:tplc="48D44282">
      <w:start w:val="1"/>
      <w:numFmt w:val="bullet"/>
      <w:lvlText w:val="o"/>
      <w:lvlJc w:val="left"/>
      <w:pPr>
        <w:ind w:left="5760" w:hanging="360"/>
      </w:pPr>
      <w:rPr>
        <w:rFonts w:ascii="Courier New" w:hAnsi="Courier New" w:hint="default"/>
      </w:rPr>
    </w:lvl>
    <w:lvl w:ilvl="8" w:tplc="C1E62540">
      <w:start w:val="1"/>
      <w:numFmt w:val="bullet"/>
      <w:lvlText w:val=""/>
      <w:lvlJc w:val="left"/>
      <w:pPr>
        <w:ind w:left="6480" w:hanging="360"/>
      </w:pPr>
      <w:rPr>
        <w:rFonts w:ascii="Wingdings" w:hAnsi="Wingdings" w:hint="default"/>
      </w:rPr>
    </w:lvl>
  </w:abstractNum>
  <w:abstractNum w:abstractNumId="89" w15:restartNumberingAfterBreak="0">
    <w:nsid w:val="5882B111"/>
    <w:multiLevelType w:val="hybridMultilevel"/>
    <w:tmpl w:val="6A70C762"/>
    <w:lvl w:ilvl="0" w:tplc="75525EE8">
      <w:start w:val="1"/>
      <w:numFmt w:val="bullet"/>
      <w:lvlText w:val="·"/>
      <w:lvlJc w:val="left"/>
      <w:pPr>
        <w:ind w:left="720" w:hanging="360"/>
      </w:pPr>
      <w:rPr>
        <w:rFonts w:ascii="Symbol" w:hAnsi="Symbol" w:hint="default"/>
      </w:rPr>
    </w:lvl>
    <w:lvl w:ilvl="1" w:tplc="69B85464">
      <w:start w:val="1"/>
      <w:numFmt w:val="bullet"/>
      <w:lvlText w:val="o"/>
      <w:lvlJc w:val="left"/>
      <w:pPr>
        <w:ind w:left="1440" w:hanging="360"/>
      </w:pPr>
      <w:rPr>
        <w:rFonts w:ascii="Courier New" w:hAnsi="Courier New" w:hint="default"/>
      </w:rPr>
    </w:lvl>
    <w:lvl w:ilvl="2" w:tplc="0450D7D0">
      <w:start w:val="1"/>
      <w:numFmt w:val="bullet"/>
      <w:lvlText w:val=""/>
      <w:lvlJc w:val="left"/>
      <w:pPr>
        <w:ind w:left="2160" w:hanging="360"/>
      </w:pPr>
      <w:rPr>
        <w:rFonts w:ascii="Wingdings" w:hAnsi="Wingdings" w:hint="default"/>
      </w:rPr>
    </w:lvl>
    <w:lvl w:ilvl="3" w:tplc="EB98E9D2">
      <w:start w:val="1"/>
      <w:numFmt w:val="bullet"/>
      <w:lvlText w:val=""/>
      <w:lvlJc w:val="left"/>
      <w:pPr>
        <w:ind w:left="2880" w:hanging="360"/>
      </w:pPr>
      <w:rPr>
        <w:rFonts w:ascii="Symbol" w:hAnsi="Symbol" w:hint="default"/>
      </w:rPr>
    </w:lvl>
    <w:lvl w:ilvl="4" w:tplc="B25029EE">
      <w:start w:val="1"/>
      <w:numFmt w:val="bullet"/>
      <w:lvlText w:val="o"/>
      <w:lvlJc w:val="left"/>
      <w:pPr>
        <w:ind w:left="3600" w:hanging="360"/>
      </w:pPr>
      <w:rPr>
        <w:rFonts w:ascii="Courier New" w:hAnsi="Courier New" w:hint="default"/>
      </w:rPr>
    </w:lvl>
    <w:lvl w:ilvl="5" w:tplc="DC0C4C98">
      <w:start w:val="1"/>
      <w:numFmt w:val="bullet"/>
      <w:lvlText w:val=""/>
      <w:lvlJc w:val="left"/>
      <w:pPr>
        <w:ind w:left="4320" w:hanging="360"/>
      </w:pPr>
      <w:rPr>
        <w:rFonts w:ascii="Wingdings" w:hAnsi="Wingdings" w:hint="default"/>
      </w:rPr>
    </w:lvl>
    <w:lvl w:ilvl="6" w:tplc="BC488A52">
      <w:start w:val="1"/>
      <w:numFmt w:val="bullet"/>
      <w:lvlText w:val=""/>
      <w:lvlJc w:val="left"/>
      <w:pPr>
        <w:ind w:left="5040" w:hanging="360"/>
      </w:pPr>
      <w:rPr>
        <w:rFonts w:ascii="Symbol" w:hAnsi="Symbol" w:hint="default"/>
      </w:rPr>
    </w:lvl>
    <w:lvl w:ilvl="7" w:tplc="0C58EB36">
      <w:start w:val="1"/>
      <w:numFmt w:val="bullet"/>
      <w:lvlText w:val="o"/>
      <w:lvlJc w:val="left"/>
      <w:pPr>
        <w:ind w:left="5760" w:hanging="360"/>
      </w:pPr>
      <w:rPr>
        <w:rFonts w:ascii="Courier New" w:hAnsi="Courier New" w:hint="default"/>
      </w:rPr>
    </w:lvl>
    <w:lvl w:ilvl="8" w:tplc="FB5C8502">
      <w:start w:val="1"/>
      <w:numFmt w:val="bullet"/>
      <w:lvlText w:val=""/>
      <w:lvlJc w:val="left"/>
      <w:pPr>
        <w:ind w:left="6480" w:hanging="360"/>
      </w:pPr>
      <w:rPr>
        <w:rFonts w:ascii="Wingdings" w:hAnsi="Wingdings" w:hint="default"/>
      </w:rPr>
    </w:lvl>
  </w:abstractNum>
  <w:abstractNum w:abstractNumId="90" w15:restartNumberingAfterBreak="0">
    <w:nsid w:val="593D33CA"/>
    <w:multiLevelType w:val="hybridMultilevel"/>
    <w:tmpl w:val="659207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594B5F72"/>
    <w:multiLevelType w:val="multilevel"/>
    <w:tmpl w:val="EB0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9670A4B"/>
    <w:multiLevelType w:val="hybridMultilevel"/>
    <w:tmpl w:val="0FD4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969F704"/>
    <w:multiLevelType w:val="hybridMultilevel"/>
    <w:tmpl w:val="09EC0A60"/>
    <w:lvl w:ilvl="0" w:tplc="591AC8AC">
      <w:start w:val="1"/>
      <w:numFmt w:val="bullet"/>
      <w:lvlText w:val=""/>
      <w:lvlJc w:val="left"/>
      <w:pPr>
        <w:ind w:left="720" w:hanging="360"/>
      </w:pPr>
      <w:rPr>
        <w:rFonts w:ascii="Symbol" w:hAnsi="Symbol" w:hint="default"/>
      </w:rPr>
    </w:lvl>
    <w:lvl w:ilvl="1" w:tplc="1CD681B2">
      <w:start w:val="1"/>
      <w:numFmt w:val="bullet"/>
      <w:lvlText w:val="o"/>
      <w:lvlJc w:val="left"/>
      <w:pPr>
        <w:ind w:left="1440" w:hanging="360"/>
      </w:pPr>
      <w:rPr>
        <w:rFonts w:ascii="Courier New" w:hAnsi="Courier New" w:hint="default"/>
      </w:rPr>
    </w:lvl>
    <w:lvl w:ilvl="2" w:tplc="054C7312">
      <w:start w:val="1"/>
      <w:numFmt w:val="bullet"/>
      <w:lvlText w:val=""/>
      <w:lvlJc w:val="left"/>
      <w:pPr>
        <w:ind w:left="2160" w:hanging="360"/>
      </w:pPr>
      <w:rPr>
        <w:rFonts w:ascii="Wingdings" w:hAnsi="Wingdings" w:hint="default"/>
      </w:rPr>
    </w:lvl>
    <w:lvl w:ilvl="3" w:tplc="F7DC4306">
      <w:start w:val="1"/>
      <w:numFmt w:val="bullet"/>
      <w:lvlText w:val=""/>
      <w:lvlJc w:val="left"/>
      <w:pPr>
        <w:ind w:left="2880" w:hanging="360"/>
      </w:pPr>
      <w:rPr>
        <w:rFonts w:ascii="Symbol" w:hAnsi="Symbol" w:hint="default"/>
      </w:rPr>
    </w:lvl>
    <w:lvl w:ilvl="4" w:tplc="CF84A00C">
      <w:start w:val="1"/>
      <w:numFmt w:val="bullet"/>
      <w:lvlText w:val="o"/>
      <w:lvlJc w:val="left"/>
      <w:pPr>
        <w:ind w:left="3600" w:hanging="360"/>
      </w:pPr>
      <w:rPr>
        <w:rFonts w:ascii="Courier New" w:hAnsi="Courier New" w:hint="default"/>
      </w:rPr>
    </w:lvl>
    <w:lvl w:ilvl="5" w:tplc="96B4F31A">
      <w:start w:val="1"/>
      <w:numFmt w:val="bullet"/>
      <w:lvlText w:val=""/>
      <w:lvlJc w:val="left"/>
      <w:pPr>
        <w:ind w:left="4320" w:hanging="360"/>
      </w:pPr>
      <w:rPr>
        <w:rFonts w:ascii="Wingdings" w:hAnsi="Wingdings" w:hint="default"/>
      </w:rPr>
    </w:lvl>
    <w:lvl w:ilvl="6" w:tplc="BF92B5BE">
      <w:start w:val="1"/>
      <w:numFmt w:val="bullet"/>
      <w:lvlText w:val=""/>
      <w:lvlJc w:val="left"/>
      <w:pPr>
        <w:ind w:left="5040" w:hanging="360"/>
      </w:pPr>
      <w:rPr>
        <w:rFonts w:ascii="Symbol" w:hAnsi="Symbol" w:hint="default"/>
      </w:rPr>
    </w:lvl>
    <w:lvl w:ilvl="7" w:tplc="B108055E">
      <w:start w:val="1"/>
      <w:numFmt w:val="bullet"/>
      <w:lvlText w:val="o"/>
      <w:lvlJc w:val="left"/>
      <w:pPr>
        <w:ind w:left="5760" w:hanging="360"/>
      </w:pPr>
      <w:rPr>
        <w:rFonts w:ascii="Courier New" w:hAnsi="Courier New" w:hint="default"/>
      </w:rPr>
    </w:lvl>
    <w:lvl w:ilvl="8" w:tplc="3AAC380E">
      <w:start w:val="1"/>
      <w:numFmt w:val="bullet"/>
      <w:lvlText w:val=""/>
      <w:lvlJc w:val="left"/>
      <w:pPr>
        <w:ind w:left="6480" w:hanging="360"/>
      </w:pPr>
      <w:rPr>
        <w:rFonts w:ascii="Wingdings" w:hAnsi="Wingdings" w:hint="default"/>
      </w:rPr>
    </w:lvl>
  </w:abstractNum>
  <w:abstractNum w:abstractNumId="94" w15:restartNumberingAfterBreak="0">
    <w:nsid w:val="59794D72"/>
    <w:multiLevelType w:val="hybridMultilevel"/>
    <w:tmpl w:val="8FB6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8933F3"/>
    <w:multiLevelType w:val="multilevel"/>
    <w:tmpl w:val="6326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B187584"/>
    <w:multiLevelType w:val="hybridMultilevel"/>
    <w:tmpl w:val="4A9A6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B604D53"/>
    <w:multiLevelType w:val="hybridMultilevel"/>
    <w:tmpl w:val="67327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CC709BC"/>
    <w:multiLevelType w:val="hybridMultilevel"/>
    <w:tmpl w:val="54584B30"/>
    <w:lvl w:ilvl="0" w:tplc="35ECF1F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F0D799A"/>
    <w:multiLevelType w:val="hybridMultilevel"/>
    <w:tmpl w:val="BFE8AA4C"/>
    <w:lvl w:ilvl="0" w:tplc="C66CB62C">
      <w:start w:val="1"/>
      <w:numFmt w:val="bullet"/>
      <w:lvlText w:val=""/>
      <w:lvlJc w:val="left"/>
      <w:pPr>
        <w:ind w:left="720" w:hanging="360"/>
      </w:pPr>
      <w:rPr>
        <w:rFonts w:ascii="Symbol" w:hAnsi="Symbol" w:hint="default"/>
      </w:rPr>
    </w:lvl>
    <w:lvl w:ilvl="1" w:tplc="43E283D4">
      <w:start w:val="1"/>
      <w:numFmt w:val="bullet"/>
      <w:lvlText w:val="o"/>
      <w:lvlJc w:val="left"/>
      <w:pPr>
        <w:ind w:left="1440" w:hanging="360"/>
      </w:pPr>
      <w:rPr>
        <w:rFonts w:ascii="Courier New" w:hAnsi="Courier New" w:hint="default"/>
      </w:rPr>
    </w:lvl>
    <w:lvl w:ilvl="2" w:tplc="EE0E21D0">
      <w:start w:val="1"/>
      <w:numFmt w:val="bullet"/>
      <w:lvlText w:val=""/>
      <w:lvlJc w:val="left"/>
      <w:pPr>
        <w:ind w:left="2160" w:hanging="360"/>
      </w:pPr>
      <w:rPr>
        <w:rFonts w:ascii="Wingdings" w:hAnsi="Wingdings" w:hint="default"/>
      </w:rPr>
    </w:lvl>
    <w:lvl w:ilvl="3" w:tplc="8FDC62B0">
      <w:start w:val="1"/>
      <w:numFmt w:val="bullet"/>
      <w:lvlText w:val=""/>
      <w:lvlJc w:val="left"/>
      <w:pPr>
        <w:ind w:left="2880" w:hanging="360"/>
      </w:pPr>
      <w:rPr>
        <w:rFonts w:ascii="Symbol" w:hAnsi="Symbol" w:hint="default"/>
      </w:rPr>
    </w:lvl>
    <w:lvl w:ilvl="4" w:tplc="6CE2A6C4">
      <w:start w:val="1"/>
      <w:numFmt w:val="bullet"/>
      <w:lvlText w:val="o"/>
      <w:lvlJc w:val="left"/>
      <w:pPr>
        <w:ind w:left="3600" w:hanging="360"/>
      </w:pPr>
      <w:rPr>
        <w:rFonts w:ascii="Courier New" w:hAnsi="Courier New" w:hint="default"/>
      </w:rPr>
    </w:lvl>
    <w:lvl w:ilvl="5" w:tplc="5F20A546">
      <w:start w:val="1"/>
      <w:numFmt w:val="bullet"/>
      <w:lvlText w:val=""/>
      <w:lvlJc w:val="left"/>
      <w:pPr>
        <w:ind w:left="4320" w:hanging="360"/>
      </w:pPr>
      <w:rPr>
        <w:rFonts w:ascii="Wingdings" w:hAnsi="Wingdings" w:hint="default"/>
      </w:rPr>
    </w:lvl>
    <w:lvl w:ilvl="6" w:tplc="0AA22DE0">
      <w:start w:val="1"/>
      <w:numFmt w:val="bullet"/>
      <w:lvlText w:val=""/>
      <w:lvlJc w:val="left"/>
      <w:pPr>
        <w:ind w:left="5040" w:hanging="360"/>
      </w:pPr>
      <w:rPr>
        <w:rFonts w:ascii="Symbol" w:hAnsi="Symbol" w:hint="default"/>
      </w:rPr>
    </w:lvl>
    <w:lvl w:ilvl="7" w:tplc="5994F668">
      <w:start w:val="1"/>
      <w:numFmt w:val="bullet"/>
      <w:lvlText w:val="o"/>
      <w:lvlJc w:val="left"/>
      <w:pPr>
        <w:ind w:left="5760" w:hanging="360"/>
      </w:pPr>
      <w:rPr>
        <w:rFonts w:ascii="Courier New" w:hAnsi="Courier New" w:hint="default"/>
      </w:rPr>
    </w:lvl>
    <w:lvl w:ilvl="8" w:tplc="844E16F0">
      <w:start w:val="1"/>
      <w:numFmt w:val="bullet"/>
      <w:lvlText w:val=""/>
      <w:lvlJc w:val="left"/>
      <w:pPr>
        <w:ind w:left="6480" w:hanging="360"/>
      </w:pPr>
      <w:rPr>
        <w:rFonts w:ascii="Wingdings" w:hAnsi="Wingdings" w:hint="default"/>
      </w:rPr>
    </w:lvl>
  </w:abstractNum>
  <w:abstractNum w:abstractNumId="100" w15:restartNumberingAfterBreak="0">
    <w:nsid w:val="5F40559A"/>
    <w:multiLevelType w:val="multilevel"/>
    <w:tmpl w:val="6C0220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373BE3"/>
    <w:multiLevelType w:val="hybridMultilevel"/>
    <w:tmpl w:val="7848E9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2" w15:restartNumberingAfterBreak="0">
    <w:nsid w:val="653606EC"/>
    <w:multiLevelType w:val="multilevel"/>
    <w:tmpl w:val="82F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582B0F"/>
    <w:multiLevelType w:val="hybridMultilevel"/>
    <w:tmpl w:val="4A8AF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6010487"/>
    <w:multiLevelType w:val="multilevel"/>
    <w:tmpl w:val="B6767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6E11AC0"/>
    <w:multiLevelType w:val="hybridMultilevel"/>
    <w:tmpl w:val="F6944B5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6" w15:restartNumberingAfterBreak="0">
    <w:nsid w:val="691B7B2E"/>
    <w:multiLevelType w:val="hybridMultilevel"/>
    <w:tmpl w:val="826A84CE"/>
    <w:lvl w:ilvl="0" w:tplc="72F0D738">
      <w:start w:val="1"/>
      <w:numFmt w:val="bullet"/>
      <w:lvlText w:val=""/>
      <w:lvlJc w:val="left"/>
      <w:pPr>
        <w:ind w:left="720" w:hanging="360"/>
      </w:pPr>
      <w:rPr>
        <w:rFonts w:ascii="Symbol" w:hAnsi="Symbol" w:hint="default"/>
      </w:rPr>
    </w:lvl>
    <w:lvl w:ilvl="1" w:tplc="0B621D16">
      <w:start w:val="1"/>
      <w:numFmt w:val="bullet"/>
      <w:lvlText w:val="o"/>
      <w:lvlJc w:val="left"/>
      <w:pPr>
        <w:ind w:left="1440" w:hanging="360"/>
      </w:pPr>
      <w:rPr>
        <w:rFonts w:ascii="Courier New" w:hAnsi="Courier New" w:hint="default"/>
      </w:rPr>
    </w:lvl>
    <w:lvl w:ilvl="2" w:tplc="297E4384">
      <w:start w:val="1"/>
      <w:numFmt w:val="bullet"/>
      <w:lvlText w:val=""/>
      <w:lvlJc w:val="left"/>
      <w:pPr>
        <w:ind w:left="2160" w:hanging="360"/>
      </w:pPr>
      <w:rPr>
        <w:rFonts w:ascii="Wingdings" w:hAnsi="Wingdings" w:hint="default"/>
      </w:rPr>
    </w:lvl>
    <w:lvl w:ilvl="3" w:tplc="6C241BC0">
      <w:start w:val="1"/>
      <w:numFmt w:val="bullet"/>
      <w:lvlText w:val=""/>
      <w:lvlJc w:val="left"/>
      <w:pPr>
        <w:ind w:left="2880" w:hanging="360"/>
      </w:pPr>
      <w:rPr>
        <w:rFonts w:ascii="Symbol" w:hAnsi="Symbol" w:hint="default"/>
      </w:rPr>
    </w:lvl>
    <w:lvl w:ilvl="4" w:tplc="FB1C07C4">
      <w:start w:val="1"/>
      <w:numFmt w:val="bullet"/>
      <w:lvlText w:val="o"/>
      <w:lvlJc w:val="left"/>
      <w:pPr>
        <w:ind w:left="3600" w:hanging="360"/>
      </w:pPr>
      <w:rPr>
        <w:rFonts w:ascii="Courier New" w:hAnsi="Courier New" w:hint="default"/>
      </w:rPr>
    </w:lvl>
    <w:lvl w:ilvl="5" w:tplc="3246F88E">
      <w:start w:val="1"/>
      <w:numFmt w:val="bullet"/>
      <w:lvlText w:val=""/>
      <w:lvlJc w:val="left"/>
      <w:pPr>
        <w:ind w:left="4320" w:hanging="360"/>
      </w:pPr>
      <w:rPr>
        <w:rFonts w:ascii="Wingdings" w:hAnsi="Wingdings" w:hint="default"/>
      </w:rPr>
    </w:lvl>
    <w:lvl w:ilvl="6" w:tplc="0620688C">
      <w:start w:val="1"/>
      <w:numFmt w:val="bullet"/>
      <w:lvlText w:val=""/>
      <w:lvlJc w:val="left"/>
      <w:pPr>
        <w:ind w:left="5040" w:hanging="360"/>
      </w:pPr>
      <w:rPr>
        <w:rFonts w:ascii="Symbol" w:hAnsi="Symbol" w:hint="default"/>
      </w:rPr>
    </w:lvl>
    <w:lvl w:ilvl="7" w:tplc="372026F4">
      <w:start w:val="1"/>
      <w:numFmt w:val="bullet"/>
      <w:lvlText w:val="o"/>
      <w:lvlJc w:val="left"/>
      <w:pPr>
        <w:ind w:left="5760" w:hanging="360"/>
      </w:pPr>
      <w:rPr>
        <w:rFonts w:ascii="Courier New" w:hAnsi="Courier New" w:hint="default"/>
      </w:rPr>
    </w:lvl>
    <w:lvl w:ilvl="8" w:tplc="EBA8375A">
      <w:start w:val="1"/>
      <w:numFmt w:val="bullet"/>
      <w:lvlText w:val=""/>
      <w:lvlJc w:val="left"/>
      <w:pPr>
        <w:ind w:left="6480" w:hanging="360"/>
      </w:pPr>
      <w:rPr>
        <w:rFonts w:ascii="Wingdings" w:hAnsi="Wingdings" w:hint="default"/>
      </w:rPr>
    </w:lvl>
  </w:abstractNum>
  <w:abstractNum w:abstractNumId="107" w15:restartNumberingAfterBreak="0">
    <w:nsid w:val="6A2F4F7E"/>
    <w:multiLevelType w:val="hybridMultilevel"/>
    <w:tmpl w:val="42F0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D32783E"/>
    <w:multiLevelType w:val="hybridMultilevel"/>
    <w:tmpl w:val="7C80A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DC72EBF"/>
    <w:multiLevelType w:val="hybridMultilevel"/>
    <w:tmpl w:val="EC66A2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6E823453"/>
    <w:multiLevelType w:val="multilevel"/>
    <w:tmpl w:val="148C7D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E46D79"/>
    <w:multiLevelType w:val="multilevel"/>
    <w:tmpl w:val="0D32A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FB68B8F"/>
    <w:multiLevelType w:val="hybridMultilevel"/>
    <w:tmpl w:val="2F08A7C4"/>
    <w:lvl w:ilvl="0" w:tplc="0409000F">
      <w:start w:val="1"/>
      <w:numFmt w:val="decimal"/>
      <w:lvlText w:val="%1."/>
      <w:lvlJc w:val="left"/>
      <w:pPr>
        <w:ind w:left="720" w:hanging="360"/>
      </w:pPr>
      <w:rPr>
        <w:rFonts w:hint="default"/>
      </w:rPr>
    </w:lvl>
    <w:lvl w:ilvl="1" w:tplc="9FBEA472">
      <w:start w:val="1"/>
      <w:numFmt w:val="bullet"/>
      <w:lvlText w:val="-"/>
      <w:lvlJc w:val="left"/>
      <w:pPr>
        <w:ind w:left="1440" w:hanging="360"/>
      </w:pPr>
      <w:rPr>
        <w:rFonts w:ascii="Symbol" w:hAnsi="Symbol" w:hint="default"/>
      </w:rPr>
    </w:lvl>
    <w:lvl w:ilvl="2" w:tplc="AFAA851C">
      <w:start w:val="1"/>
      <w:numFmt w:val="bullet"/>
      <w:lvlText w:val=""/>
      <w:lvlJc w:val="left"/>
      <w:pPr>
        <w:ind w:left="2160" w:hanging="360"/>
      </w:pPr>
      <w:rPr>
        <w:rFonts w:ascii="Wingdings" w:hAnsi="Wingdings" w:hint="default"/>
      </w:rPr>
    </w:lvl>
    <w:lvl w:ilvl="3" w:tplc="0B029B70">
      <w:start w:val="1"/>
      <w:numFmt w:val="bullet"/>
      <w:lvlText w:val=""/>
      <w:lvlJc w:val="left"/>
      <w:pPr>
        <w:ind w:left="2880" w:hanging="360"/>
      </w:pPr>
      <w:rPr>
        <w:rFonts w:ascii="Symbol" w:hAnsi="Symbol" w:hint="default"/>
      </w:rPr>
    </w:lvl>
    <w:lvl w:ilvl="4" w:tplc="B16ACA08">
      <w:start w:val="1"/>
      <w:numFmt w:val="bullet"/>
      <w:lvlText w:val="o"/>
      <w:lvlJc w:val="left"/>
      <w:pPr>
        <w:ind w:left="3600" w:hanging="360"/>
      </w:pPr>
      <w:rPr>
        <w:rFonts w:ascii="Courier New" w:hAnsi="Courier New" w:hint="default"/>
      </w:rPr>
    </w:lvl>
    <w:lvl w:ilvl="5" w:tplc="0B2E5176">
      <w:start w:val="1"/>
      <w:numFmt w:val="bullet"/>
      <w:lvlText w:val=""/>
      <w:lvlJc w:val="left"/>
      <w:pPr>
        <w:ind w:left="4320" w:hanging="360"/>
      </w:pPr>
      <w:rPr>
        <w:rFonts w:ascii="Wingdings" w:hAnsi="Wingdings" w:hint="default"/>
      </w:rPr>
    </w:lvl>
    <w:lvl w:ilvl="6" w:tplc="AAFC3610">
      <w:start w:val="1"/>
      <w:numFmt w:val="bullet"/>
      <w:lvlText w:val=""/>
      <w:lvlJc w:val="left"/>
      <w:pPr>
        <w:ind w:left="5040" w:hanging="360"/>
      </w:pPr>
      <w:rPr>
        <w:rFonts w:ascii="Symbol" w:hAnsi="Symbol" w:hint="default"/>
      </w:rPr>
    </w:lvl>
    <w:lvl w:ilvl="7" w:tplc="72F21A6E">
      <w:start w:val="1"/>
      <w:numFmt w:val="bullet"/>
      <w:lvlText w:val="o"/>
      <w:lvlJc w:val="left"/>
      <w:pPr>
        <w:ind w:left="5760" w:hanging="360"/>
      </w:pPr>
      <w:rPr>
        <w:rFonts w:ascii="Courier New" w:hAnsi="Courier New" w:hint="default"/>
      </w:rPr>
    </w:lvl>
    <w:lvl w:ilvl="8" w:tplc="37169A0C">
      <w:start w:val="1"/>
      <w:numFmt w:val="bullet"/>
      <w:lvlText w:val=""/>
      <w:lvlJc w:val="left"/>
      <w:pPr>
        <w:ind w:left="6480" w:hanging="360"/>
      </w:pPr>
      <w:rPr>
        <w:rFonts w:ascii="Wingdings" w:hAnsi="Wingdings" w:hint="default"/>
      </w:rPr>
    </w:lvl>
  </w:abstractNum>
  <w:abstractNum w:abstractNumId="113" w15:restartNumberingAfterBreak="0">
    <w:nsid w:val="7354301F"/>
    <w:multiLevelType w:val="multilevel"/>
    <w:tmpl w:val="B61E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4117783"/>
    <w:multiLevelType w:val="hybridMultilevel"/>
    <w:tmpl w:val="78524B6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 w15:restartNumberingAfterBreak="0">
    <w:nsid w:val="76AA2C29"/>
    <w:multiLevelType w:val="hybridMultilevel"/>
    <w:tmpl w:val="CC880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718413A"/>
    <w:multiLevelType w:val="hybridMultilevel"/>
    <w:tmpl w:val="E5C8EFC2"/>
    <w:lvl w:ilvl="0" w:tplc="9CFE37E4">
      <w:start w:val="1"/>
      <w:numFmt w:val="bullet"/>
      <w:lvlText w:val=""/>
      <w:lvlJc w:val="left"/>
      <w:pPr>
        <w:ind w:left="720" w:hanging="360"/>
      </w:pPr>
      <w:rPr>
        <w:rFonts w:ascii="Symbol" w:hAnsi="Symbol" w:hint="default"/>
      </w:rPr>
    </w:lvl>
    <w:lvl w:ilvl="1" w:tplc="B6FA36F6">
      <w:start w:val="1"/>
      <w:numFmt w:val="bullet"/>
      <w:lvlText w:val="o"/>
      <w:lvlJc w:val="left"/>
      <w:pPr>
        <w:ind w:left="1440" w:hanging="360"/>
      </w:pPr>
      <w:rPr>
        <w:rFonts w:ascii="Courier New" w:hAnsi="Courier New" w:hint="default"/>
      </w:rPr>
    </w:lvl>
    <w:lvl w:ilvl="2" w:tplc="EF72B286">
      <w:start w:val="1"/>
      <w:numFmt w:val="bullet"/>
      <w:lvlText w:val=""/>
      <w:lvlJc w:val="left"/>
      <w:pPr>
        <w:ind w:left="2160" w:hanging="360"/>
      </w:pPr>
      <w:rPr>
        <w:rFonts w:ascii="Wingdings" w:hAnsi="Wingdings" w:hint="default"/>
      </w:rPr>
    </w:lvl>
    <w:lvl w:ilvl="3" w:tplc="4834761A">
      <w:start w:val="1"/>
      <w:numFmt w:val="bullet"/>
      <w:lvlText w:val=""/>
      <w:lvlJc w:val="left"/>
      <w:pPr>
        <w:ind w:left="2880" w:hanging="360"/>
      </w:pPr>
      <w:rPr>
        <w:rFonts w:ascii="Symbol" w:hAnsi="Symbol" w:hint="default"/>
      </w:rPr>
    </w:lvl>
    <w:lvl w:ilvl="4" w:tplc="68CCD620">
      <w:start w:val="1"/>
      <w:numFmt w:val="bullet"/>
      <w:lvlText w:val="o"/>
      <w:lvlJc w:val="left"/>
      <w:pPr>
        <w:ind w:left="3600" w:hanging="360"/>
      </w:pPr>
      <w:rPr>
        <w:rFonts w:ascii="Courier New" w:hAnsi="Courier New" w:hint="default"/>
      </w:rPr>
    </w:lvl>
    <w:lvl w:ilvl="5" w:tplc="28940E2A">
      <w:start w:val="1"/>
      <w:numFmt w:val="bullet"/>
      <w:lvlText w:val=""/>
      <w:lvlJc w:val="left"/>
      <w:pPr>
        <w:ind w:left="4320" w:hanging="360"/>
      </w:pPr>
      <w:rPr>
        <w:rFonts w:ascii="Wingdings" w:hAnsi="Wingdings" w:hint="default"/>
      </w:rPr>
    </w:lvl>
    <w:lvl w:ilvl="6" w:tplc="BE5C6E52">
      <w:start w:val="1"/>
      <w:numFmt w:val="bullet"/>
      <w:lvlText w:val=""/>
      <w:lvlJc w:val="left"/>
      <w:pPr>
        <w:ind w:left="5040" w:hanging="360"/>
      </w:pPr>
      <w:rPr>
        <w:rFonts w:ascii="Symbol" w:hAnsi="Symbol" w:hint="default"/>
      </w:rPr>
    </w:lvl>
    <w:lvl w:ilvl="7" w:tplc="995006AC">
      <w:start w:val="1"/>
      <w:numFmt w:val="bullet"/>
      <w:lvlText w:val="o"/>
      <w:lvlJc w:val="left"/>
      <w:pPr>
        <w:ind w:left="5760" w:hanging="360"/>
      </w:pPr>
      <w:rPr>
        <w:rFonts w:ascii="Courier New" w:hAnsi="Courier New" w:hint="default"/>
      </w:rPr>
    </w:lvl>
    <w:lvl w:ilvl="8" w:tplc="5DE6C4E6">
      <w:start w:val="1"/>
      <w:numFmt w:val="bullet"/>
      <w:lvlText w:val=""/>
      <w:lvlJc w:val="left"/>
      <w:pPr>
        <w:ind w:left="6480" w:hanging="360"/>
      </w:pPr>
      <w:rPr>
        <w:rFonts w:ascii="Wingdings" w:hAnsi="Wingdings" w:hint="default"/>
      </w:rPr>
    </w:lvl>
  </w:abstractNum>
  <w:abstractNum w:abstractNumId="117" w15:restartNumberingAfterBreak="0">
    <w:nsid w:val="7A8415E8"/>
    <w:multiLevelType w:val="hybridMultilevel"/>
    <w:tmpl w:val="4C548502"/>
    <w:lvl w:ilvl="0" w:tplc="15BC3272">
      <w:start w:val="1"/>
      <w:numFmt w:val="bullet"/>
      <w:lvlText w:val="·"/>
      <w:lvlJc w:val="left"/>
      <w:pPr>
        <w:ind w:left="720" w:hanging="360"/>
      </w:pPr>
      <w:rPr>
        <w:rFonts w:ascii="Symbol" w:hAnsi="Symbol" w:hint="default"/>
      </w:rPr>
    </w:lvl>
    <w:lvl w:ilvl="1" w:tplc="96BA00C2">
      <w:start w:val="1"/>
      <w:numFmt w:val="bullet"/>
      <w:lvlText w:val="o"/>
      <w:lvlJc w:val="left"/>
      <w:pPr>
        <w:ind w:left="1440" w:hanging="360"/>
      </w:pPr>
      <w:rPr>
        <w:rFonts w:ascii="Courier New" w:hAnsi="Courier New" w:hint="default"/>
      </w:rPr>
    </w:lvl>
    <w:lvl w:ilvl="2" w:tplc="4E8CB946">
      <w:start w:val="1"/>
      <w:numFmt w:val="bullet"/>
      <w:lvlText w:val=""/>
      <w:lvlJc w:val="left"/>
      <w:pPr>
        <w:ind w:left="2160" w:hanging="360"/>
      </w:pPr>
      <w:rPr>
        <w:rFonts w:ascii="Wingdings" w:hAnsi="Wingdings" w:hint="default"/>
      </w:rPr>
    </w:lvl>
    <w:lvl w:ilvl="3" w:tplc="6A9A3252">
      <w:start w:val="1"/>
      <w:numFmt w:val="bullet"/>
      <w:lvlText w:val=""/>
      <w:lvlJc w:val="left"/>
      <w:pPr>
        <w:ind w:left="2880" w:hanging="360"/>
      </w:pPr>
      <w:rPr>
        <w:rFonts w:ascii="Symbol" w:hAnsi="Symbol" w:hint="default"/>
      </w:rPr>
    </w:lvl>
    <w:lvl w:ilvl="4" w:tplc="EA68602A">
      <w:start w:val="1"/>
      <w:numFmt w:val="bullet"/>
      <w:lvlText w:val="o"/>
      <w:lvlJc w:val="left"/>
      <w:pPr>
        <w:ind w:left="3600" w:hanging="360"/>
      </w:pPr>
      <w:rPr>
        <w:rFonts w:ascii="Courier New" w:hAnsi="Courier New" w:hint="default"/>
      </w:rPr>
    </w:lvl>
    <w:lvl w:ilvl="5" w:tplc="822E9522">
      <w:start w:val="1"/>
      <w:numFmt w:val="bullet"/>
      <w:lvlText w:val=""/>
      <w:lvlJc w:val="left"/>
      <w:pPr>
        <w:ind w:left="4320" w:hanging="360"/>
      </w:pPr>
      <w:rPr>
        <w:rFonts w:ascii="Wingdings" w:hAnsi="Wingdings" w:hint="default"/>
      </w:rPr>
    </w:lvl>
    <w:lvl w:ilvl="6" w:tplc="D0140DD8">
      <w:start w:val="1"/>
      <w:numFmt w:val="bullet"/>
      <w:lvlText w:val=""/>
      <w:lvlJc w:val="left"/>
      <w:pPr>
        <w:ind w:left="5040" w:hanging="360"/>
      </w:pPr>
      <w:rPr>
        <w:rFonts w:ascii="Symbol" w:hAnsi="Symbol" w:hint="default"/>
      </w:rPr>
    </w:lvl>
    <w:lvl w:ilvl="7" w:tplc="7D50DDC6">
      <w:start w:val="1"/>
      <w:numFmt w:val="bullet"/>
      <w:lvlText w:val="o"/>
      <w:lvlJc w:val="left"/>
      <w:pPr>
        <w:ind w:left="5760" w:hanging="360"/>
      </w:pPr>
      <w:rPr>
        <w:rFonts w:ascii="Courier New" w:hAnsi="Courier New" w:hint="default"/>
      </w:rPr>
    </w:lvl>
    <w:lvl w:ilvl="8" w:tplc="7DD847B2">
      <w:start w:val="1"/>
      <w:numFmt w:val="bullet"/>
      <w:lvlText w:val=""/>
      <w:lvlJc w:val="left"/>
      <w:pPr>
        <w:ind w:left="6480" w:hanging="360"/>
      </w:pPr>
      <w:rPr>
        <w:rFonts w:ascii="Wingdings" w:hAnsi="Wingdings" w:hint="default"/>
      </w:rPr>
    </w:lvl>
  </w:abstractNum>
  <w:abstractNum w:abstractNumId="118" w15:restartNumberingAfterBreak="0">
    <w:nsid w:val="7B98BC2F"/>
    <w:multiLevelType w:val="hybridMultilevel"/>
    <w:tmpl w:val="33A0C880"/>
    <w:lvl w:ilvl="0" w:tplc="4F6AECEA">
      <w:start w:val="1"/>
      <w:numFmt w:val="bullet"/>
      <w:lvlText w:val=""/>
      <w:lvlJc w:val="left"/>
      <w:pPr>
        <w:ind w:left="720" w:hanging="360"/>
      </w:pPr>
      <w:rPr>
        <w:rFonts w:ascii="Symbol" w:hAnsi="Symbol" w:hint="default"/>
      </w:rPr>
    </w:lvl>
    <w:lvl w:ilvl="1" w:tplc="650CEC5A">
      <w:start w:val="1"/>
      <w:numFmt w:val="bullet"/>
      <w:lvlText w:val="o"/>
      <w:lvlJc w:val="left"/>
      <w:pPr>
        <w:ind w:left="1440" w:hanging="360"/>
      </w:pPr>
      <w:rPr>
        <w:rFonts w:ascii="Courier New" w:hAnsi="Courier New" w:hint="default"/>
      </w:rPr>
    </w:lvl>
    <w:lvl w:ilvl="2" w:tplc="C58ABF28">
      <w:start w:val="1"/>
      <w:numFmt w:val="bullet"/>
      <w:lvlText w:val=""/>
      <w:lvlJc w:val="left"/>
      <w:pPr>
        <w:ind w:left="2160" w:hanging="360"/>
      </w:pPr>
      <w:rPr>
        <w:rFonts w:ascii="Wingdings" w:hAnsi="Wingdings" w:hint="default"/>
      </w:rPr>
    </w:lvl>
    <w:lvl w:ilvl="3" w:tplc="D8CCA258">
      <w:start w:val="1"/>
      <w:numFmt w:val="bullet"/>
      <w:lvlText w:val=""/>
      <w:lvlJc w:val="left"/>
      <w:pPr>
        <w:ind w:left="2880" w:hanging="360"/>
      </w:pPr>
      <w:rPr>
        <w:rFonts w:ascii="Symbol" w:hAnsi="Symbol" w:hint="default"/>
      </w:rPr>
    </w:lvl>
    <w:lvl w:ilvl="4" w:tplc="8D0A3420">
      <w:start w:val="1"/>
      <w:numFmt w:val="bullet"/>
      <w:lvlText w:val="o"/>
      <w:lvlJc w:val="left"/>
      <w:pPr>
        <w:ind w:left="3600" w:hanging="360"/>
      </w:pPr>
      <w:rPr>
        <w:rFonts w:ascii="Courier New" w:hAnsi="Courier New" w:hint="default"/>
      </w:rPr>
    </w:lvl>
    <w:lvl w:ilvl="5" w:tplc="FC6E9918">
      <w:start w:val="1"/>
      <w:numFmt w:val="bullet"/>
      <w:lvlText w:val=""/>
      <w:lvlJc w:val="left"/>
      <w:pPr>
        <w:ind w:left="4320" w:hanging="360"/>
      </w:pPr>
      <w:rPr>
        <w:rFonts w:ascii="Wingdings" w:hAnsi="Wingdings" w:hint="default"/>
      </w:rPr>
    </w:lvl>
    <w:lvl w:ilvl="6" w:tplc="C9485E22">
      <w:start w:val="1"/>
      <w:numFmt w:val="bullet"/>
      <w:lvlText w:val=""/>
      <w:lvlJc w:val="left"/>
      <w:pPr>
        <w:ind w:left="5040" w:hanging="360"/>
      </w:pPr>
      <w:rPr>
        <w:rFonts w:ascii="Symbol" w:hAnsi="Symbol" w:hint="default"/>
      </w:rPr>
    </w:lvl>
    <w:lvl w:ilvl="7" w:tplc="C9C89ED2">
      <w:start w:val="1"/>
      <w:numFmt w:val="bullet"/>
      <w:lvlText w:val="o"/>
      <w:lvlJc w:val="left"/>
      <w:pPr>
        <w:ind w:left="5760" w:hanging="360"/>
      </w:pPr>
      <w:rPr>
        <w:rFonts w:ascii="Courier New" w:hAnsi="Courier New" w:hint="default"/>
      </w:rPr>
    </w:lvl>
    <w:lvl w:ilvl="8" w:tplc="44FE3BF0">
      <w:start w:val="1"/>
      <w:numFmt w:val="bullet"/>
      <w:lvlText w:val=""/>
      <w:lvlJc w:val="left"/>
      <w:pPr>
        <w:ind w:left="6480" w:hanging="360"/>
      </w:pPr>
      <w:rPr>
        <w:rFonts w:ascii="Wingdings" w:hAnsi="Wingdings" w:hint="default"/>
      </w:rPr>
    </w:lvl>
  </w:abstractNum>
  <w:abstractNum w:abstractNumId="119" w15:restartNumberingAfterBreak="0">
    <w:nsid w:val="7BBF2A36"/>
    <w:multiLevelType w:val="hybridMultilevel"/>
    <w:tmpl w:val="03B6C8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0" w15:restartNumberingAfterBreak="0">
    <w:nsid w:val="7CC88419"/>
    <w:multiLevelType w:val="hybridMultilevel"/>
    <w:tmpl w:val="57F6FB30"/>
    <w:lvl w:ilvl="0" w:tplc="1E62F496">
      <w:start w:val="1"/>
      <w:numFmt w:val="bullet"/>
      <w:lvlText w:val=""/>
      <w:lvlJc w:val="left"/>
      <w:pPr>
        <w:ind w:left="720" w:hanging="360"/>
      </w:pPr>
      <w:rPr>
        <w:rFonts w:ascii="Symbol" w:hAnsi="Symbol" w:hint="default"/>
      </w:rPr>
    </w:lvl>
    <w:lvl w:ilvl="1" w:tplc="9E5CA46C">
      <w:start w:val="1"/>
      <w:numFmt w:val="bullet"/>
      <w:lvlText w:val="o"/>
      <w:lvlJc w:val="left"/>
      <w:pPr>
        <w:ind w:left="1440" w:hanging="360"/>
      </w:pPr>
      <w:rPr>
        <w:rFonts w:ascii="Courier New" w:hAnsi="Courier New" w:hint="default"/>
      </w:rPr>
    </w:lvl>
    <w:lvl w:ilvl="2" w:tplc="44303D58">
      <w:start w:val="1"/>
      <w:numFmt w:val="bullet"/>
      <w:lvlText w:val=""/>
      <w:lvlJc w:val="left"/>
      <w:pPr>
        <w:ind w:left="2160" w:hanging="360"/>
      </w:pPr>
      <w:rPr>
        <w:rFonts w:ascii="Wingdings" w:hAnsi="Wingdings" w:hint="default"/>
      </w:rPr>
    </w:lvl>
    <w:lvl w:ilvl="3" w:tplc="EC5E724A">
      <w:start w:val="1"/>
      <w:numFmt w:val="bullet"/>
      <w:lvlText w:val=""/>
      <w:lvlJc w:val="left"/>
      <w:pPr>
        <w:ind w:left="2880" w:hanging="360"/>
      </w:pPr>
      <w:rPr>
        <w:rFonts w:ascii="Symbol" w:hAnsi="Symbol" w:hint="default"/>
      </w:rPr>
    </w:lvl>
    <w:lvl w:ilvl="4" w:tplc="18222C4C">
      <w:start w:val="1"/>
      <w:numFmt w:val="bullet"/>
      <w:lvlText w:val="o"/>
      <w:lvlJc w:val="left"/>
      <w:pPr>
        <w:ind w:left="3600" w:hanging="360"/>
      </w:pPr>
      <w:rPr>
        <w:rFonts w:ascii="Courier New" w:hAnsi="Courier New" w:hint="default"/>
      </w:rPr>
    </w:lvl>
    <w:lvl w:ilvl="5" w:tplc="BCD004E2">
      <w:start w:val="1"/>
      <w:numFmt w:val="bullet"/>
      <w:lvlText w:val=""/>
      <w:lvlJc w:val="left"/>
      <w:pPr>
        <w:ind w:left="4320" w:hanging="360"/>
      </w:pPr>
      <w:rPr>
        <w:rFonts w:ascii="Wingdings" w:hAnsi="Wingdings" w:hint="default"/>
      </w:rPr>
    </w:lvl>
    <w:lvl w:ilvl="6" w:tplc="9EC69250">
      <w:start w:val="1"/>
      <w:numFmt w:val="bullet"/>
      <w:lvlText w:val=""/>
      <w:lvlJc w:val="left"/>
      <w:pPr>
        <w:ind w:left="5040" w:hanging="360"/>
      </w:pPr>
      <w:rPr>
        <w:rFonts w:ascii="Symbol" w:hAnsi="Symbol" w:hint="default"/>
      </w:rPr>
    </w:lvl>
    <w:lvl w:ilvl="7" w:tplc="B3681842">
      <w:start w:val="1"/>
      <w:numFmt w:val="bullet"/>
      <w:lvlText w:val="o"/>
      <w:lvlJc w:val="left"/>
      <w:pPr>
        <w:ind w:left="5760" w:hanging="360"/>
      </w:pPr>
      <w:rPr>
        <w:rFonts w:ascii="Courier New" w:hAnsi="Courier New" w:hint="default"/>
      </w:rPr>
    </w:lvl>
    <w:lvl w:ilvl="8" w:tplc="F78426EE">
      <w:start w:val="1"/>
      <w:numFmt w:val="bullet"/>
      <w:lvlText w:val=""/>
      <w:lvlJc w:val="left"/>
      <w:pPr>
        <w:ind w:left="6480" w:hanging="360"/>
      </w:pPr>
      <w:rPr>
        <w:rFonts w:ascii="Wingdings" w:hAnsi="Wingdings" w:hint="default"/>
      </w:rPr>
    </w:lvl>
  </w:abstractNum>
  <w:abstractNum w:abstractNumId="121" w15:restartNumberingAfterBreak="0">
    <w:nsid w:val="7D6EBA77"/>
    <w:multiLevelType w:val="hybridMultilevel"/>
    <w:tmpl w:val="485669A8"/>
    <w:lvl w:ilvl="0" w:tplc="C8C6EBAC">
      <w:start w:val="1"/>
      <w:numFmt w:val="bullet"/>
      <w:lvlText w:val=""/>
      <w:lvlJc w:val="left"/>
      <w:pPr>
        <w:ind w:left="720" w:hanging="360"/>
      </w:pPr>
      <w:rPr>
        <w:rFonts w:ascii="Symbol" w:hAnsi="Symbol" w:hint="default"/>
      </w:rPr>
    </w:lvl>
    <w:lvl w:ilvl="1" w:tplc="C77218B4">
      <w:start w:val="1"/>
      <w:numFmt w:val="bullet"/>
      <w:lvlText w:val="o"/>
      <w:lvlJc w:val="left"/>
      <w:pPr>
        <w:ind w:left="1440" w:hanging="360"/>
      </w:pPr>
      <w:rPr>
        <w:rFonts w:ascii="Courier New" w:hAnsi="Courier New" w:hint="default"/>
      </w:rPr>
    </w:lvl>
    <w:lvl w:ilvl="2" w:tplc="F83E1EE2">
      <w:start w:val="1"/>
      <w:numFmt w:val="bullet"/>
      <w:lvlText w:val=""/>
      <w:lvlJc w:val="left"/>
      <w:pPr>
        <w:ind w:left="2160" w:hanging="360"/>
      </w:pPr>
      <w:rPr>
        <w:rFonts w:ascii="Wingdings" w:hAnsi="Wingdings" w:hint="default"/>
      </w:rPr>
    </w:lvl>
    <w:lvl w:ilvl="3" w:tplc="084C99FE">
      <w:start w:val="1"/>
      <w:numFmt w:val="bullet"/>
      <w:lvlText w:val=""/>
      <w:lvlJc w:val="left"/>
      <w:pPr>
        <w:ind w:left="2880" w:hanging="360"/>
      </w:pPr>
      <w:rPr>
        <w:rFonts w:ascii="Symbol" w:hAnsi="Symbol" w:hint="default"/>
      </w:rPr>
    </w:lvl>
    <w:lvl w:ilvl="4" w:tplc="31609896">
      <w:start w:val="1"/>
      <w:numFmt w:val="bullet"/>
      <w:lvlText w:val="o"/>
      <w:lvlJc w:val="left"/>
      <w:pPr>
        <w:ind w:left="3600" w:hanging="360"/>
      </w:pPr>
      <w:rPr>
        <w:rFonts w:ascii="Courier New" w:hAnsi="Courier New" w:hint="default"/>
      </w:rPr>
    </w:lvl>
    <w:lvl w:ilvl="5" w:tplc="4606BB40">
      <w:start w:val="1"/>
      <w:numFmt w:val="bullet"/>
      <w:lvlText w:val=""/>
      <w:lvlJc w:val="left"/>
      <w:pPr>
        <w:ind w:left="4320" w:hanging="360"/>
      </w:pPr>
      <w:rPr>
        <w:rFonts w:ascii="Wingdings" w:hAnsi="Wingdings" w:hint="default"/>
      </w:rPr>
    </w:lvl>
    <w:lvl w:ilvl="6" w:tplc="35D0B34C">
      <w:start w:val="1"/>
      <w:numFmt w:val="bullet"/>
      <w:lvlText w:val=""/>
      <w:lvlJc w:val="left"/>
      <w:pPr>
        <w:ind w:left="5040" w:hanging="360"/>
      </w:pPr>
      <w:rPr>
        <w:rFonts w:ascii="Symbol" w:hAnsi="Symbol" w:hint="default"/>
      </w:rPr>
    </w:lvl>
    <w:lvl w:ilvl="7" w:tplc="FBF46BFA">
      <w:start w:val="1"/>
      <w:numFmt w:val="bullet"/>
      <w:lvlText w:val="o"/>
      <w:lvlJc w:val="left"/>
      <w:pPr>
        <w:ind w:left="5760" w:hanging="360"/>
      </w:pPr>
      <w:rPr>
        <w:rFonts w:ascii="Courier New" w:hAnsi="Courier New" w:hint="default"/>
      </w:rPr>
    </w:lvl>
    <w:lvl w:ilvl="8" w:tplc="C994D352">
      <w:start w:val="1"/>
      <w:numFmt w:val="bullet"/>
      <w:lvlText w:val=""/>
      <w:lvlJc w:val="left"/>
      <w:pPr>
        <w:ind w:left="6480" w:hanging="360"/>
      </w:pPr>
      <w:rPr>
        <w:rFonts w:ascii="Wingdings" w:hAnsi="Wingdings" w:hint="default"/>
      </w:rPr>
    </w:lvl>
  </w:abstractNum>
  <w:abstractNum w:abstractNumId="122" w15:restartNumberingAfterBreak="0">
    <w:nsid w:val="7DE75BC8"/>
    <w:multiLevelType w:val="multilevel"/>
    <w:tmpl w:val="85C8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EBE1228"/>
    <w:multiLevelType w:val="hybridMultilevel"/>
    <w:tmpl w:val="526678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4" w15:restartNumberingAfterBreak="0">
    <w:nsid w:val="7F925642"/>
    <w:multiLevelType w:val="hybridMultilevel"/>
    <w:tmpl w:val="AE7087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6"/>
  </w:num>
  <w:num w:numId="2">
    <w:abstractNumId w:val="41"/>
  </w:num>
  <w:num w:numId="3">
    <w:abstractNumId w:val="106"/>
  </w:num>
  <w:num w:numId="4">
    <w:abstractNumId w:val="38"/>
  </w:num>
  <w:num w:numId="5">
    <w:abstractNumId w:val="30"/>
  </w:num>
  <w:num w:numId="6">
    <w:abstractNumId w:val="118"/>
  </w:num>
  <w:num w:numId="7">
    <w:abstractNumId w:val="25"/>
  </w:num>
  <w:num w:numId="8">
    <w:abstractNumId w:val="52"/>
  </w:num>
  <w:num w:numId="9">
    <w:abstractNumId w:val="121"/>
  </w:num>
  <w:num w:numId="10">
    <w:abstractNumId w:val="72"/>
  </w:num>
  <w:num w:numId="11">
    <w:abstractNumId w:val="99"/>
  </w:num>
  <w:num w:numId="12">
    <w:abstractNumId w:val="120"/>
  </w:num>
  <w:num w:numId="13">
    <w:abstractNumId w:val="70"/>
  </w:num>
  <w:num w:numId="14">
    <w:abstractNumId w:val="67"/>
  </w:num>
  <w:num w:numId="15">
    <w:abstractNumId w:val="64"/>
  </w:num>
  <w:num w:numId="16">
    <w:abstractNumId w:val="65"/>
  </w:num>
  <w:num w:numId="17">
    <w:abstractNumId w:val="31"/>
  </w:num>
  <w:num w:numId="18">
    <w:abstractNumId w:val="116"/>
  </w:num>
  <w:num w:numId="19">
    <w:abstractNumId w:val="117"/>
  </w:num>
  <w:num w:numId="20">
    <w:abstractNumId w:val="112"/>
  </w:num>
  <w:num w:numId="21">
    <w:abstractNumId w:val="89"/>
  </w:num>
  <w:num w:numId="22">
    <w:abstractNumId w:val="47"/>
  </w:num>
  <w:num w:numId="23">
    <w:abstractNumId w:val="62"/>
  </w:num>
  <w:num w:numId="24">
    <w:abstractNumId w:val="34"/>
  </w:num>
  <w:num w:numId="25">
    <w:abstractNumId w:val="82"/>
  </w:num>
  <w:num w:numId="26">
    <w:abstractNumId w:val="42"/>
  </w:num>
  <w:num w:numId="27">
    <w:abstractNumId w:val="10"/>
  </w:num>
  <w:num w:numId="28">
    <w:abstractNumId w:val="14"/>
  </w:num>
  <w:num w:numId="29">
    <w:abstractNumId w:val="45"/>
  </w:num>
  <w:num w:numId="30">
    <w:abstractNumId w:val="93"/>
  </w:num>
  <w:num w:numId="31">
    <w:abstractNumId w:val="66"/>
  </w:num>
  <w:num w:numId="32">
    <w:abstractNumId w:val="12"/>
  </w:num>
  <w:num w:numId="33">
    <w:abstractNumId w:val="20"/>
  </w:num>
  <w:num w:numId="34">
    <w:abstractNumId w:val="88"/>
  </w:num>
  <w:num w:numId="35">
    <w:abstractNumId w:val="77"/>
  </w:num>
  <w:num w:numId="36">
    <w:abstractNumId w:val="9"/>
  </w:num>
  <w:num w:numId="37">
    <w:abstractNumId w:val="7"/>
  </w:num>
  <w:num w:numId="38">
    <w:abstractNumId w:val="6"/>
  </w:num>
  <w:num w:numId="39">
    <w:abstractNumId w:val="5"/>
  </w:num>
  <w:num w:numId="40">
    <w:abstractNumId w:val="4"/>
  </w:num>
  <w:num w:numId="41">
    <w:abstractNumId w:val="8"/>
  </w:num>
  <w:num w:numId="42">
    <w:abstractNumId w:val="3"/>
  </w:num>
  <w:num w:numId="43">
    <w:abstractNumId w:val="2"/>
  </w:num>
  <w:num w:numId="44">
    <w:abstractNumId w:val="1"/>
  </w:num>
  <w:num w:numId="45">
    <w:abstractNumId w:val="0"/>
  </w:num>
  <w:num w:numId="46">
    <w:abstractNumId w:val="11"/>
  </w:num>
  <w:num w:numId="47">
    <w:abstractNumId w:val="74"/>
  </w:num>
  <w:num w:numId="48">
    <w:abstractNumId w:val="56"/>
  </w:num>
  <w:num w:numId="49">
    <w:abstractNumId w:val="50"/>
  </w:num>
  <w:num w:numId="50">
    <w:abstractNumId w:val="114"/>
  </w:num>
  <w:num w:numId="51">
    <w:abstractNumId w:val="39"/>
  </w:num>
  <w:num w:numId="52">
    <w:abstractNumId w:val="98"/>
  </w:num>
  <w:num w:numId="53">
    <w:abstractNumId w:val="59"/>
  </w:num>
  <w:num w:numId="54">
    <w:abstractNumId w:val="109"/>
  </w:num>
  <w:num w:numId="55">
    <w:abstractNumId w:val="23"/>
  </w:num>
  <w:num w:numId="56">
    <w:abstractNumId w:val="16"/>
  </w:num>
  <w:num w:numId="57">
    <w:abstractNumId w:val="97"/>
  </w:num>
  <w:num w:numId="58">
    <w:abstractNumId w:val="27"/>
  </w:num>
  <w:num w:numId="59">
    <w:abstractNumId w:val="73"/>
  </w:num>
  <w:num w:numId="60">
    <w:abstractNumId w:val="80"/>
  </w:num>
  <w:num w:numId="61">
    <w:abstractNumId w:val="55"/>
  </w:num>
  <w:num w:numId="62">
    <w:abstractNumId w:val="13"/>
  </w:num>
  <w:num w:numId="63">
    <w:abstractNumId w:val="96"/>
  </w:num>
  <w:num w:numId="64">
    <w:abstractNumId w:val="68"/>
  </w:num>
  <w:num w:numId="65">
    <w:abstractNumId w:val="71"/>
  </w:num>
  <w:num w:numId="66">
    <w:abstractNumId w:val="107"/>
  </w:num>
  <w:num w:numId="67">
    <w:abstractNumId w:val="79"/>
  </w:num>
  <w:num w:numId="68">
    <w:abstractNumId w:val="37"/>
  </w:num>
  <w:num w:numId="69">
    <w:abstractNumId w:val="15"/>
  </w:num>
  <w:num w:numId="70">
    <w:abstractNumId w:val="78"/>
  </w:num>
  <w:num w:numId="71">
    <w:abstractNumId w:val="57"/>
  </w:num>
  <w:num w:numId="72">
    <w:abstractNumId w:val="69"/>
  </w:num>
  <w:num w:numId="73">
    <w:abstractNumId w:val="33"/>
  </w:num>
  <w:num w:numId="74">
    <w:abstractNumId w:val="113"/>
  </w:num>
  <w:num w:numId="75">
    <w:abstractNumId w:val="17"/>
  </w:num>
  <w:num w:numId="76">
    <w:abstractNumId w:val="63"/>
  </w:num>
  <w:num w:numId="77">
    <w:abstractNumId w:val="100"/>
  </w:num>
  <w:num w:numId="78">
    <w:abstractNumId w:val="43"/>
  </w:num>
  <w:num w:numId="79">
    <w:abstractNumId w:val="83"/>
  </w:num>
  <w:num w:numId="80">
    <w:abstractNumId w:val="51"/>
  </w:num>
  <w:num w:numId="81">
    <w:abstractNumId w:val="53"/>
  </w:num>
  <w:num w:numId="82">
    <w:abstractNumId w:val="91"/>
  </w:num>
  <w:num w:numId="83">
    <w:abstractNumId w:val="95"/>
  </w:num>
  <w:num w:numId="84">
    <w:abstractNumId w:val="61"/>
  </w:num>
  <w:num w:numId="85">
    <w:abstractNumId w:val="49"/>
  </w:num>
  <w:num w:numId="86">
    <w:abstractNumId w:val="18"/>
  </w:num>
  <w:num w:numId="87">
    <w:abstractNumId w:val="84"/>
  </w:num>
  <w:num w:numId="88">
    <w:abstractNumId w:val="48"/>
  </w:num>
  <w:num w:numId="89">
    <w:abstractNumId w:val="32"/>
  </w:num>
  <w:num w:numId="90">
    <w:abstractNumId w:val="28"/>
  </w:num>
  <w:num w:numId="91">
    <w:abstractNumId w:val="76"/>
  </w:num>
  <w:num w:numId="92">
    <w:abstractNumId w:val="60"/>
  </w:num>
  <w:num w:numId="93">
    <w:abstractNumId w:val="122"/>
  </w:num>
  <w:num w:numId="94">
    <w:abstractNumId w:val="36"/>
  </w:num>
  <w:num w:numId="95">
    <w:abstractNumId w:val="22"/>
  </w:num>
  <w:num w:numId="96">
    <w:abstractNumId w:val="123"/>
  </w:num>
  <w:num w:numId="97">
    <w:abstractNumId w:val="87"/>
  </w:num>
  <w:num w:numId="98">
    <w:abstractNumId w:val="105"/>
  </w:num>
  <w:num w:numId="99">
    <w:abstractNumId w:val="124"/>
  </w:num>
  <w:num w:numId="100">
    <w:abstractNumId w:val="110"/>
  </w:num>
  <w:num w:numId="101">
    <w:abstractNumId w:val="81"/>
  </w:num>
  <w:num w:numId="102">
    <w:abstractNumId w:val="108"/>
  </w:num>
  <w:num w:numId="103">
    <w:abstractNumId w:val="46"/>
  </w:num>
  <w:num w:numId="104">
    <w:abstractNumId w:val="21"/>
  </w:num>
  <w:num w:numId="105">
    <w:abstractNumId w:val="54"/>
  </w:num>
  <w:num w:numId="106">
    <w:abstractNumId w:val="94"/>
  </w:num>
  <w:num w:numId="107">
    <w:abstractNumId w:val="44"/>
  </w:num>
  <w:num w:numId="108">
    <w:abstractNumId w:val="115"/>
  </w:num>
  <w:num w:numId="109">
    <w:abstractNumId w:val="75"/>
  </w:num>
  <w:num w:numId="110">
    <w:abstractNumId w:val="103"/>
  </w:num>
  <w:num w:numId="111">
    <w:abstractNumId w:val="119"/>
  </w:num>
  <w:num w:numId="112">
    <w:abstractNumId w:val="90"/>
  </w:num>
  <w:num w:numId="113">
    <w:abstractNumId w:val="24"/>
  </w:num>
  <w:num w:numId="114">
    <w:abstractNumId w:val="92"/>
  </w:num>
  <w:num w:numId="115">
    <w:abstractNumId w:val="35"/>
  </w:num>
  <w:num w:numId="116">
    <w:abstractNumId w:val="104"/>
  </w:num>
  <w:num w:numId="117">
    <w:abstractNumId w:val="40"/>
  </w:num>
  <w:num w:numId="118">
    <w:abstractNumId w:val="111"/>
  </w:num>
  <w:num w:numId="119">
    <w:abstractNumId w:val="58"/>
  </w:num>
  <w:num w:numId="120">
    <w:abstractNumId w:val="102"/>
  </w:num>
  <w:num w:numId="121">
    <w:abstractNumId w:val="26"/>
  </w:num>
  <w:num w:numId="122">
    <w:abstractNumId w:val="85"/>
  </w:num>
  <w:num w:numId="123">
    <w:abstractNumId w:val="19"/>
  </w:num>
  <w:num w:numId="124">
    <w:abstractNumId w:val="101"/>
  </w:num>
  <w:num w:numId="125">
    <w:abstractNumId w:val="29"/>
  </w:num>
  <w:numIdMacAtCleanup w:val="1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ùi Anh Quốc">
    <w15:presenceInfo w15:providerId="None" w15:userId="Bùi Anh Quố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3E4CC8"/>
    <w:rsid w:val="00042C6A"/>
    <w:rsid w:val="000643E9"/>
    <w:rsid w:val="000C4FC8"/>
    <w:rsid w:val="000F203C"/>
    <w:rsid w:val="001168E1"/>
    <w:rsid w:val="00117F99"/>
    <w:rsid w:val="00144D89"/>
    <w:rsid w:val="00157A75"/>
    <w:rsid w:val="0018493E"/>
    <w:rsid w:val="002451F3"/>
    <w:rsid w:val="00247B5D"/>
    <w:rsid w:val="002519AA"/>
    <w:rsid w:val="00253F32"/>
    <w:rsid w:val="0027174F"/>
    <w:rsid w:val="00273150"/>
    <w:rsid w:val="002E13C1"/>
    <w:rsid w:val="002F741D"/>
    <w:rsid w:val="0030392F"/>
    <w:rsid w:val="00350B19"/>
    <w:rsid w:val="003C0D15"/>
    <w:rsid w:val="004645E8"/>
    <w:rsid w:val="00464814"/>
    <w:rsid w:val="004E36C4"/>
    <w:rsid w:val="00525764"/>
    <w:rsid w:val="00541B50"/>
    <w:rsid w:val="005437A2"/>
    <w:rsid w:val="00551939"/>
    <w:rsid w:val="00582308"/>
    <w:rsid w:val="005B7F7A"/>
    <w:rsid w:val="006B3232"/>
    <w:rsid w:val="006D4348"/>
    <w:rsid w:val="006E7830"/>
    <w:rsid w:val="006F3120"/>
    <w:rsid w:val="0073094E"/>
    <w:rsid w:val="007B778B"/>
    <w:rsid w:val="008061D2"/>
    <w:rsid w:val="0083083C"/>
    <w:rsid w:val="00844201"/>
    <w:rsid w:val="008A227C"/>
    <w:rsid w:val="009310E7"/>
    <w:rsid w:val="009367A4"/>
    <w:rsid w:val="00953CAE"/>
    <w:rsid w:val="00A324FB"/>
    <w:rsid w:val="00A32AE2"/>
    <w:rsid w:val="00A32C73"/>
    <w:rsid w:val="00A47B1C"/>
    <w:rsid w:val="00A6211F"/>
    <w:rsid w:val="00A67F71"/>
    <w:rsid w:val="00A7576A"/>
    <w:rsid w:val="00AB1AC4"/>
    <w:rsid w:val="00B87CF0"/>
    <w:rsid w:val="00BA599F"/>
    <w:rsid w:val="00BB5D39"/>
    <w:rsid w:val="00C32EEF"/>
    <w:rsid w:val="00C377F2"/>
    <w:rsid w:val="00C55D54"/>
    <w:rsid w:val="00C804EF"/>
    <w:rsid w:val="00CA1ECF"/>
    <w:rsid w:val="00CE409E"/>
    <w:rsid w:val="00CF1991"/>
    <w:rsid w:val="00D9504E"/>
    <w:rsid w:val="00DA546B"/>
    <w:rsid w:val="00DB286B"/>
    <w:rsid w:val="00DC1634"/>
    <w:rsid w:val="00DE0B9F"/>
    <w:rsid w:val="00E01FB7"/>
    <w:rsid w:val="00E17D9A"/>
    <w:rsid w:val="00E60C68"/>
    <w:rsid w:val="00E8484A"/>
    <w:rsid w:val="00EB584A"/>
    <w:rsid w:val="00EC1FC2"/>
    <w:rsid w:val="00EE1F8D"/>
    <w:rsid w:val="00EE699A"/>
    <w:rsid w:val="00F443D4"/>
    <w:rsid w:val="00F46630"/>
    <w:rsid w:val="00F626DE"/>
    <w:rsid w:val="00FD3A47"/>
    <w:rsid w:val="00FE4D28"/>
    <w:rsid w:val="053C9DC7"/>
    <w:rsid w:val="05A1A59B"/>
    <w:rsid w:val="0687CF40"/>
    <w:rsid w:val="06A71B70"/>
    <w:rsid w:val="0852B2C6"/>
    <w:rsid w:val="099BD559"/>
    <w:rsid w:val="0A02C7DC"/>
    <w:rsid w:val="0A348F6F"/>
    <w:rsid w:val="0A486AB7"/>
    <w:rsid w:val="0A7A7ECC"/>
    <w:rsid w:val="0A8C39F7"/>
    <w:rsid w:val="0B8311FC"/>
    <w:rsid w:val="0D35A10C"/>
    <w:rsid w:val="0E0E9982"/>
    <w:rsid w:val="0EDA1134"/>
    <w:rsid w:val="0EED5326"/>
    <w:rsid w:val="0EF3D8B2"/>
    <w:rsid w:val="0F03C9F5"/>
    <w:rsid w:val="0F18B0D5"/>
    <w:rsid w:val="103B4614"/>
    <w:rsid w:val="1124CAF2"/>
    <w:rsid w:val="117F0E86"/>
    <w:rsid w:val="139C8817"/>
    <w:rsid w:val="1459CE71"/>
    <w:rsid w:val="14F3EC31"/>
    <w:rsid w:val="1569153F"/>
    <w:rsid w:val="15E70095"/>
    <w:rsid w:val="169252C9"/>
    <w:rsid w:val="16F0019E"/>
    <w:rsid w:val="18FE61C7"/>
    <w:rsid w:val="19E91430"/>
    <w:rsid w:val="1A773CFB"/>
    <w:rsid w:val="1BB5459E"/>
    <w:rsid w:val="1C6C4D2F"/>
    <w:rsid w:val="1E35BC86"/>
    <w:rsid w:val="20680734"/>
    <w:rsid w:val="2075F222"/>
    <w:rsid w:val="20D5D867"/>
    <w:rsid w:val="21067EDF"/>
    <w:rsid w:val="218036BF"/>
    <w:rsid w:val="218CB314"/>
    <w:rsid w:val="21EC5F15"/>
    <w:rsid w:val="2262D297"/>
    <w:rsid w:val="23CD2D29"/>
    <w:rsid w:val="2461BE31"/>
    <w:rsid w:val="257238E7"/>
    <w:rsid w:val="2655B598"/>
    <w:rsid w:val="28E0A469"/>
    <w:rsid w:val="293A14CE"/>
    <w:rsid w:val="2A1B847D"/>
    <w:rsid w:val="2A6A3B7A"/>
    <w:rsid w:val="2A8DF095"/>
    <w:rsid w:val="2ACC6F10"/>
    <w:rsid w:val="2AE1800A"/>
    <w:rsid w:val="2AE48FA1"/>
    <w:rsid w:val="2B64812D"/>
    <w:rsid w:val="2D67309E"/>
    <w:rsid w:val="2D6F703A"/>
    <w:rsid w:val="2EB0A3F1"/>
    <w:rsid w:val="2FBEDC4B"/>
    <w:rsid w:val="319A6600"/>
    <w:rsid w:val="324535FB"/>
    <w:rsid w:val="32BEA025"/>
    <w:rsid w:val="33C751F7"/>
    <w:rsid w:val="3407F63A"/>
    <w:rsid w:val="345D6C3B"/>
    <w:rsid w:val="3460F079"/>
    <w:rsid w:val="34FDEA1F"/>
    <w:rsid w:val="3531AEE6"/>
    <w:rsid w:val="353E4CC8"/>
    <w:rsid w:val="360514FE"/>
    <w:rsid w:val="362AF56E"/>
    <w:rsid w:val="367D2E42"/>
    <w:rsid w:val="379C47BC"/>
    <w:rsid w:val="389DA084"/>
    <w:rsid w:val="39513886"/>
    <w:rsid w:val="3A7482EE"/>
    <w:rsid w:val="3E00BF91"/>
    <w:rsid w:val="3E16EC44"/>
    <w:rsid w:val="3EA6EFE2"/>
    <w:rsid w:val="3F63196B"/>
    <w:rsid w:val="3FA9344F"/>
    <w:rsid w:val="3FE8C0DF"/>
    <w:rsid w:val="40200E05"/>
    <w:rsid w:val="41F568CA"/>
    <w:rsid w:val="4231DCD9"/>
    <w:rsid w:val="426D97FD"/>
    <w:rsid w:val="42DA06B8"/>
    <w:rsid w:val="434CCC37"/>
    <w:rsid w:val="43D90E80"/>
    <w:rsid w:val="44D826AE"/>
    <w:rsid w:val="455D351E"/>
    <w:rsid w:val="489F00DA"/>
    <w:rsid w:val="48AA4F40"/>
    <w:rsid w:val="48AC1733"/>
    <w:rsid w:val="49EEA6CE"/>
    <w:rsid w:val="4AB8C02C"/>
    <w:rsid w:val="4B3CEC8D"/>
    <w:rsid w:val="4B9CD9FF"/>
    <w:rsid w:val="4C5A62FB"/>
    <w:rsid w:val="4CBC9713"/>
    <w:rsid w:val="4E8C9B7D"/>
    <w:rsid w:val="4FAF572D"/>
    <w:rsid w:val="501404E1"/>
    <w:rsid w:val="511338E3"/>
    <w:rsid w:val="513B4E62"/>
    <w:rsid w:val="518F420C"/>
    <w:rsid w:val="5193E975"/>
    <w:rsid w:val="524A1A24"/>
    <w:rsid w:val="547BD5EB"/>
    <w:rsid w:val="54C3DE0D"/>
    <w:rsid w:val="561B8E4F"/>
    <w:rsid w:val="56C803BC"/>
    <w:rsid w:val="56DF8C94"/>
    <w:rsid w:val="59238BED"/>
    <w:rsid w:val="593ED795"/>
    <w:rsid w:val="5B185BE1"/>
    <w:rsid w:val="5CCD23C6"/>
    <w:rsid w:val="5D162A7F"/>
    <w:rsid w:val="5D185972"/>
    <w:rsid w:val="5D35A511"/>
    <w:rsid w:val="5DBCA17B"/>
    <w:rsid w:val="5DF36948"/>
    <w:rsid w:val="5E02864E"/>
    <w:rsid w:val="5E92DE55"/>
    <w:rsid w:val="5F2645E8"/>
    <w:rsid w:val="60F41992"/>
    <w:rsid w:val="622A75F0"/>
    <w:rsid w:val="63ED3A02"/>
    <w:rsid w:val="65BDA51F"/>
    <w:rsid w:val="65E39A65"/>
    <w:rsid w:val="65EA8D83"/>
    <w:rsid w:val="663453EB"/>
    <w:rsid w:val="666D965F"/>
    <w:rsid w:val="68EBA5CF"/>
    <w:rsid w:val="699A3BBE"/>
    <w:rsid w:val="6B1CD103"/>
    <w:rsid w:val="6CD2A534"/>
    <w:rsid w:val="6D4E6B3F"/>
    <w:rsid w:val="6DAAB701"/>
    <w:rsid w:val="6DAE9772"/>
    <w:rsid w:val="6E002AD2"/>
    <w:rsid w:val="6EA01E61"/>
    <w:rsid w:val="70B355E7"/>
    <w:rsid w:val="7101D24B"/>
    <w:rsid w:val="721BAFAE"/>
    <w:rsid w:val="72F2CB9A"/>
    <w:rsid w:val="74164822"/>
    <w:rsid w:val="759AF9A6"/>
    <w:rsid w:val="76EE8DB8"/>
    <w:rsid w:val="780A6C6C"/>
    <w:rsid w:val="7850FEE2"/>
    <w:rsid w:val="78836005"/>
    <w:rsid w:val="78CE64AF"/>
    <w:rsid w:val="797107D0"/>
    <w:rsid w:val="79D470ED"/>
    <w:rsid w:val="79DE5B65"/>
    <w:rsid w:val="7A8522F0"/>
    <w:rsid w:val="7AAADE95"/>
    <w:rsid w:val="7B9E9F40"/>
    <w:rsid w:val="7C4B7127"/>
    <w:rsid w:val="7C5F5D14"/>
    <w:rsid w:val="7C76F019"/>
    <w:rsid w:val="7CAE4C56"/>
    <w:rsid w:val="7CF04FA9"/>
    <w:rsid w:val="7CFEE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E4CC8"/>
  <w15:chartTrackingRefBased/>
  <w15:docId w15:val="{77A93B12-0DE4-4BC5-8896-7E3D61A33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C73"/>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67D2E42"/>
    <w:pPr>
      <w:ind w:left="720"/>
      <w:contextualSpacing/>
    </w:pPr>
  </w:style>
  <w:style w:type="character" w:styleId="Hyperlink">
    <w:name w:val="Hyperlink"/>
    <w:basedOn w:val="DefaultParagraphFont"/>
    <w:uiPriority w:val="99"/>
    <w:unhideWhenUsed/>
    <w:rsid w:val="6E002AD2"/>
    <w:rPr>
      <w:color w:val="467886"/>
      <w:u w:val="single"/>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paragraph">
    <w:name w:val="paragraph"/>
    <w:basedOn w:val="Normal"/>
    <w:rsid w:val="00DA546B"/>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DA546B"/>
  </w:style>
  <w:style w:type="character" w:customStyle="1" w:styleId="eop">
    <w:name w:val="eop"/>
    <w:basedOn w:val="DefaultParagraphFont"/>
    <w:rsid w:val="00DA546B"/>
  </w:style>
  <w:style w:type="character" w:customStyle="1" w:styleId="scxw199842708">
    <w:name w:val="scxw199842708"/>
    <w:basedOn w:val="DefaultParagraphFont"/>
    <w:rsid w:val="00DA546B"/>
  </w:style>
  <w:style w:type="paragraph" w:styleId="TOCHeading">
    <w:name w:val="TOC Heading"/>
    <w:basedOn w:val="Heading1"/>
    <w:next w:val="Normal"/>
    <w:uiPriority w:val="39"/>
    <w:unhideWhenUsed/>
    <w:qFormat/>
    <w:rsid w:val="002E13C1"/>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2E13C1"/>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2E13C1"/>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2E13C1"/>
    <w:pPr>
      <w:spacing w:after="100" w:line="259" w:lineRule="auto"/>
      <w:ind w:left="440"/>
    </w:pPr>
    <w:rPr>
      <w:rFonts w:cs="Times New Roman"/>
      <w:sz w:val="22"/>
      <w:szCs w:val="22"/>
      <w:lang w:eastAsia="en-US"/>
    </w:rPr>
  </w:style>
  <w:style w:type="paragraph" w:styleId="Header">
    <w:name w:val="header"/>
    <w:basedOn w:val="Normal"/>
    <w:link w:val="HeaderChar"/>
    <w:uiPriority w:val="99"/>
    <w:unhideWhenUsed/>
    <w:rsid w:val="008442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201"/>
  </w:style>
  <w:style w:type="paragraph" w:styleId="Footer">
    <w:name w:val="footer"/>
    <w:basedOn w:val="Normal"/>
    <w:link w:val="FooterChar"/>
    <w:uiPriority w:val="99"/>
    <w:unhideWhenUsed/>
    <w:rsid w:val="008442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42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20235">
      <w:bodyDiv w:val="1"/>
      <w:marLeft w:val="0"/>
      <w:marRight w:val="0"/>
      <w:marTop w:val="0"/>
      <w:marBottom w:val="0"/>
      <w:divBdr>
        <w:top w:val="none" w:sz="0" w:space="0" w:color="auto"/>
        <w:left w:val="none" w:sz="0" w:space="0" w:color="auto"/>
        <w:bottom w:val="none" w:sz="0" w:space="0" w:color="auto"/>
        <w:right w:val="none" w:sz="0" w:space="0" w:color="auto"/>
      </w:divBdr>
    </w:div>
    <w:div w:id="210465948">
      <w:bodyDiv w:val="1"/>
      <w:marLeft w:val="0"/>
      <w:marRight w:val="0"/>
      <w:marTop w:val="0"/>
      <w:marBottom w:val="0"/>
      <w:divBdr>
        <w:top w:val="none" w:sz="0" w:space="0" w:color="auto"/>
        <w:left w:val="none" w:sz="0" w:space="0" w:color="auto"/>
        <w:bottom w:val="none" w:sz="0" w:space="0" w:color="auto"/>
        <w:right w:val="none" w:sz="0" w:space="0" w:color="auto"/>
      </w:divBdr>
    </w:div>
    <w:div w:id="560529411">
      <w:bodyDiv w:val="1"/>
      <w:marLeft w:val="0"/>
      <w:marRight w:val="0"/>
      <w:marTop w:val="0"/>
      <w:marBottom w:val="0"/>
      <w:divBdr>
        <w:top w:val="none" w:sz="0" w:space="0" w:color="auto"/>
        <w:left w:val="none" w:sz="0" w:space="0" w:color="auto"/>
        <w:bottom w:val="none" w:sz="0" w:space="0" w:color="auto"/>
        <w:right w:val="none" w:sz="0" w:space="0" w:color="auto"/>
      </w:divBdr>
    </w:div>
    <w:div w:id="621228047">
      <w:bodyDiv w:val="1"/>
      <w:marLeft w:val="0"/>
      <w:marRight w:val="0"/>
      <w:marTop w:val="0"/>
      <w:marBottom w:val="0"/>
      <w:divBdr>
        <w:top w:val="none" w:sz="0" w:space="0" w:color="auto"/>
        <w:left w:val="none" w:sz="0" w:space="0" w:color="auto"/>
        <w:bottom w:val="none" w:sz="0" w:space="0" w:color="auto"/>
        <w:right w:val="none" w:sz="0" w:space="0" w:color="auto"/>
      </w:divBdr>
    </w:div>
    <w:div w:id="805201281">
      <w:bodyDiv w:val="1"/>
      <w:marLeft w:val="0"/>
      <w:marRight w:val="0"/>
      <w:marTop w:val="0"/>
      <w:marBottom w:val="0"/>
      <w:divBdr>
        <w:top w:val="none" w:sz="0" w:space="0" w:color="auto"/>
        <w:left w:val="none" w:sz="0" w:space="0" w:color="auto"/>
        <w:bottom w:val="none" w:sz="0" w:space="0" w:color="auto"/>
        <w:right w:val="none" w:sz="0" w:space="0" w:color="auto"/>
      </w:divBdr>
    </w:div>
    <w:div w:id="917178819">
      <w:bodyDiv w:val="1"/>
      <w:marLeft w:val="0"/>
      <w:marRight w:val="0"/>
      <w:marTop w:val="0"/>
      <w:marBottom w:val="0"/>
      <w:divBdr>
        <w:top w:val="none" w:sz="0" w:space="0" w:color="auto"/>
        <w:left w:val="none" w:sz="0" w:space="0" w:color="auto"/>
        <w:bottom w:val="none" w:sz="0" w:space="0" w:color="auto"/>
        <w:right w:val="none" w:sz="0" w:space="0" w:color="auto"/>
      </w:divBdr>
    </w:div>
    <w:div w:id="1082071085">
      <w:bodyDiv w:val="1"/>
      <w:marLeft w:val="0"/>
      <w:marRight w:val="0"/>
      <w:marTop w:val="0"/>
      <w:marBottom w:val="0"/>
      <w:divBdr>
        <w:top w:val="none" w:sz="0" w:space="0" w:color="auto"/>
        <w:left w:val="none" w:sz="0" w:space="0" w:color="auto"/>
        <w:bottom w:val="none" w:sz="0" w:space="0" w:color="auto"/>
        <w:right w:val="none" w:sz="0" w:space="0" w:color="auto"/>
      </w:divBdr>
      <w:divsChild>
        <w:div w:id="1863668331">
          <w:marLeft w:val="0"/>
          <w:marRight w:val="0"/>
          <w:marTop w:val="0"/>
          <w:marBottom w:val="0"/>
          <w:divBdr>
            <w:top w:val="none" w:sz="0" w:space="0" w:color="auto"/>
            <w:left w:val="none" w:sz="0" w:space="0" w:color="auto"/>
            <w:bottom w:val="none" w:sz="0" w:space="0" w:color="auto"/>
            <w:right w:val="none" w:sz="0" w:space="0" w:color="auto"/>
          </w:divBdr>
        </w:div>
        <w:div w:id="1856456562">
          <w:marLeft w:val="0"/>
          <w:marRight w:val="0"/>
          <w:marTop w:val="0"/>
          <w:marBottom w:val="0"/>
          <w:divBdr>
            <w:top w:val="none" w:sz="0" w:space="0" w:color="auto"/>
            <w:left w:val="none" w:sz="0" w:space="0" w:color="auto"/>
            <w:bottom w:val="none" w:sz="0" w:space="0" w:color="auto"/>
            <w:right w:val="none" w:sz="0" w:space="0" w:color="auto"/>
          </w:divBdr>
        </w:div>
        <w:div w:id="1881166250">
          <w:marLeft w:val="0"/>
          <w:marRight w:val="0"/>
          <w:marTop w:val="0"/>
          <w:marBottom w:val="0"/>
          <w:divBdr>
            <w:top w:val="none" w:sz="0" w:space="0" w:color="auto"/>
            <w:left w:val="none" w:sz="0" w:space="0" w:color="auto"/>
            <w:bottom w:val="none" w:sz="0" w:space="0" w:color="auto"/>
            <w:right w:val="none" w:sz="0" w:space="0" w:color="auto"/>
          </w:divBdr>
        </w:div>
        <w:div w:id="45375342">
          <w:marLeft w:val="0"/>
          <w:marRight w:val="0"/>
          <w:marTop w:val="0"/>
          <w:marBottom w:val="0"/>
          <w:divBdr>
            <w:top w:val="none" w:sz="0" w:space="0" w:color="auto"/>
            <w:left w:val="none" w:sz="0" w:space="0" w:color="auto"/>
            <w:bottom w:val="none" w:sz="0" w:space="0" w:color="auto"/>
            <w:right w:val="none" w:sz="0" w:space="0" w:color="auto"/>
          </w:divBdr>
        </w:div>
        <w:div w:id="819690870">
          <w:marLeft w:val="0"/>
          <w:marRight w:val="0"/>
          <w:marTop w:val="0"/>
          <w:marBottom w:val="0"/>
          <w:divBdr>
            <w:top w:val="none" w:sz="0" w:space="0" w:color="auto"/>
            <w:left w:val="none" w:sz="0" w:space="0" w:color="auto"/>
            <w:bottom w:val="none" w:sz="0" w:space="0" w:color="auto"/>
            <w:right w:val="none" w:sz="0" w:space="0" w:color="auto"/>
          </w:divBdr>
        </w:div>
      </w:divsChild>
    </w:div>
    <w:div w:id="1547140223">
      <w:bodyDiv w:val="1"/>
      <w:marLeft w:val="0"/>
      <w:marRight w:val="0"/>
      <w:marTop w:val="0"/>
      <w:marBottom w:val="0"/>
      <w:divBdr>
        <w:top w:val="none" w:sz="0" w:space="0" w:color="auto"/>
        <w:left w:val="none" w:sz="0" w:space="0" w:color="auto"/>
        <w:bottom w:val="none" w:sz="0" w:space="0" w:color="auto"/>
        <w:right w:val="none" w:sz="0" w:space="0" w:color="auto"/>
      </w:divBdr>
    </w:div>
    <w:div w:id="1953440229">
      <w:bodyDiv w:val="1"/>
      <w:marLeft w:val="0"/>
      <w:marRight w:val="0"/>
      <w:marTop w:val="0"/>
      <w:marBottom w:val="0"/>
      <w:divBdr>
        <w:top w:val="none" w:sz="0" w:space="0" w:color="auto"/>
        <w:left w:val="none" w:sz="0" w:space="0" w:color="auto"/>
        <w:bottom w:val="none" w:sz="0" w:space="0" w:color="auto"/>
        <w:right w:val="none" w:sz="0" w:space="0" w:color="auto"/>
      </w:divBdr>
      <w:divsChild>
        <w:div w:id="1348560820">
          <w:marLeft w:val="0"/>
          <w:marRight w:val="0"/>
          <w:marTop w:val="0"/>
          <w:marBottom w:val="0"/>
          <w:divBdr>
            <w:top w:val="none" w:sz="0" w:space="0" w:color="auto"/>
            <w:left w:val="none" w:sz="0" w:space="0" w:color="auto"/>
            <w:bottom w:val="none" w:sz="0" w:space="0" w:color="auto"/>
            <w:right w:val="none" w:sz="0" w:space="0" w:color="auto"/>
          </w:divBdr>
          <w:divsChild>
            <w:div w:id="758521340">
              <w:marLeft w:val="0"/>
              <w:marRight w:val="0"/>
              <w:marTop w:val="0"/>
              <w:marBottom w:val="0"/>
              <w:divBdr>
                <w:top w:val="none" w:sz="0" w:space="0" w:color="auto"/>
                <w:left w:val="none" w:sz="0" w:space="0" w:color="auto"/>
                <w:bottom w:val="none" w:sz="0" w:space="0" w:color="auto"/>
                <w:right w:val="none" w:sz="0" w:space="0" w:color="auto"/>
              </w:divBdr>
              <w:divsChild>
                <w:div w:id="1210530754">
                  <w:marLeft w:val="0"/>
                  <w:marRight w:val="0"/>
                  <w:marTop w:val="0"/>
                  <w:marBottom w:val="0"/>
                  <w:divBdr>
                    <w:top w:val="none" w:sz="0" w:space="0" w:color="auto"/>
                    <w:left w:val="none" w:sz="0" w:space="0" w:color="auto"/>
                    <w:bottom w:val="none" w:sz="0" w:space="0" w:color="auto"/>
                    <w:right w:val="none" w:sz="0" w:space="0" w:color="auto"/>
                  </w:divBdr>
                  <w:divsChild>
                    <w:div w:id="1518689705">
                      <w:marLeft w:val="0"/>
                      <w:marRight w:val="0"/>
                      <w:marTop w:val="0"/>
                      <w:marBottom w:val="0"/>
                      <w:divBdr>
                        <w:top w:val="none" w:sz="0" w:space="0" w:color="auto"/>
                        <w:left w:val="none" w:sz="0" w:space="0" w:color="auto"/>
                        <w:bottom w:val="none" w:sz="0" w:space="0" w:color="auto"/>
                        <w:right w:val="none" w:sz="0" w:space="0" w:color="auto"/>
                      </w:divBdr>
                      <w:divsChild>
                        <w:div w:id="987590356">
                          <w:marLeft w:val="0"/>
                          <w:marRight w:val="0"/>
                          <w:marTop w:val="0"/>
                          <w:marBottom w:val="0"/>
                          <w:divBdr>
                            <w:top w:val="none" w:sz="0" w:space="0" w:color="auto"/>
                            <w:left w:val="none" w:sz="0" w:space="0" w:color="auto"/>
                            <w:bottom w:val="none" w:sz="0" w:space="0" w:color="auto"/>
                            <w:right w:val="none" w:sz="0" w:space="0" w:color="auto"/>
                          </w:divBdr>
                          <w:divsChild>
                            <w:div w:id="1617520085">
                              <w:marLeft w:val="0"/>
                              <w:marRight w:val="0"/>
                              <w:marTop w:val="0"/>
                              <w:marBottom w:val="0"/>
                              <w:divBdr>
                                <w:top w:val="none" w:sz="0" w:space="0" w:color="auto"/>
                                <w:left w:val="none" w:sz="0" w:space="0" w:color="auto"/>
                                <w:bottom w:val="none" w:sz="0" w:space="0" w:color="auto"/>
                                <w:right w:val="none" w:sz="0" w:space="0" w:color="auto"/>
                              </w:divBdr>
                              <w:divsChild>
                                <w:div w:id="1766077493">
                                  <w:marLeft w:val="0"/>
                                  <w:marRight w:val="0"/>
                                  <w:marTop w:val="0"/>
                                  <w:marBottom w:val="0"/>
                                  <w:divBdr>
                                    <w:top w:val="none" w:sz="0" w:space="0" w:color="auto"/>
                                    <w:left w:val="none" w:sz="0" w:space="0" w:color="auto"/>
                                    <w:bottom w:val="none" w:sz="0" w:space="0" w:color="auto"/>
                                    <w:right w:val="none" w:sz="0" w:space="0" w:color="auto"/>
                                  </w:divBdr>
                                  <w:divsChild>
                                    <w:div w:id="684211040">
                                      <w:marLeft w:val="0"/>
                                      <w:marRight w:val="0"/>
                                      <w:marTop w:val="0"/>
                                      <w:marBottom w:val="0"/>
                                      <w:divBdr>
                                        <w:top w:val="none" w:sz="0" w:space="0" w:color="auto"/>
                                        <w:left w:val="none" w:sz="0" w:space="0" w:color="auto"/>
                                        <w:bottom w:val="none" w:sz="0" w:space="0" w:color="auto"/>
                                        <w:right w:val="none" w:sz="0" w:space="0" w:color="auto"/>
                                      </w:divBdr>
                                      <w:divsChild>
                                        <w:div w:id="132115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446643">
                  <w:marLeft w:val="0"/>
                  <w:marRight w:val="0"/>
                  <w:marTop w:val="0"/>
                  <w:marBottom w:val="0"/>
                  <w:divBdr>
                    <w:top w:val="none" w:sz="0" w:space="0" w:color="auto"/>
                    <w:left w:val="none" w:sz="0" w:space="0" w:color="auto"/>
                    <w:bottom w:val="none" w:sz="0" w:space="0" w:color="auto"/>
                    <w:right w:val="none" w:sz="0" w:space="0" w:color="auto"/>
                  </w:divBdr>
                  <w:divsChild>
                    <w:div w:id="6021111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002653662">
          <w:marLeft w:val="0"/>
          <w:marRight w:val="0"/>
          <w:marTop w:val="0"/>
          <w:marBottom w:val="0"/>
          <w:divBdr>
            <w:top w:val="none" w:sz="0" w:space="0" w:color="auto"/>
            <w:left w:val="none" w:sz="0" w:space="0" w:color="auto"/>
            <w:bottom w:val="none" w:sz="0" w:space="0" w:color="auto"/>
            <w:right w:val="none" w:sz="0" w:space="0" w:color="auto"/>
          </w:divBdr>
          <w:divsChild>
            <w:div w:id="778331993">
              <w:marLeft w:val="0"/>
              <w:marRight w:val="0"/>
              <w:marTop w:val="0"/>
              <w:marBottom w:val="0"/>
              <w:divBdr>
                <w:top w:val="single" w:sz="12" w:space="1" w:color="0B57D0"/>
                <w:left w:val="single" w:sz="12" w:space="5" w:color="0B57D0"/>
                <w:bottom w:val="single" w:sz="12" w:space="1" w:color="0B57D0"/>
                <w:right w:val="single" w:sz="12" w:space="5" w:color="0B57D0"/>
              </w:divBdr>
              <w:divsChild>
                <w:div w:id="38695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793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6.png"/><Relationship Id="rId26" Type="http://schemas.openxmlformats.org/officeDocument/2006/relationships/diagramLayout" Target="diagrams/layout2.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5.png"/><Relationship Id="rId25" Type="http://schemas.openxmlformats.org/officeDocument/2006/relationships/diagramData" Target="diagrams/data2.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12.png"/><Relationship Id="rId32" Type="http://schemas.openxmlformats.org/officeDocument/2006/relationships/image" Target="media/image15.png"/><Relationship Id="rId37" Type="http://schemas.microsoft.com/office/2019/05/relationships/documenttasks" Target="documenttasks/documenttasks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11.png"/><Relationship Id="rId28" Type="http://schemas.openxmlformats.org/officeDocument/2006/relationships/diagramColors" Target="diagrams/colors2.xm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Colors" Target="diagrams/colors1.xml"/><Relationship Id="rId22" Type="http://schemas.openxmlformats.org/officeDocument/2006/relationships/image" Target="media/image10.png"/><Relationship Id="rId27" Type="http://schemas.openxmlformats.org/officeDocument/2006/relationships/diagramQuickStyle" Target="diagrams/quickStyle2.xml"/><Relationship Id="rId30" Type="http://schemas.openxmlformats.org/officeDocument/2006/relationships/image" Target="media/image13.png"/><Relationship Id="rId35"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1558133-06F1-4BE5-958C-6F40ED83C4C3}" type="doc">
      <dgm:prSet loTypeId="urn:microsoft.com/office/officeart/2005/8/layout/chevron1" loCatId="process" qsTypeId="urn:microsoft.com/office/officeart/2005/8/quickstyle/simple1" qsCatId="simple" csTypeId="urn:microsoft.com/office/officeart/2005/8/colors/accent1_1" csCatId="accent1" phldr="1"/>
      <dgm:spPr/>
    </dgm:pt>
    <dgm:pt modelId="{B259C69F-BC73-4FA1-B5C5-545F69D310A5}">
      <dgm:prSet phldrT="[Text]"/>
      <dgm:spPr/>
      <dgm:t>
        <a:bodyPr/>
        <a:lstStyle/>
        <a:p>
          <a:pPr algn="ctr"/>
          <a:r>
            <a:rPr lang="en-US"/>
            <a:t>Chọn sản phẩm</a:t>
          </a:r>
        </a:p>
      </dgm:t>
    </dgm:pt>
    <dgm:pt modelId="{F04F7F32-0BDF-42C9-A592-BF7560FD1EFD}" type="parTrans" cxnId="{040DB75B-9296-4F35-B212-585C1DF59CC4}">
      <dgm:prSet/>
      <dgm:spPr/>
      <dgm:t>
        <a:bodyPr/>
        <a:lstStyle/>
        <a:p>
          <a:endParaRPr lang="en-US"/>
        </a:p>
      </dgm:t>
    </dgm:pt>
    <dgm:pt modelId="{59177B04-64C4-4F6A-8050-2BD670AD626F}" type="sibTrans" cxnId="{040DB75B-9296-4F35-B212-585C1DF59CC4}">
      <dgm:prSet/>
      <dgm:spPr/>
      <dgm:t>
        <a:bodyPr/>
        <a:lstStyle/>
        <a:p>
          <a:endParaRPr lang="en-US"/>
        </a:p>
      </dgm:t>
    </dgm:pt>
    <dgm:pt modelId="{67878333-3F6A-4F0C-AFFC-A8416A5E33E9}">
      <dgm:prSet phldrT="[Text]"/>
      <dgm:spPr/>
      <dgm:t>
        <a:bodyPr/>
        <a:lstStyle/>
        <a:p>
          <a:r>
            <a:rPr lang="en-US"/>
            <a:t>Tư vấn</a:t>
          </a:r>
        </a:p>
      </dgm:t>
    </dgm:pt>
    <dgm:pt modelId="{5D46A671-C4CB-4AAF-ACEC-E43BA3F1A363}" type="parTrans" cxnId="{4BFC79BA-B5BC-43A6-9310-C12870B589D7}">
      <dgm:prSet/>
      <dgm:spPr/>
      <dgm:t>
        <a:bodyPr/>
        <a:lstStyle/>
        <a:p>
          <a:endParaRPr lang="en-US"/>
        </a:p>
      </dgm:t>
    </dgm:pt>
    <dgm:pt modelId="{51A12CC1-1EEB-49B1-B917-C4D13AAB21F9}" type="sibTrans" cxnId="{4BFC79BA-B5BC-43A6-9310-C12870B589D7}">
      <dgm:prSet/>
      <dgm:spPr/>
      <dgm:t>
        <a:bodyPr/>
        <a:lstStyle/>
        <a:p>
          <a:endParaRPr lang="en-US"/>
        </a:p>
      </dgm:t>
    </dgm:pt>
    <dgm:pt modelId="{9A8FDCC3-EF41-48CB-9E2A-D84D2E0A8993}">
      <dgm:prSet phldrT="[Text]"/>
      <dgm:spPr/>
      <dgm:t>
        <a:bodyPr/>
        <a:lstStyle/>
        <a:p>
          <a:r>
            <a:rPr lang="en-US"/>
            <a:t>Xác nhận phương thức thanh toán</a:t>
          </a:r>
        </a:p>
      </dgm:t>
    </dgm:pt>
    <dgm:pt modelId="{F48510C8-6441-47DE-A843-BF8CB1F7EBB6}" type="parTrans" cxnId="{373E43FF-FB28-459E-9F00-932F9CCF9BFD}">
      <dgm:prSet/>
      <dgm:spPr/>
      <dgm:t>
        <a:bodyPr/>
        <a:lstStyle/>
        <a:p>
          <a:endParaRPr lang="en-US"/>
        </a:p>
      </dgm:t>
    </dgm:pt>
    <dgm:pt modelId="{98547683-7592-4C7C-AFEF-2F81E88C0AAF}" type="sibTrans" cxnId="{373E43FF-FB28-459E-9F00-932F9CCF9BFD}">
      <dgm:prSet/>
      <dgm:spPr/>
      <dgm:t>
        <a:bodyPr/>
        <a:lstStyle/>
        <a:p>
          <a:endParaRPr lang="en-US"/>
        </a:p>
      </dgm:t>
    </dgm:pt>
    <dgm:pt modelId="{4BD294BC-56BA-4EBA-88B9-3EBDDE188291}">
      <dgm:prSet phldrT="[Text]"/>
      <dgm:spPr/>
      <dgm:t>
        <a:bodyPr/>
        <a:lstStyle/>
        <a:p>
          <a:r>
            <a:rPr lang="en-US"/>
            <a:t>Chuẩn bị &amp; xuất hàng</a:t>
          </a:r>
        </a:p>
      </dgm:t>
    </dgm:pt>
    <dgm:pt modelId="{1EDF8930-6092-466B-88FF-46336808E475}" type="parTrans" cxnId="{9BCE65E8-2847-4407-B4E2-4B51AA2D2558}">
      <dgm:prSet/>
      <dgm:spPr/>
      <dgm:t>
        <a:bodyPr/>
        <a:lstStyle/>
        <a:p>
          <a:endParaRPr lang="en-US"/>
        </a:p>
      </dgm:t>
    </dgm:pt>
    <dgm:pt modelId="{390E3C5D-A709-418B-99C3-1DBAD26A97C6}" type="sibTrans" cxnId="{9BCE65E8-2847-4407-B4E2-4B51AA2D2558}">
      <dgm:prSet/>
      <dgm:spPr/>
      <dgm:t>
        <a:bodyPr/>
        <a:lstStyle/>
        <a:p>
          <a:endParaRPr lang="en-US"/>
        </a:p>
      </dgm:t>
    </dgm:pt>
    <dgm:pt modelId="{1C2D058D-4B7F-449E-8BAC-F8473DC14724}">
      <dgm:prSet phldrT="[Text]"/>
      <dgm:spPr/>
      <dgm:t>
        <a:bodyPr/>
        <a:lstStyle/>
        <a:p>
          <a:pPr algn="ctr"/>
          <a:r>
            <a:rPr lang="en-US"/>
            <a:t>Giao</a:t>
          </a:r>
          <a:r>
            <a:rPr lang="en-US" baseline="0"/>
            <a:t> hàng &amp; thu tiền</a:t>
          </a:r>
          <a:endParaRPr lang="en-US"/>
        </a:p>
      </dgm:t>
    </dgm:pt>
    <dgm:pt modelId="{8E10FDC6-C274-44AC-A1C0-ADFF7DF93078}" type="parTrans" cxnId="{C970FABF-53B5-4D50-919B-9A14222A1733}">
      <dgm:prSet/>
      <dgm:spPr/>
      <dgm:t>
        <a:bodyPr/>
        <a:lstStyle/>
        <a:p>
          <a:endParaRPr lang="en-US"/>
        </a:p>
      </dgm:t>
    </dgm:pt>
    <dgm:pt modelId="{B4A1AC18-20B1-41AB-9105-022EB1CB5649}" type="sibTrans" cxnId="{C970FABF-53B5-4D50-919B-9A14222A1733}">
      <dgm:prSet/>
      <dgm:spPr/>
      <dgm:t>
        <a:bodyPr/>
        <a:lstStyle/>
        <a:p>
          <a:endParaRPr lang="en-US"/>
        </a:p>
      </dgm:t>
    </dgm:pt>
    <dgm:pt modelId="{86811C76-AE70-456F-8D0F-DA0D30EFAE27}">
      <dgm:prSet phldrT="[Text]"/>
      <dgm:spPr/>
      <dgm:t>
        <a:bodyPr/>
        <a:lstStyle/>
        <a:p>
          <a:r>
            <a:rPr lang="en-US"/>
            <a:t>Kiểm tra tồn kho</a:t>
          </a:r>
        </a:p>
      </dgm:t>
    </dgm:pt>
    <dgm:pt modelId="{75288FCB-0FF9-40AD-925D-773DF2AC55B8}" type="parTrans" cxnId="{C5323D2E-AC9F-4163-9B09-0257F93BAC8F}">
      <dgm:prSet/>
      <dgm:spPr/>
      <dgm:t>
        <a:bodyPr/>
        <a:lstStyle/>
        <a:p>
          <a:endParaRPr lang="en-US"/>
        </a:p>
      </dgm:t>
    </dgm:pt>
    <dgm:pt modelId="{CC22BA59-616B-4F0C-B4A6-1F02ABA602BF}" type="sibTrans" cxnId="{C5323D2E-AC9F-4163-9B09-0257F93BAC8F}">
      <dgm:prSet/>
      <dgm:spPr/>
      <dgm:t>
        <a:bodyPr/>
        <a:lstStyle/>
        <a:p>
          <a:endParaRPr lang="en-US"/>
        </a:p>
      </dgm:t>
    </dgm:pt>
    <dgm:pt modelId="{8FFD4223-C01D-4F3D-B48D-522B7B31C343}">
      <dgm:prSet phldrT="[Text]"/>
      <dgm:spPr/>
      <dgm:t>
        <a:bodyPr/>
        <a:lstStyle/>
        <a:p>
          <a:r>
            <a:rPr lang="en-US"/>
            <a:t>Xác nhận đơn hàng</a:t>
          </a:r>
        </a:p>
      </dgm:t>
    </dgm:pt>
    <dgm:pt modelId="{DC05284B-DD51-409D-9B1D-EB95D96ADAD6}" type="parTrans" cxnId="{071BCD6C-E480-4436-B3D8-601D37C6B301}">
      <dgm:prSet/>
      <dgm:spPr/>
      <dgm:t>
        <a:bodyPr/>
        <a:lstStyle/>
        <a:p>
          <a:endParaRPr lang="en-US"/>
        </a:p>
      </dgm:t>
    </dgm:pt>
    <dgm:pt modelId="{34525E10-87E1-479B-B406-F246B02698CB}" type="sibTrans" cxnId="{071BCD6C-E480-4436-B3D8-601D37C6B301}">
      <dgm:prSet/>
      <dgm:spPr/>
      <dgm:t>
        <a:bodyPr/>
        <a:lstStyle/>
        <a:p>
          <a:endParaRPr lang="en-US"/>
        </a:p>
      </dgm:t>
    </dgm:pt>
    <dgm:pt modelId="{F7AEABB0-1083-4B40-95F8-EAD1DAF38A27}" type="pres">
      <dgm:prSet presAssocID="{B1558133-06F1-4BE5-958C-6F40ED83C4C3}" presName="Name0" presStyleCnt="0">
        <dgm:presLayoutVars>
          <dgm:dir/>
          <dgm:animLvl val="lvl"/>
          <dgm:resizeHandles val="exact"/>
        </dgm:presLayoutVars>
      </dgm:prSet>
      <dgm:spPr/>
    </dgm:pt>
    <dgm:pt modelId="{6471E126-03AC-47F6-BAC3-A409546EC1E4}" type="pres">
      <dgm:prSet presAssocID="{B259C69F-BC73-4FA1-B5C5-545F69D310A5}" presName="parTxOnly" presStyleLbl="node1" presStyleIdx="0" presStyleCnt="7">
        <dgm:presLayoutVars>
          <dgm:chMax val="0"/>
          <dgm:chPref val="0"/>
          <dgm:bulletEnabled val="1"/>
        </dgm:presLayoutVars>
      </dgm:prSet>
      <dgm:spPr/>
    </dgm:pt>
    <dgm:pt modelId="{758A7A1B-6A48-4B98-89C2-60AB754057DB}" type="pres">
      <dgm:prSet presAssocID="{59177B04-64C4-4F6A-8050-2BD670AD626F}" presName="parTxOnlySpace" presStyleCnt="0"/>
      <dgm:spPr/>
    </dgm:pt>
    <dgm:pt modelId="{E898637B-BC78-446A-8A49-95117AF883B2}" type="pres">
      <dgm:prSet presAssocID="{67878333-3F6A-4F0C-AFFC-A8416A5E33E9}" presName="parTxOnly" presStyleLbl="node1" presStyleIdx="1" presStyleCnt="7">
        <dgm:presLayoutVars>
          <dgm:chMax val="0"/>
          <dgm:chPref val="0"/>
          <dgm:bulletEnabled val="1"/>
        </dgm:presLayoutVars>
      </dgm:prSet>
      <dgm:spPr/>
    </dgm:pt>
    <dgm:pt modelId="{C2333A12-EBDB-420C-AE98-402F3AC34BEB}" type="pres">
      <dgm:prSet presAssocID="{51A12CC1-1EEB-49B1-B917-C4D13AAB21F9}" presName="parTxOnlySpace" presStyleCnt="0"/>
      <dgm:spPr/>
    </dgm:pt>
    <dgm:pt modelId="{E471D6CC-7FDA-41E7-BD00-4BAED33A69AE}" type="pres">
      <dgm:prSet presAssocID="{8FFD4223-C01D-4F3D-B48D-522B7B31C343}" presName="parTxOnly" presStyleLbl="node1" presStyleIdx="2" presStyleCnt="7">
        <dgm:presLayoutVars>
          <dgm:chMax val="0"/>
          <dgm:chPref val="0"/>
          <dgm:bulletEnabled val="1"/>
        </dgm:presLayoutVars>
      </dgm:prSet>
      <dgm:spPr/>
    </dgm:pt>
    <dgm:pt modelId="{D342B024-281D-4B76-9D21-146744A8C938}" type="pres">
      <dgm:prSet presAssocID="{34525E10-87E1-479B-B406-F246B02698CB}" presName="parTxOnlySpace" presStyleCnt="0"/>
      <dgm:spPr/>
    </dgm:pt>
    <dgm:pt modelId="{4E8579EF-78B7-4D87-949E-EDFFDF2D36F3}" type="pres">
      <dgm:prSet presAssocID="{9A8FDCC3-EF41-48CB-9E2A-D84D2E0A8993}" presName="parTxOnly" presStyleLbl="node1" presStyleIdx="3" presStyleCnt="7">
        <dgm:presLayoutVars>
          <dgm:chMax val="0"/>
          <dgm:chPref val="0"/>
          <dgm:bulletEnabled val="1"/>
        </dgm:presLayoutVars>
      </dgm:prSet>
      <dgm:spPr/>
    </dgm:pt>
    <dgm:pt modelId="{CF8E4B84-7BA2-4B98-875A-9DA0D537E6CB}" type="pres">
      <dgm:prSet presAssocID="{98547683-7592-4C7C-AFEF-2F81E88C0AAF}" presName="parTxOnlySpace" presStyleCnt="0"/>
      <dgm:spPr/>
    </dgm:pt>
    <dgm:pt modelId="{72596CFA-355F-434F-AC9F-AD35D0FA64AF}" type="pres">
      <dgm:prSet presAssocID="{86811C76-AE70-456F-8D0F-DA0D30EFAE27}" presName="parTxOnly" presStyleLbl="node1" presStyleIdx="4" presStyleCnt="7">
        <dgm:presLayoutVars>
          <dgm:chMax val="0"/>
          <dgm:chPref val="0"/>
          <dgm:bulletEnabled val="1"/>
        </dgm:presLayoutVars>
      </dgm:prSet>
      <dgm:spPr/>
    </dgm:pt>
    <dgm:pt modelId="{3BC6A778-7930-4F3C-9BCB-ED0661B36292}" type="pres">
      <dgm:prSet presAssocID="{CC22BA59-616B-4F0C-B4A6-1F02ABA602BF}" presName="parTxOnlySpace" presStyleCnt="0"/>
      <dgm:spPr/>
    </dgm:pt>
    <dgm:pt modelId="{4840A16F-FECF-4B2C-9584-FCCD9D9B80ED}" type="pres">
      <dgm:prSet presAssocID="{4BD294BC-56BA-4EBA-88B9-3EBDDE188291}" presName="parTxOnly" presStyleLbl="node1" presStyleIdx="5" presStyleCnt="7">
        <dgm:presLayoutVars>
          <dgm:chMax val="0"/>
          <dgm:chPref val="0"/>
          <dgm:bulletEnabled val="1"/>
        </dgm:presLayoutVars>
      </dgm:prSet>
      <dgm:spPr/>
    </dgm:pt>
    <dgm:pt modelId="{0EE44478-FF99-491B-86E9-A92C70B86FA3}" type="pres">
      <dgm:prSet presAssocID="{390E3C5D-A709-418B-99C3-1DBAD26A97C6}" presName="parTxOnlySpace" presStyleCnt="0"/>
      <dgm:spPr/>
    </dgm:pt>
    <dgm:pt modelId="{6EF340A2-5A08-415C-929B-6455FC132844}" type="pres">
      <dgm:prSet presAssocID="{1C2D058D-4B7F-449E-8BAC-F8473DC14724}" presName="parTxOnly" presStyleLbl="node1" presStyleIdx="6" presStyleCnt="7">
        <dgm:presLayoutVars>
          <dgm:chMax val="0"/>
          <dgm:chPref val="0"/>
          <dgm:bulletEnabled val="1"/>
        </dgm:presLayoutVars>
      </dgm:prSet>
      <dgm:spPr/>
    </dgm:pt>
  </dgm:ptLst>
  <dgm:cxnLst>
    <dgm:cxn modelId="{82DE6F0C-E410-4829-9AC9-6B5CF8C1EBC8}" type="presOf" srcId="{4BD294BC-56BA-4EBA-88B9-3EBDDE188291}" destId="{4840A16F-FECF-4B2C-9584-FCCD9D9B80ED}" srcOrd="0" destOrd="0" presId="urn:microsoft.com/office/officeart/2005/8/layout/chevron1"/>
    <dgm:cxn modelId="{2A8C9E19-D871-4EF8-A664-DFC92BD170D3}" type="presOf" srcId="{67878333-3F6A-4F0C-AFFC-A8416A5E33E9}" destId="{E898637B-BC78-446A-8A49-95117AF883B2}" srcOrd="0" destOrd="0" presId="urn:microsoft.com/office/officeart/2005/8/layout/chevron1"/>
    <dgm:cxn modelId="{5F4C4D22-7EA6-4D47-9E91-C2AB8F1F0E16}" type="presOf" srcId="{86811C76-AE70-456F-8D0F-DA0D30EFAE27}" destId="{72596CFA-355F-434F-AC9F-AD35D0FA64AF}" srcOrd="0" destOrd="0" presId="urn:microsoft.com/office/officeart/2005/8/layout/chevron1"/>
    <dgm:cxn modelId="{75FD5E27-F788-4922-A0FA-81FED5AD352E}" type="presOf" srcId="{8FFD4223-C01D-4F3D-B48D-522B7B31C343}" destId="{E471D6CC-7FDA-41E7-BD00-4BAED33A69AE}" srcOrd="0" destOrd="0" presId="urn:microsoft.com/office/officeart/2005/8/layout/chevron1"/>
    <dgm:cxn modelId="{C5323D2E-AC9F-4163-9B09-0257F93BAC8F}" srcId="{B1558133-06F1-4BE5-958C-6F40ED83C4C3}" destId="{86811C76-AE70-456F-8D0F-DA0D30EFAE27}" srcOrd="4" destOrd="0" parTransId="{75288FCB-0FF9-40AD-925D-773DF2AC55B8}" sibTransId="{CC22BA59-616B-4F0C-B4A6-1F02ABA602BF}"/>
    <dgm:cxn modelId="{040DB75B-9296-4F35-B212-585C1DF59CC4}" srcId="{B1558133-06F1-4BE5-958C-6F40ED83C4C3}" destId="{B259C69F-BC73-4FA1-B5C5-545F69D310A5}" srcOrd="0" destOrd="0" parTransId="{F04F7F32-0BDF-42C9-A592-BF7560FD1EFD}" sibTransId="{59177B04-64C4-4F6A-8050-2BD670AD626F}"/>
    <dgm:cxn modelId="{4FACAD66-CE36-4243-831D-115E0545F0AD}" type="presOf" srcId="{1C2D058D-4B7F-449E-8BAC-F8473DC14724}" destId="{6EF340A2-5A08-415C-929B-6455FC132844}" srcOrd="0" destOrd="0" presId="urn:microsoft.com/office/officeart/2005/8/layout/chevron1"/>
    <dgm:cxn modelId="{071BCD6C-E480-4436-B3D8-601D37C6B301}" srcId="{B1558133-06F1-4BE5-958C-6F40ED83C4C3}" destId="{8FFD4223-C01D-4F3D-B48D-522B7B31C343}" srcOrd="2" destOrd="0" parTransId="{DC05284B-DD51-409D-9B1D-EB95D96ADAD6}" sibTransId="{34525E10-87E1-479B-B406-F246B02698CB}"/>
    <dgm:cxn modelId="{135CBF85-05B3-4E0E-88F4-48D2064ED52C}" type="presOf" srcId="{9A8FDCC3-EF41-48CB-9E2A-D84D2E0A8993}" destId="{4E8579EF-78B7-4D87-949E-EDFFDF2D36F3}" srcOrd="0" destOrd="0" presId="urn:microsoft.com/office/officeart/2005/8/layout/chevron1"/>
    <dgm:cxn modelId="{4BFC79BA-B5BC-43A6-9310-C12870B589D7}" srcId="{B1558133-06F1-4BE5-958C-6F40ED83C4C3}" destId="{67878333-3F6A-4F0C-AFFC-A8416A5E33E9}" srcOrd="1" destOrd="0" parTransId="{5D46A671-C4CB-4AAF-ACEC-E43BA3F1A363}" sibTransId="{51A12CC1-1EEB-49B1-B917-C4D13AAB21F9}"/>
    <dgm:cxn modelId="{C970FABF-53B5-4D50-919B-9A14222A1733}" srcId="{B1558133-06F1-4BE5-958C-6F40ED83C4C3}" destId="{1C2D058D-4B7F-449E-8BAC-F8473DC14724}" srcOrd="6" destOrd="0" parTransId="{8E10FDC6-C274-44AC-A1C0-ADFF7DF93078}" sibTransId="{B4A1AC18-20B1-41AB-9105-022EB1CB5649}"/>
    <dgm:cxn modelId="{80DB18CA-869B-4FB8-8DBF-9A6F8C55DF4A}" type="presOf" srcId="{B1558133-06F1-4BE5-958C-6F40ED83C4C3}" destId="{F7AEABB0-1083-4B40-95F8-EAD1DAF38A27}" srcOrd="0" destOrd="0" presId="urn:microsoft.com/office/officeart/2005/8/layout/chevron1"/>
    <dgm:cxn modelId="{E8E27DE2-F837-447F-A72B-2FEDF52A76CD}" type="presOf" srcId="{B259C69F-BC73-4FA1-B5C5-545F69D310A5}" destId="{6471E126-03AC-47F6-BAC3-A409546EC1E4}" srcOrd="0" destOrd="0" presId="urn:microsoft.com/office/officeart/2005/8/layout/chevron1"/>
    <dgm:cxn modelId="{9BCE65E8-2847-4407-B4E2-4B51AA2D2558}" srcId="{B1558133-06F1-4BE5-958C-6F40ED83C4C3}" destId="{4BD294BC-56BA-4EBA-88B9-3EBDDE188291}" srcOrd="5" destOrd="0" parTransId="{1EDF8930-6092-466B-88FF-46336808E475}" sibTransId="{390E3C5D-A709-418B-99C3-1DBAD26A97C6}"/>
    <dgm:cxn modelId="{373E43FF-FB28-459E-9F00-932F9CCF9BFD}" srcId="{B1558133-06F1-4BE5-958C-6F40ED83C4C3}" destId="{9A8FDCC3-EF41-48CB-9E2A-D84D2E0A8993}" srcOrd="3" destOrd="0" parTransId="{F48510C8-6441-47DE-A843-BF8CB1F7EBB6}" sibTransId="{98547683-7592-4C7C-AFEF-2F81E88C0AAF}"/>
    <dgm:cxn modelId="{165EBD3A-4AD7-4682-80DE-1BF90DA164C7}" type="presParOf" srcId="{F7AEABB0-1083-4B40-95F8-EAD1DAF38A27}" destId="{6471E126-03AC-47F6-BAC3-A409546EC1E4}" srcOrd="0" destOrd="0" presId="urn:microsoft.com/office/officeart/2005/8/layout/chevron1"/>
    <dgm:cxn modelId="{6CF5B9D6-C009-4295-BF86-E2C6077E981D}" type="presParOf" srcId="{F7AEABB0-1083-4B40-95F8-EAD1DAF38A27}" destId="{758A7A1B-6A48-4B98-89C2-60AB754057DB}" srcOrd="1" destOrd="0" presId="urn:microsoft.com/office/officeart/2005/8/layout/chevron1"/>
    <dgm:cxn modelId="{1C8A0249-E361-4E8D-8116-70A335F0E286}" type="presParOf" srcId="{F7AEABB0-1083-4B40-95F8-EAD1DAF38A27}" destId="{E898637B-BC78-446A-8A49-95117AF883B2}" srcOrd="2" destOrd="0" presId="urn:microsoft.com/office/officeart/2005/8/layout/chevron1"/>
    <dgm:cxn modelId="{6FB79695-9F2A-4DD1-85CE-BFBCA8F76D89}" type="presParOf" srcId="{F7AEABB0-1083-4B40-95F8-EAD1DAF38A27}" destId="{C2333A12-EBDB-420C-AE98-402F3AC34BEB}" srcOrd="3" destOrd="0" presId="urn:microsoft.com/office/officeart/2005/8/layout/chevron1"/>
    <dgm:cxn modelId="{881D5885-9683-407A-B95C-1481575FAD07}" type="presParOf" srcId="{F7AEABB0-1083-4B40-95F8-EAD1DAF38A27}" destId="{E471D6CC-7FDA-41E7-BD00-4BAED33A69AE}" srcOrd="4" destOrd="0" presId="urn:microsoft.com/office/officeart/2005/8/layout/chevron1"/>
    <dgm:cxn modelId="{1BA58962-6E64-4836-A0CC-E080019C8683}" type="presParOf" srcId="{F7AEABB0-1083-4B40-95F8-EAD1DAF38A27}" destId="{D342B024-281D-4B76-9D21-146744A8C938}" srcOrd="5" destOrd="0" presId="urn:microsoft.com/office/officeart/2005/8/layout/chevron1"/>
    <dgm:cxn modelId="{8D772060-CA16-4898-82B4-F2467C6C248E}" type="presParOf" srcId="{F7AEABB0-1083-4B40-95F8-EAD1DAF38A27}" destId="{4E8579EF-78B7-4D87-949E-EDFFDF2D36F3}" srcOrd="6" destOrd="0" presId="urn:microsoft.com/office/officeart/2005/8/layout/chevron1"/>
    <dgm:cxn modelId="{DA469A79-4FD8-4348-AA84-14238071A2C7}" type="presParOf" srcId="{F7AEABB0-1083-4B40-95F8-EAD1DAF38A27}" destId="{CF8E4B84-7BA2-4B98-875A-9DA0D537E6CB}" srcOrd="7" destOrd="0" presId="urn:microsoft.com/office/officeart/2005/8/layout/chevron1"/>
    <dgm:cxn modelId="{0ED717A8-1863-4889-931F-EEE96B2363F7}" type="presParOf" srcId="{F7AEABB0-1083-4B40-95F8-EAD1DAF38A27}" destId="{72596CFA-355F-434F-AC9F-AD35D0FA64AF}" srcOrd="8" destOrd="0" presId="urn:microsoft.com/office/officeart/2005/8/layout/chevron1"/>
    <dgm:cxn modelId="{4EFDFEF9-7780-4F95-99F4-7141BB8376B6}" type="presParOf" srcId="{F7AEABB0-1083-4B40-95F8-EAD1DAF38A27}" destId="{3BC6A778-7930-4F3C-9BCB-ED0661B36292}" srcOrd="9" destOrd="0" presId="urn:microsoft.com/office/officeart/2005/8/layout/chevron1"/>
    <dgm:cxn modelId="{BCF709BB-637E-468B-9C8F-C009931C2023}" type="presParOf" srcId="{F7AEABB0-1083-4B40-95F8-EAD1DAF38A27}" destId="{4840A16F-FECF-4B2C-9584-FCCD9D9B80ED}" srcOrd="10" destOrd="0" presId="urn:microsoft.com/office/officeart/2005/8/layout/chevron1"/>
    <dgm:cxn modelId="{F6290B81-58A0-4BDC-BF12-EA53B2F32C28}" type="presParOf" srcId="{F7AEABB0-1083-4B40-95F8-EAD1DAF38A27}" destId="{0EE44478-FF99-491B-86E9-A92C70B86FA3}" srcOrd="11" destOrd="0" presId="urn:microsoft.com/office/officeart/2005/8/layout/chevron1"/>
    <dgm:cxn modelId="{7DE022B2-DD7C-4F16-A0F4-EAAC72BFBB8B}" type="presParOf" srcId="{F7AEABB0-1083-4B40-95F8-EAD1DAF38A27}" destId="{6EF340A2-5A08-415C-929B-6455FC132844}" srcOrd="12" destOrd="0" presId="urn:microsoft.com/office/officeart/2005/8/layout/chevron1"/>
  </dgm:cxnLst>
  <dgm:bg/>
  <dgm:whole>
    <a:ln>
      <a:noFill/>
    </a:ln>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C276115-873B-49D7-89F7-FEDEA3B30DD9}" type="doc">
      <dgm:prSet loTypeId="urn:microsoft.com/office/officeart/2005/8/layout/chevron1" loCatId="process" qsTypeId="urn:microsoft.com/office/officeart/2005/8/quickstyle/simple1" qsCatId="simple" csTypeId="urn:microsoft.com/office/officeart/2005/8/colors/accent1_2" csCatId="accent1" phldr="1"/>
      <dgm:spPr/>
    </dgm:pt>
    <dgm:pt modelId="{33D3A3D0-1942-422C-8E71-FE95283C6F36}">
      <dgm:prSet phldrT="[Text]" custT="1"/>
      <dgm:spPr>
        <a:solidFill>
          <a:schemeClr val="bg1"/>
        </a:solidFill>
        <a:ln>
          <a:solidFill>
            <a:srgbClr val="0070C0"/>
          </a:solidFill>
        </a:ln>
      </dgm:spPr>
      <dgm:t>
        <a:bodyPr/>
        <a:lstStyle/>
        <a:p>
          <a:r>
            <a:rPr lang="en-US" sz="1000">
              <a:solidFill>
                <a:sysClr val="windowText" lastClr="000000"/>
              </a:solidFill>
              <a:latin typeface="Times" panose="020B0500000000000000" pitchFamily="34" charset="0"/>
              <a:ea typeface="Times" panose="020B0500000000000000" pitchFamily="34" charset="0"/>
              <a:cs typeface="Times" panose="020B0500000000000000" pitchFamily="34" charset="0"/>
            </a:rPr>
            <a:t>Gửi yêu cầu hỗ trợ</a:t>
          </a:r>
        </a:p>
      </dgm:t>
    </dgm:pt>
    <dgm:pt modelId="{94843520-79EA-403B-ABC7-1C5203EBDA74}" type="parTrans" cxnId="{5E3D6550-2804-46B1-BC47-7C8D029B6C03}">
      <dgm:prSet/>
      <dgm:spPr/>
      <dgm:t>
        <a:bodyPr/>
        <a:lstStyle/>
        <a:p>
          <a:endParaRPr lang="en-US" sz="1000">
            <a:latin typeface="Times" panose="020B0500000000000000" pitchFamily="34" charset="0"/>
            <a:ea typeface="Times" panose="020B0500000000000000" pitchFamily="34" charset="0"/>
            <a:cs typeface="Times" panose="020B0500000000000000" pitchFamily="34" charset="0"/>
          </a:endParaRPr>
        </a:p>
      </dgm:t>
    </dgm:pt>
    <dgm:pt modelId="{FB682E1E-26D2-4012-8254-12794E47CC8E}" type="sibTrans" cxnId="{5E3D6550-2804-46B1-BC47-7C8D029B6C03}">
      <dgm:prSet/>
      <dgm:spPr/>
      <dgm:t>
        <a:bodyPr/>
        <a:lstStyle/>
        <a:p>
          <a:endParaRPr lang="en-US" sz="1000">
            <a:latin typeface="Times" panose="020B0500000000000000" pitchFamily="34" charset="0"/>
            <a:ea typeface="Times" panose="020B0500000000000000" pitchFamily="34" charset="0"/>
            <a:cs typeface="Times" panose="020B0500000000000000" pitchFamily="34" charset="0"/>
          </a:endParaRPr>
        </a:p>
      </dgm:t>
    </dgm:pt>
    <dgm:pt modelId="{7402A335-01D6-416C-B27D-E29BBCF4B033}">
      <dgm:prSet phldrT="[Text]" custT="1"/>
      <dgm:spPr>
        <a:solidFill>
          <a:schemeClr val="bg1"/>
        </a:solidFill>
        <a:ln>
          <a:solidFill>
            <a:srgbClr val="0070C0"/>
          </a:solidFill>
        </a:ln>
      </dgm:spPr>
      <dgm:t>
        <a:bodyPr/>
        <a:lstStyle/>
        <a:p>
          <a:r>
            <a:rPr lang="en-US" sz="1000">
              <a:solidFill>
                <a:sysClr val="windowText" lastClr="000000"/>
              </a:solidFill>
              <a:latin typeface="Times" panose="020B0500000000000000" pitchFamily="34" charset="0"/>
              <a:ea typeface="Times" panose="020B0500000000000000" pitchFamily="34" charset="0"/>
              <a:cs typeface="Times" panose="020B0500000000000000" pitchFamily="34" charset="0"/>
            </a:rPr>
            <a:t>Xác nhận hoàn tất và đóng YC</a:t>
          </a:r>
        </a:p>
      </dgm:t>
    </dgm:pt>
    <dgm:pt modelId="{1FBDB96F-2F1A-45B1-BD8C-BE283774F586}" type="parTrans" cxnId="{B05D302E-F33C-4968-BF2A-CDB8B318ABA5}">
      <dgm:prSet/>
      <dgm:spPr/>
      <dgm:t>
        <a:bodyPr/>
        <a:lstStyle/>
        <a:p>
          <a:endParaRPr lang="en-US" sz="1000">
            <a:latin typeface="Times" panose="020B0500000000000000" pitchFamily="34" charset="0"/>
            <a:ea typeface="Times" panose="020B0500000000000000" pitchFamily="34" charset="0"/>
            <a:cs typeface="Times" panose="020B0500000000000000" pitchFamily="34" charset="0"/>
          </a:endParaRPr>
        </a:p>
      </dgm:t>
    </dgm:pt>
    <dgm:pt modelId="{3ED341B8-3464-439C-BA00-9F9FEAF42971}" type="sibTrans" cxnId="{B05D302E-F33C-4968-BF2A-CDB8B318ABA5}">
      <dgm:prSet/>
      <dgm:spPr/>
      <dgm:t>
        <a:bodyPr/>
        <a:lstStyle/>
        <a:p>
          <a:endParaRPr lang="en-US" sz="1000">
            <a:latin typeface="Times" panose="020B0500000000000000" pitchFamily="34" charset="0"/>
            <a:ea typeface="Times" panose="020B0500000000000000" pitchFamily="34" charset="0"/>
            <a:cs typeface="Times" panose="020B0500000000000000" pitchFamily="34" charset="0"/>
          </a:endParaRPr>
        </a:p>
      </dgm:t>
    </dgm:pt>
    <dgm:pt modelId="{9C2FB9BD-4F9B-43D6-90AB-D897D8C4A041}">
      <dgm:prSet phldrT="[Text]" custT="1"/>
      <dgm:spPr>
        <a:solidFill>
          <a:schemeClr val="bg1"/>
        </a:solidFill>
        <a:ln>
          <a:solidFill>
            <a:srgbClr val="0070C0"/>
          </a:solidFill>
        </a:ln>
      </dgm:spPr>
      <dgm:t>
        <a:bodyPr/>
        <a:lstStyle/>
        <a:p>
          <a:r>
            <a:rPr lang="en-US" sz="1000">
              <a:solidFill>
                <a:sysClr val="windowText" lastClr="000000"/>
              </a:solidFill>
              <a:latin typeface="Times" panose="020B0500000000000000" pitchFamily="34" charset="0"/>
              <a:ea typeface="Times" panose="020B0500000000000000" pitchFamily="34" charset="0"/>
              <a:cs typeface="Times" panose="020B0500000000000000" pitchFamily="34" charset="0"/>
            </a:rPr>
            <a:t>Xử lý sự cố hoặc đến hỗ trợ trực tiếp</a:t>
          </a:r>
        </a:p>
      </dgm:t>
    </dgm:pt>
    <dgm:pt modelId="{9A902147-DDB9-48FB-92D1-00728A38355B}" type="parTrans" cxnId="{384C9CAD-1781-4470-8628-2A4373214D08}">
      <dgm:prSet/>
      <dgm:spPr/>
      <dgm:t>
        <a:bodyPr/>
        <a:lstStyle/>
        <a:p>
          <a:endParaRPr lang="en-US" sz="1000">
            <a:latin typeface="Times" panose="020B0500000000000000" pitchFamily="34" charset="0"/>
            <a:ea typeface="Times" panose="020B0500000000000000" pitchFamily="34" charset="0"/>
            <a:cs typeface="Times" panose="020B0500000000000000" pitchFamily="34" charset="0"/>
          </a:endParaRPr>
        </a:p>
      </dgm:t>
    </dgm:pt>
    <dgm:pt modelId="{EC4AE715-7999-478C-9111-C64FB491EE59}" type="sibTrans" cxnId="{384C9CAD-1781-4470-8628-2A4373214D08}">
      <dgm:prSet/>
      <dgm:spPr/>
      <dgm:t>
        <a:bodyPr/>
        <a:lstStyle/>
        <a:p>
          <a:endParaRPr lang="en-US" sz="1000">
            <a:latin typeface="Times" panose="020B0500000000000000" pitchFamily="34" charset="0"/>
            <a:ea typeface="Times" panose="020B0500000000000000" pitchFamily="34" charset="0"/>
            <a:cs typeface="Times" panose="020B0500000000000000" pitchFamily="34" charset="0"/>
          </a:endParaRPr>
        </a:p>
      </dgm:t>
    </dgm:pt>
    <dgm:pt modelId="{1AA3703C-BFDE-48E4-A7C9-B9C85FC0C937}">
      <dgm:prSet phldrT="[Text]" custT="1"/>
      <dgm:spPr>
        <a:solidFill>
          <a:schemeClr val="bg1"/>
        </a:solidFill>
        <a:ln>
          <a:solidFill>
            <a:srgbClr val="0070C0"/>
          </a:solidFill>
        </a:ln>
      </dgm:spPr>
      <dgm:t>
        <a:bodyPr/>
        <a:lstStyle/>
        <a:p>
          <a:r>
            <a:rPr lang="en-US" sz="1000">
              <a:solidFill>
                <a:sysClr val="windowText" lastClr="000000"/>
              </a:solidFill>
              <a:latin typeface="Times" panose="020B0500000000000000" pitchFamily="34" charset="0"/>
              <a:ea typeface="Times" panose="020B0500000000000000" pitchFamily="34" charset="0"/>
              <a:cs typeface="Times" panose="020B0500000000000000" pitchFamily="34" charset="0"/>
            </a:rPr>
            <a:t>Tiếp nhận và phân loại</a:t>
          </a:r>
        </a:p>
      </dgm:t>
    </dgm:pt>
    <dgm:pt modelId="{5C2A6316-A1CC-4579-9638-C02A7EEEB468}" type="parTrans" cxnId="{D59A52B6-A2E2-4E0C-B1F7-A2414A962446}">
      <dgm:prSet/>
      <dgm:spPr/>
      <dgm:t>
        <a:bodyPr/>
        <a:lstStyle/>
        <a:p>
          <a:endParaRPr lang="en-US" sz="1000">
            <a:latin typeface="Times" panose="020B0500000000000000" pitchFamily="34" charset="0"/>
            <a:ea typeface="Times" panose="020B0500000000000000" pitchFamily="34" charset="0"/>
            <a:cs typeface="Times" panose="020B0500000000000000" pitchFamily="34" charset="0"/>
          </a:endParaRPr>
        </a:p>
      </dgm:t>
    </dgm:pt>
    <dgm:pt modelId="{0B4B3A42-A8B8-4936-8850-5556005B429F}" type="sibTrans" cxnId="{D59A52B6-A2E2-4E0C-B1F7-A2414A962446}">
      <dgm:prSet/>
      <dgm:spPr/>
      <dgm:t>
        <a:bodyPr/>
        <a:lstStyle/>
        <a:p>
          <a:endParaRPr lang="en-US" sz="1000">
            <a:latin typeface="Times" panose="020B0500000000000000" pitchFamily="34" charset="0"/>
            <a:ea typeface="Times" panose="020B0500000000000000" pitchFamily="34" charset="0"/>
            <a:cs typeface="Times" panose="020B0500000000000000" pitchFamily="34" charset="0"/>
          </a:endParaRPr>
        </a:p>
      </dgm:t>
    </dgm:pt>
    <dgm:pt modelId="{6B4B7B43-AB9B-4FF4-BD2E-7E543BECF82A}">
      <dgm:prSet phldrT="[Text]" custT="1"/>
      <dgm:spPr>
        <a:solidFill>
          <a:schemeClr val="bg1"/>
        </a:solidFill>
        <a:ln>
          <a:solidFill>
            <a:srgbClr val="0070C0"/>
          </a:solidFill>
        </a:ln>
      </dgm:spPr>
      <dgm:t>
        <a:bodyPr/>
        <a:lstStyle/>
        <a:p>
          <a:r>
            <a:rPr lang="en-US" sz="1000">
              <a:solidFill>
                <a:sysClr val="windowText" lastClr="000000"/>
              </a:solidFill>
              <a:latin typeface="Times" panose="020B0500000000000000" pitchFamily="34" charset="0"/>
              <a:ea typeface="Times" panose="020B0500000000000000" pitchFamily="34" charset="0"/>
              <a:cs typeface="Times" panose="020B0500000000000000" pitchFamily="34" charset="0"/>
            </a:rPr>
            <a:t>Hỗ trợ từ xa hoặc chuyển tiếp kĩ thuật</a:t>
          </a:r>
        </a:p>
      </dgm:t>
    </dgm:pt>
    <dgm:pt modelId="{AA9B2954-C60D-4F5A-BD5D-AAFB2C41BE36}" type="parTrans" cxnId="{8C538C06-BF47-4E63-BF35-0E1F35D2EDF8}">
      <dgm:prSet/>
      <dgm:spPr/>
      <dgm:t>
        <a:bodyPr/>
        <a:lstStyle/>
        <a:p>
          <a:endParaRPr lang="en-US" sz="1000">
            <a:latin typeface="Times" panose="020B0500000000000000" pitchFamily="34" charset="0"/>
            <a:ea typeface="Times" panose="020B0500000000000000" pitchFamily="34" charset="0"/>
            <a:cs typeface="Times" panose="020B0500000000000000" pitchFamily="34" charset="0"/>
          </a:endParaRPr>
        </a:p>
      </dgm:t>
    </dgm:pt>
    <dgm:pt modelId="{30A5C35E-B7DF-4031-A8F0-983421B55A11}" type="sibTrans" cxnId="{8C538C06-BF47-4E63-BF35-0E1F35D2EDF8}">
      <dgm:prSet/>
      <dgm:spPr/>
      <dgm:t>
        <a:bodyPr/>
        <a:lstStyle/>
        <a:p>
          <a:endParaRPr lang="en-US" sz="1000">
            <a:latin typeface="Times" panose="020B0500000000000000" pitchFamily="34" charset="0"/>
            <a:ea typeface="Times" panose="020B0500000000000000" pitchFamily="34" charset="0"/>
            <a:cs typeface="Times" panose="020B0500000000000000" pitchFamily="34" charset="0"/>
          </a:endParaRPr>
        </a:p>
      </dgm:t>
    </dgm:pt>
    <dgm:pt modelId="{CABC0FF6-331E-454A-96FA-C90B0D00286D}" type="pres">
      <dgm:prSet presAssocID="{BC276115-873B-49D7-89F7-FEDEA3B30DD9}" presName="Name0" presStyleCnt="0">
        <dgm:presLayoutVars>
          <dgm:dir/>
          <dgm:animLvl val="lvl"/>
          <dgm:resizeHandles val="exact"/>
        </dgm:presLayoutVars>
      </dgm:prSet>
      <dgm:spPr/>
    </dgm:pt>
    <dgm:pt modelId="{DC446F6F-4836-482D-BE3D-CFB0866E4DBB}" type="pres">
      <dgm:prSet presAssocID="{33D3A3D0-1942-422C-8E71-FE95283C6F36}" presName="parTxOnly" presStyleLbl="node1" presStyleIdx="0" presStyleCnt="5">
        <dgm:presLayoutVars>
          <dgm:chMax val="0"/>
          <dgm:chPref val="0"/>
          <dgm:bulletEnabled val="1"/>
        </dgm:presLayoutVars>
      </dgm:prSet>
      <dgm:spPr/>
    </dgm:pt>
    <dgm:pt modelId="{D8492B20-599F-4A98-AA17-A30FCF9E8194}" type="pres">
      <dgm:prSet presAssocID="{FB682E1E-26D2-4012-8254-12794E47CC8E}" presName="parTxOnlySpace" presStyleCnt="0"/>
      <dgm:spPr/>
    </dgm:pt>
    <dgm:pt modelId="{F2D34E5F-E880-4BEC-B186-4C1747C7BD74}" type="pres">
      <dgm:prSet presAssocID="{1AA3703C-BFDE-48E4-A7C9-B9C85FC0C937}" presName="parTxOnly" presStyleLbl="node1" presStyleIdx="1" presStyleCnt="5">
        <dgm:presLayoutVars>
          <dgm:chMax val="0"/>
          <dgm:chPref val="0"/>
          <dgm:bulletEnabled val="1"/>
        </dgm:presLayoutVars>
      </dgm:prSet>
      <dgm:spPr/>
    </dgm:pt>
    <dgm:pt modelId="{04DAE405-B3CE-4024-84B5-F77360EE9B78}" type="pres">
      <dgm:prSet presAssocID="{0B4B3A42-A8B8-4936-8850-5556005B429F}" presName="parTxOnlySpace" presStyleCnt="0"/>
      <dgm:spPr/>
    </dgm:pt>
    <dgm:pt modelId="{864029D9-E526-4E32-8C39-70F8CB2E5CFF}" type="pres">
      <dgm:prSet presAssocID="{6B4B7B43-AB9B-4FF4-BD2E-7E543BECF82A}" presName="parTxOnly" presStyleLbl="node1" presStyleIdx="2" presStyleCnt="5">
        <dgm:presLayoutVars>
          <dgm:chMax val="0"/>
          <dgm:chPref val="0"/>
          <dgm:bulletEnabled val="1"/>
        </dgm:presLayoutVars>
      </dgm:prSet>
      <dgm:spPr/>
    </dgm:pt>
    <dgm:pt modelId="{D036027E-DF20-43DC-869C-59789FB98F8F}" type="pres">
      <dgm:prSet presAssocID="{30A5C35E-B7DF-4031-A8F0-983421B55A11}" presName="parTxOnlySpace" presStyleCnt="0"/>
      <dgm:spPr/>
    </dgm:pt>
    <dgm:pt modelId="{B9651302-610F-4907-88DB-0C33B09299CC}" type="pres">
      <dgm:prSet presAssocID="{9C2FB9BD-4F9B-43D6-90AB-D897D8C4A041}" presName="parTxOnly" presStyleLbl="node1" presStyleIdx="3" presStyleCnt="5">
        <dgm:presLayoutVars>
          <dgm:chMax val="0"/>
          <dgm:chPref val="0"/>
          <dgm:bulletEnabled val="1"/>
        </dgm:presLayoutVars>
      </dgm:prSet>
      <dgm:spPr/>
    </dgm:pt>
    <dgm:pt modelId="{B04026CC-76C0-4B8A-AFD1-84B5DC270C01}" type="pres">
      <dgm:prSet presAssocID="{EC4AE715-7999-478C-9111-C64FB491EE59}" presName="parTxOnlySpace" presStyleCnt="0"/>
      <dgm:spPr/>
    </dgm:pt>
    <dgm:pt modelId="{596EA6C9-C571-4B6C-B3A3-9F1397A58813}" type="pres">
      <dgm:prSet presAssocID="{7402A335-01D6-416C-B27D-E29BBCF4B033}" presName="parTxOnly" presStyleLbl="node1" presStyleIdx="4" presStyleCnt="5">
        <dgm:presLayoutVars>
          <dgm:chMax val="0"/>
          <dgm:chPref val="0"/>
          <dgm:bulletEnabled val="1"/>
        </dgm:presLayoutVars>
      </dgm:prSet>
      <dgm:spPr/>
    </dgm:pt>
  </dgm:ptLst>
  <dgm:cxnLst>
    <dgm:cxn modelId="{8C538C06-BF47-4E63-BF35-0E1F35D2EDF8}" srcId="{BC276115-873B-49D7-89F7-FEDEA3B30DD9}" destId="{6B4B7B43-AB9B-4FF4-BD2E-7E543BECF82A}" srcOrd="2" destOrd="0" parTransId="{AA9B2954-C60D-4F5A-BD5D-AAFB2C41BE36}" sibTransId="{30A5C35E-B7DF-4031-A8F0-983421B55A11}"/>
    <dgm:cxn modelId="{B05D302E-F33C-4968-BF2A-CDB8B318ABA5}" srcId="{BC276115-873B-49D7-89F7-FEDEA3B30DD9}" destId="{7402A335-01D6-416C-B27D-E29BBCF4B033}" srcOrd="4" destOrd="0" parTransId="{1FBDB96F-2F1A-45B1-BD8C-BE283774F586}" sibTransId="{3ED341B8-3464-439C-BA00-9F9FEAF42971}"/>
    <dgm:cxn modelId="{B23BB639-F15E-4235-8D4E-9FCDDAD05A3F}" type="presOf" srcId="{9C2FB9BD-4F9B-43D6-90AB-D897D8C4A041}" destId="{B9651302-610F-4907-88DB-0C33B09299CC}" srcOrd="0" destOrd="0" presId="urn:microsoft.com/office/officeart/2005/8/layout/chevron1"/>
    <dgm:cxn modelId="{5E3D6550-2804-46B1-BC47-7C8D029B6C03}" srcId="{BC276115-873B-49D7-89F7-FEDEA3B30DD9}" destId="{33D3A3D0-1942-422C-8E71-FE95283C6F36}" srcOrd="0" destOrd="0" parTransId="{94843520-79EA-403B-ABC7-1C5203EBDA74}" sibTransId="{FB682E1E-26D2-4012-8254-12794E47CC8E}"/>
    <dgm:cxn modelId="{384C9CAD-1781-4470-8628-2A4373214D08}" srcId="{BC276115-873B-49D7-89F7-FEDEA3B30DD9}" destId="{9C2FB9BD-4F9B-43D6-90AB-D897D8C4A041}" srcOrd="3" destOrd="0" parTransId="{9A902147-DDB9-48FB-92D1-00728A38355B}" sibTransId="{EC4AE715-7999-478C-9111-C64FB491EE59}"/>
    <dgm:cxn modelId="{D59A52B6-A2E2-4E0C-B1F7-A2414A962446}" srcId="{BC276115-873B-49D7-89F7-FEDEA3B30DD9}" destId="{1AA3703C-BFDE-48E4-A7C9-B9C85FC0C937}" srcOrd="1" destOrd="0" parTransId="{5C2A6316-A1CC-4579-9638-C02A7EEEB468}" sibTransId="{0B4B3A42-A8B8-4936-8850-5556005B429F}"/>
    <dgm:cxn modelId="{E89079C9-5907-4CD7-9121-DA9D082B63AE}" type="presOf" srcId="{1AA3703C-BFDE-48E4-A7C9-B9C85FC0C937}" destId="{F2D34E5F-E880-4BEC-B186-4C1747C7BD74}" srcOrd="0" destOrd="0" presId="urn:microsoft.com/office/officeart/2005/8/layout/chevron1"/>
    <dgm:cxn modelId="{1C509DCC-7DA5-4960-AF1F-7B747E519993}" type="presOf" srcId="{6B4B7B43-AB9B-4FF4-BD2E-7E543BECF82A}" destId="{864029D9-E526-4E32-8C39-70F8CB2E5CFF}" srcOrd="0" destOrd="0" presId="urn:microsoft.com/office/officeart/2005/8/layout/chevron1"/>
    <dgm:cxn modelId="{2890CAE5-07AF-4B6A-AE4D-52B85DD1C792}" type="presOf" srcId="{BC276115-873B-49D7-89F7-FEDEA3B30DD9}" destId="{CABC0FF6-331E-454A-96FA-C90B0D00286D}" srcOrd="0" destOrd="0" presId="urn:microsoft.com/office/officeart/2005/8/layout/chevron1"/>
    <dgm:cxn modelId="{6FE332EE-07A4-4236-AD98-5A9E18221399}" type="presOf" srcId="{7402A335-01D6-416C-B27D-E29BBCF4B033}" destId="{596EA6C9-C571-4B6C-B3A3-9F1397A58813}" srcOrd="0" destOrd="0" presId="urn:microsoft.com/office/officeart/2005/8/layout/chevron1"/>
    <dgm:cxn modelId="{5D1E8EFB-C910-49BD-95CF-8AC53F052F82}" type="presOf" srcId="{33D3A3D0-1942-422C-8E71-FE95283C6F36}" destId="{DC446F6F-4836-482D-BE3D-CFB0866E4DBB}" srcOrd="0" destOrd="0" presId="urn:microsoft.com/office/officeart/2005/8/layout/chevron1"/>
    <dgm:cxn modelId="{FBEE757C-684E-4CF5-B51F-698BB9F64165}" type="presParOf" srcId="{CABC0FF6-331E-454A-96FA-C90B0D00286D}" destId="{DC446F6F-4836-482D-BE3D-CFB0866E4DBB}" srcOrd="0" destOrd="0" presId="urn:microsoft.com/office/officeart/2005/8/layout/chevron1"/>
    <dgm:cxn modelId="{359FC584-E2BC-4255-BDAD-EF550B5902BC}" type="presParOf" srcId="{CABC0FF6-331E-454A-96FA-C90B0D00286D}" destId="{D8492B20-599F-4A98-AA17-A30FCF9E8194}" srcOrd="1" destOrd="0" presId="urn:microsoft.com/office/officeart/2005/8/layout/chevron1"/>
    <dgm:cxn modelId="{28BDE1B3-0013-40E9-B811-9F89608C2C44}" type="presParOf" srcId="{CABC0FF6-331E-454A-96FA-C90B0D00286D}" destId="{F2D34E5F-E880-4BEC-B186-4C1747C7BD74}" srcOrd="2" destOrd="0" presId="urn:microsoft.com/office/officeart/2005/8/layout/chevron1"/>
    <dgm:cxn modelId="{CCEB4B3E-DC52-4BB8-8D34-B864BBA4F415}" type="presParOf" srcId="{CABC0FF6-331E-454A-96FA-C90B0D00286D}" destId="{04DAE405-B3CE-4024-84B5-F77360EE9B78}" srcOrd="3" destOrd="0" presId="urn:microsoft.com/office/officeart/2005/8/layout/chevron1"/>
    <dgm:cxn modelId="{9B38F594-AE97-4BF8-ACBA-1F1072DEB7F8}" type="presParOf" srcId="{CABC0FF6-331E-454A-96FA-C90B0D00286D}" destId="{864029D9-E526-4E32-8C39-70F8CB2E5CFF}" srcOrd="4" destOrd="0" presId="urn:microsoft.com/office/officeart/2005/8/layout/chevron1"/>
    <dgm:cxn modelId="{EFDBDFED-0A5F-4B84-BD18-300399447744}" type="presParOf" srcId="{CABC0FF6-331E-454A-96FA-C90B0D00286D}" destId="{D036027E-DF20-43DC-869C-59789FB98F8F}" srcOrd="5" destOrd="0" presId="urn:microsoft.com/office/officeart/2005/8/layout/chevron1"/>
    <dgm:cxn modelId="{65F45483-E8A3-4F8D-B807-33B01F1EFB52}" type="presParOf" srcId="{CABC0FF6-331E-454A-96FA-C90B0D00286D}" destId="{B9651302-610F-4907-88DB-0C33B09299CC}" srcOrd="6" destOrd="0" presId="urn:microsoft.com/office/officeart/2005/8/layout/chevron1"/>
    <dgm:cxn modelId="{59D9518F-FA3E-46EE-BBB4-A1FC26095A79}" type="presParOf" srcId="{CABC0FF6-331E-454A-96FA-C90B0D00286D}" destId="{B04026CC-76C0-4B8A-AFD1-84B5DC270C01}" srcOrd="7" destOrd="0" presId="urn:microsoft.com/office/officeart/2005/8/layout/chevron1"/>
    <dgm:cxn modelId="{EAB58994-97B1-4390-A720-CBDE02BB5558}" type="presParOf" srcId="{CABC0FF6-331E-454A-96FA-C90B0D00286D}" destId="{596EA6C9-C571-4B6C-B3A3-9F1397A58813}" srcOrd="8" destOrd="0" presId="urn:microsoft.com/office/officeart/2005/8/layout/chevron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71E126-03AC-47F6-BAC3-A409546EC1E4}">
      <dsp:nvSpPr>
        <dsp:cNvPr id="0" name=""/>
        <dsp:cNvSpPr/>
      </dsp:nvSpPr>
      <dsp:spPr>
        <a:xfrm>
          <a:off x="0" y="415885"/>
          <a:ext cx="878085" cy="351234"/>
        </a:xfrm>
        <a:prstGeom prst="chevr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Chọn sản phẩm</a:t>
          </a:r>
        </a:p>
      </dsp:txBody>
      <dsp:txXfrm>
        <a:off x="175617" y="415885"/>
        <a:ext cx="526851" cy="351234"/>
      </dsp:txXfrm>
    </dsp:sp>
    <dsp:sp modelId="{E898637B-BC78-446A-8A49-95117AF883B2}">
      <dsp:nvSpPr>
        <dsp:cNvPr id="0" name=""/>
        <dsp:cNvSpPr/>
      </dsp:nvSpPr>
      <dsp:spPr>
        <a:xfrm>
          <a:off x="790277" y="415885"/>
          <a:ext cx="878085" cy="351234"/>
        </a:xfrm>
        <a:prstGeom prst="chevr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Tư vấn</a:t>
          </a:r>
        </a:p>
      </dsp:txBody>
      <dsp:txXfrm>
        <a:off x="965894" y="415885"/>
        <a:ext cx="526851" cy="351234"/>
      </dsp:txXfrm>
    </dsp:sp>
    <dsp:sp modelId="{E471D6CC-7FDA-41E7-BD00-4BAED33A69AE}">
      <dsp:nvSpPr>
        <dsp:cNvPr id="0" name=""/>
        <dsp:cNvSpPr/>
      </dsp:nvSpPr>
      <dsp:spPr>
        <a:xfrm>
          <a:off x="1580554" y="415885"/>
          <a:ext cx="878085" cy="351234"/>
        </a:xfrm>
        <a:prstGeom prst="chevr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Xác nhận đơn hàng</a:t>
          </a:r>
        </a:p>
      </dsp:txBody>
      <dsp:txXfrm>
        <a:off x="1756171" y="415885"/>
        <a:ext cx="526851" cy="351234"/>
      </dsp:txXfrm>
    </dsp:sp>
    <dsp:sp modelId="{4E8579EF-78B7-4D87-949E-EDFFDF2D36F3}">
      <dsp:nvSpPr>
        <dsp:cNvPr id="0" name=""/>
        <dsp:cNvSpPr/>
      </dsp:nvSpPr>
      <dsp:spPr>
        <a:xfrm>
          <a:off x="2370832" y="415885"/>
          <a:ext cx="878085" cy="351234"/>
        </a:xfrm>
        <a:prstGeom prst="chevr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Xác nhận phương thức thanh toán</a:t>
          </a:r>
        </a:p>
      </dsp:txBody>
      <dsp:txXfrm>
        <a:off x="2546449" y="415885"/>
        <a:ext cx="526851" cy="351234"/>
      </dsp:txXfrm>
    </dsp:sp>
    <dsp:sp modelId="{72596CFA-355F-434F-AC9F-AD35D0FA64AF}">
      <dsp:nvSpPr>
        <dsp:cNvPr id="0" name=""/>
        <dsp:cNvSpPr/>
      </dsp:nvSpPr>
      <dsp:spPr>
        <a:xfrm>
          <a:off x="3161109" y="415885"/>
          <a:ext cx="878085" cy="351234"/>
        </a:xfrm>
        <a:prstGeom prst="chevr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Kiểm tra tồn kho</a:t>
          </a:r>
        </a:p>
      </dsp:txBody>
      <dsp:txXfrm>
        <a:off x="3336726" y="415885"/>
        <a:ext cx="526851" cy="351234"/>
      </dsp:txXfrm>
    </dsp:sp>
    <dsp:sp modelId="{4840A16F-FECF-4B2C-9584-FCCD9D9B80ED}">
      <dsp:nvSpPr>
        <dsp:cNvPr id="0" name=""/>
        <dsp:cNvSpPr/>
      </dsp:nvSpPr>
      <dsp:spPr>
        <a:xfrm>
          <a:off x="3951386" y="415885"/>
          <a:ext cx="878085" cy="351234"/>
        </a:xfrm>
        <a:prstGeom prst="chevr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Chuẩn bị &amp; xuất hàng</a:t>
          </a:r>
        </a:p>
      </dsp:txBody>
      <dsp:txXfrm>
        <a:off x="4127003" y="415885"/>
        <a:ext cx="526851" cy="351234"/>
      </dsp:txXfrm>
    </dsp:sp>
    <dsp:sp modelId="{6EF340A2-5A08-415C-929B-6455FC132844}">
      <dsp:nvSpPr>
        <dsp:cNvPr id="0" name=""/>
        <dsp:cNvSpPr/>
      </dsp:nvSpPr>
      <dsp:spPr>
        <a:xfrm>
          <a:off x="4741664" y="415885"/>
          <a:ext cx="878085" cy="351234"/>
        </a:xfrm>
        <a:prstGeom prst="chevron">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Giao</a:t>
          </a:r>
          <a:r>
            <a:rPr lang="en-US" sz="700" kern="1200" baseline="0"/>
            <a:t> hàng &amp; thu tiền</a:t>
          </a:r>
          <a:endParaRPr lang="en-US" sz="700" kern="1200"/>
        </a:p>
      </dsp:txBody>
      <dsp:txXfrm>
        <a:off x="4917281" y="415885"/>
        <a:ext cx="526851" cy="35123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446F6F-4836-482D-BE3D-CFB0866E4DBB}">
      <dsp:nvSpPr>
        <dsp:cNvPr id="0" name=""/>
        <dsp:cNvSpPr/>
      </dsp:nvSpPr>
      <dsp:spPr>
        <a:xfrm>
          <a:off x="1339" y="604539"/>
          <a:ext cx="1192113" cy="476845"/>
        </a:xfrm>
        <a:prstGeom prst="chevron">
          <a:avLst/>
        </a:prstGeom>
        <a:solidFill>
          <a:schemeClr val="bg1"/>
        </a:solidFill>
        <a:ln w="12700" cap="flat" cmpd="sng" algn="ctr">
          <a:solidFill>
            <a:srgbClr val="0070C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latin typeface="Times" panose="020B0500000000000000" pitchFamily="34" charset="0"/>
              <a:ea typeface="Times" panose="020B0500000000000000" pitchFamily="34" charset="0"/>
              <a:cs typeface="Times" panose="020B0500000000000000" pitchFamily="34" charset="0"/>
            </a:rPr>
            <a:t>Gửi yêu cầu hỗ trợ</a:t>
          </a:r>
        </a:p>
      </dsp:txBody>
      <dsp:txXfrm>
        <a:off x="239762" y="604539"/>
        <a:ext cx="715268" cy="476845"/>
      </dsp:txXfrm>
    </dsp:sp>
    <dsp:sp modelId="{F2D34E5F-E880-4BEC-B186-4C1747C7BD74}">
      <dsp:nvSpPr>
        <dsp:cNvPr id="0" name=""/>
        <dsp:cNvSpPr/>
      </dsp:nvSpPr>
      <dsp:spPr>
        <a:xfrm>
          <a:off x="1074241" y="604539"/>
          <a:ext cx="1192113" cy="476845"/>
        </a:xfrm>
        <a:prstGeom prst="chevron">
          <a:avLst/>
        </a:prstGeom>
        <a:solidFill>
          <a:schemeClr val="bg1"/>
        </a:solidFill>
        <a:ln w="12700" cap="flat" cmpd="sng" algn="ctr">
          <a:solidFill>
            <a:srgbClr val="0070C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latin typeface="Times" panose="020B0500000000000000" pitchFamily="34" charset="0"/>
              <a:ea typeface="Times" panose="020B0500000000000000" pitchFamily="34" charset="0"/>
              <a:cs typeface="Times" panose="020B0500000000000000" pitchFamily="34" charset="0"/>
            </a:rPr>
            <a:t>Tiếp nhận và phân loại</a:t>
          </a:r>
        </a:p>
      </dsp:txBody>
      <dsp:txXfrm>
        <a:off x="1312664" y="604539"/>
        <a:ext cx="715268" cy="476845"/>
      </dsp:txXfrm>
    </dsp:sp>
    <dsp:sp modelId="{864029D9-E526-4E32-8C39-70F8CB2E5CFF}">
      <dsp:nvSpPr>
        <dsp:cNvPr id="0" name=""/>
        <dsp:cNvSpPr/>
      </dsp:nvSpPr>
      <dsp:spPr>
        <a:xfrm>
          <a:off x="2147143" y="604539"/>
          <a:ext cx="1192113" cy="476845"/>
        </a:xfrm>
        <a:prstGeom prst="chevron">
          <a:avLst/>
        </a:prstGeom>
        <a:solidFill>
          <a:schemeClr val="bg1"/>
        </a:solidFill>
        <a:ln w="12700" cap="flat" cmpd="sng" algn="ctr">
          <a:solidFill>
            <a:srgbClr val="0070C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latin typeface="Times" panose="020B0500000000000000" pitchFamily="34" charset="0"/>
              <a:ea typeface="Times" panose="020B0500000000000000" pitchFamily="34" charset="0"/>
              <a:cs typeface="Times" panose="020B0500000000000000" pitchFamily="34" charset="0"/>
            </a:rPr>
            <a:t>Hỗ trợ từ xa hoặc chuyển tiếp kĩ thuật</a:t>
          </a:r>
        </a:p>
      </dsp:txBody>
      <dsp:txXfrm>
        <a:off x="2385566" y="604539"/>
        <a:ext cx="715268" cy="476845"/>
      </dsp:txXfrm>
    </dsp:sp>
    <dsp:sp modelId="{B9651302-610F-4907-88DB-0C33B09299CC}">
      <dsp:nvSpPr>
        <dsp:cNvPr id="0" name=""/>
        <dsp:cNvSpPr/>
      </dsp:nvSpPr>
      <dsp:spPr>
        <a:xfrm>
          <a:off x="3220045" y="604539"/>
          <a:ext cx="1192113" cy="476845"/>
        </a:xfrm>
        <a:prstGeom prst="chevron">
          <a:avLst/>
        </a:prstGeom>
        <a:solidFill>
          <a:schemeClr val="bg1"/>
        </a:solidFill>
        <a:ln w="12700" cap="flat" cmpd="sng" algn="ctr">
          <a:solidFill>
            <a:srgbClr val="0070C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latin typeface="Times" panose="020B0500000000000000" pitchFamily="34" charset="0"/>
              <a:ea typeface="Times" panose="020B0500000000000000" pitchFamily="34" charset="0"/>
              <a:cs typeface="Times" panose="020B0500000000000000" pitchFamily="34" charset="0"/>
            </a:rPr>
            <a:t>Xử lý sự cố hoặc đến hỗ trợ trực tiếp</a:t>
          </a:r>
        </a:p>
      </dsp:txBody>
      <dsp:txXfrm>
        <a:off x="3458468" y="604539"/>
        <a:ext cx="715268" cy="476845"/>
      </dsp:txXfrm>
    </dsp:sp>
    <dsp:sp modelId="{596EA6C9-C571-4B6C-B3A3-9F1397A58813}">
      <dsp:nvSpPr>
        <dsp:cNvPr id="0" name=""/>
        <dsp:cNvSpPr/>
      </dsp:nvSpPr>
      <dsp:spPr>
        <a:xfrm>
          <a:off x="4292947" y="604539"/>
          <a:ext cx="1192113" cy="476845"/>
        </a:xfrm>
        <a:prstGeom prst="chevron">
          <a:avLst/>
        </a:prstGeom>
        <a:solidFill>
          <a:schemeClr val="bg1"/>
        </a:solidFill>
        <a:ln w="12700" cap="flat" cmpd="sng" algn="ctr">
          <a:solidFill>
            <a:srgbClr val="0070C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solidFill>
              <a:latin typeface="Times" panose="020B0500000000000000" pitchFamily="34" charset="0"/>
              <a:ea typeface="Times" panose="020B0500000000000000" pitchFamily="34" charset="0"/>
              <a:cs typeface="Times" panose="020B0500000000000000" pitchFamily="34" charset="0"/>
            </a:rPr>
            <a:t>Xác nhận hoàn tất và đóng YC</a:t>
          </a:r>
        </a:p>
      </dsp:txBody>
      <dsp:txXfrm>
        <a:off x="4531370" y="604539"/>
        <a:ext cx="715268" cy="47684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6BF78824-E73D-4465-BC9A-6AAB42C2232A}">
    <t:Anchor>
      <t:Comment id="1354517870"/>
    </t:Anchor>
    <t:History>
      <t:Event id="{85734DD9-4D75-4771-9170-5CF65A694DB6}" time="2025-07-31T07:43:58.437Z">
        <t:Attribution userId="S::24730177@ms.uit.edu.vn::7577ae16-98d4-4936-ab55-9dc528c10ae6" userProvider="AD" userName="Đinh Hồng Châu"/>
        <t:Anchor>
          <t:Comment id="1354517870"/>
        </t:Anchor>
        <t:Create/>
      </t:Event>
      <t:Event id="{A8FCD168-9F5A-464F-B27A-A4FA38B27268}" time="2025-07-31T07:43:58.437Z">
        <t:Attribution userId="S::24730177@ms.uit.edu.vn::7577ae16-98d4-4936-ab55-9dc528c10ae6" userProvider="AD" userName="Đinh Hồng Châu"/>
        <t:Anchor>
          <t:Comment id="1354517870"/>
        </t:Anchor>
        <t:Assign userId="S::24410146@ms.uit.edu.vn::22d9fc98-94aa-4283-a71c-d11532ed0ee4" userProvider="AD" userName="Nguyễn Tri Thùy Dương"/>
      </t:Event>
      <t:Event id="{8AD48D3A-D4D4-4C23-8BAE-4796A9251C87}" time="2025-07-31T07:43:58.437Z">
        <t:Attribution userId="S::24730177@ms.uit.edu.vn::7577ae16-98d4-4936-ab55-9dc528c10ae6" userProvider="AD" userName="Đinh Hồng Châu"/>
        <t:Anchor>
          <t:Comment id="1354517870"/>
        </t:Anchor>
        <t:SetTitle title="@Nguyễn Tri Thùy Dương phụ trách và input phần này nhé"/>
      </t:Event>
      <t:Event id="{B227214C-6748-43C6-AA8C-9806EB8F2602}" time="2025-07-31T07:44:02.316Z">
        <t:Attribution userId="S::24730177@ms.uit.edu.vn::7577ae16-98d4-4936-ab55-9dc528c10ae6" userProvider="AD" userName="Đinh Hồng Châu"/>
        <t:Progress percentComplete="100"/>
      </t:Event>
      <t:Event id="{928B1EB2-302E-4321-8287-8533F36AA5EB}" time="2025-07-31T07:44:08.207Z">
        <t:Attribution userId="S::24730177@ms.uit.edu.vn::7577ae16-98d4-4936-ab55-9dc528c10ae6" userProvider="AD" userName="Đinh Hồng Châu"/>
        <t:Progress percentComplete="0"/>
      </t:Event>
    </t:History>
  </t:Task>
  <t:Task id="{8298CBC0-FA2E-4A51-9683-A5E4919AA0FF}">
    <t:Anchor>
      <t:Comment id="426656900"/>
    </t:Anchor>
    <t:History>
      <t:Event id="{7F3C8168-1BE0-4959-8A43-FD57DA8782D6}" time="2025-07-31T07:44:38.156Z">
        <t:Attribution userId="S::24730177@ms.uit.edu.vn::7577ae16-98d4-4936-ab55-9dc528c10ae6" userProvider="AD" userName="Đinh Hồng Châu"/>
        <t:Anchor>
          <t:Comment id="426656900"/>
        </t:Anchor>
        <t:Create/>
      </t:Event>
      <t:Event id="{6E97DD54-CA65-48E5-B978-E94CB2DF5E94}" time="2025-07-31T07:44:38.156Z">
        <t:Attribution userId="S::24730177@ms.uit.edu.vn::7577ae16-98d4-4936-ab55-9dc528c10ae6" userProvider="AD" userName="Đinh Hồng Châu"/>
        <t:Anchor>
          <t:Comment id="426656900"/>
        </t:Anchor>
        <t:Assign userId="S::24410219@ms.uit.edu.vn::6b0e921a-17c1-4b02-b04b-e3ef984430cd" userProvider="AD" userName="Võ Văn Quý"/>
      </t:Event>
      <t:Event id="{53A5EBCB-8211-4AE7-ABF4-6CE3DF942740}" time="2025-07-31T07:44:38.156Z">
        <t:Attribution userId="S::24730177@ms.uit.edu.vn::7577ae16-98d4-4936-ab55-9dc528c10ae6" userProvider="AD" userName="Đinh Hồng Châu"/>
        <t:Anchor>
          <t:Comment id="426656900"/>
        </t:Anchor>
        <t:SetTitle title="@Võ Văn Quý phụ trách phần quy trình Tồn kho nha"/>
      </t:Event>
      <t:Event id="{22297AD8-621B-45D7-ACD4-3DF04D1E703B}" time="2025-08-01T06:56:00.614Z">
        <t:Attribution userId="S::24410219@ms.uit.edu.vn::6b0e921a-17c1-4b02-b04b-e3ef984430cd" userProvider="AD" userName="Võ Văn Quý"/>
        <t:Progress percentComplete="100"/>
      </t:Event>
    </t:History>
  </t:Task>
  <t:Task id="{5EE4832E-7FB2-4176-9103-8A9D616DF289}">
    <t:Anchor>
      <t:Comment id="2006092764"/>
    </t:Anchor>
    <t:History>
      <t:Event id="{4516DFBC-E659-41D8-88BF-8F5C290A8145}" time="2025-07-31T07:45:09.091Z">
        <t:Attribution userId="S::24730177@ms.uit.edu.vn::7577ae16-98d4-4936-ab55-9dc528c10ae6" userProvider="AD" userName="Đinh Hồng Châu"/>
        <t:Anchor>
          <t:Comment id="2006092764"/>
        </t:Anchor>
        <t:Create/>
      </t:Event>
      <t:Event id="{376D9670-9C89-4DCF-AF25-50D0DB179ECE}" time="2025-07-31T07:45:09.091Z">
        <t:Attribution userId="S::24730177@ms.uit.edu.vn::7577ae16-98d4-4936-ab55-9dc528c10ae6" userProvider="AD" userName="Đinh Hồng Châu"/>
        <t:Anchor>
          <t:Comment id="2006092764"/>
        </t:Anchor>
        <t:Assign userId="S::24730177@ms.uit.edu.vn::7577ae16-98d4-4936-ab55-9dc528c10ae6" userProvider="AD" userName="Đinh Hồng Châu"/>
      </t:Event>
      <t:Event id="{FEACDA6E-DFCF-4E6F-B883-D221574E4D74}" time="2025-07-31T07:45:09.091Z">
        <t:Attribution userId="S::24730177@ms.uit.edu.vn::7577ae16-98d4-4936-ab55-9dc528c10ae6" userProvider="AD" userName="Đinh Hồng Châu"/>
        <t:Anchor>
          <t:Comment id="2006092764"/>
        </t:Anchor>
        <t:SetTitle title="@Đinh Hồng Châu sẽ phụ trách quy trình này"/>
      </t:Event>
    </t:History>
  </t:Task>
  <t:Task id="{498CA5EC-3EC9-437A-8049-2D209E0819C9}">
    <t:Anchor>
      <t:Comment id="1235803598"/>
    </t:Anchor>
    <t:History>
      <t:Event id="{64BFD3E9-E987-4B89-B398-1AADE1D90133}" time="2025-07-31T07:45:25.524Z">
        <t:Attribution userId="S::24730177@ms.uit.edu.vn::7577ae16-98d4-4936-ab55-9dc528c10ae6" userProvider="AD" userName="Đinh Hồng Châu"/>
        <t:Anchor>
          <t:Comment id="1235803598"/>
        </t:Anchor>
        <t:Create/>
      </t:Event>
      <t:Event id="{8E8DB495-6C14-475A-80BC-E839E092B87D}" time="2025-07-31T07:45:25.524Z">
        <t:Attribution userId="S::24730177@ms.uit.edu.vn::7577ae16-98d4-4936-ab55-9dc528c10ae6" userProvider="AD" userName="Đinh Hồng Châu"/>
        <t:Anchor>
          <t:Comment id="1235803598"/>
        </t:Anchor>
        <t:Assign userId="S::24730177@ms.uit.edu.vn::7577ae16-98d4-4936-ab55-9dc528c10ae6" userProvider="AD" userName="Đinh Hồng Châu"/>
      </t:Event>
      <t:Event id="{999DA7F1-A536-412A-81FB-D47492594201}" time="2025-07-31T07:45:25.524Z">
        <t:Attribution userId="S::24730177@ms.uit.edu.vn::7577ae16-98d4-4936-ab55-9dc528c10ae6" userProvider="AD" userName="Đinh Hồng Châu"/>
        <t:Anchor>
          <t:Comment id="1235803598"/>
        </t:Anchor>
        <t:SetTitle title="@Đinh Hồng Châu phụ trách phần này luô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16BDA-1ADC-4F26-AC8B-E947BB801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73</Pages>
  <Words>13434</Words>
  <Characters>76576</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Hồng Châu</dc:creator>
  <cp:keywords/>
  <dc:description/>
  <cp:lastModifiedBy>Bùi Anh Quốc</cp:lastModifiedBy>
  <cp:revision>38</cp:revision>
  <dcterms:created xsi:type="dcterms:W3CDTF">2025-08-01T13:11:00Z</dcterms:created>
  <dcterms:modified xsi:type="dcterms:W3CDTF">2025-08-03T03:12:00Z</dcterms:modified>
</cp:coreProperties>
</file>